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3DF7C" w14:textId="77777777" w:rsidR="00AF0912" w:rsidRDefault="00AF0912">
      <w:pPr>
        <w:pStyle w:val="1A"/>
        <w:jc w:val="both"/>
        <w:rPr>
          <w:sz w:val="18"/>
          <w:szCs w:val="18"/>
          <w:u w:val="single"/>
        </w:rPr>
      </w:pPr>
    </w:p>
    <w:p w14:paraId="7A715BB4" w14:textId="77777777" w:rsidR="00AF0912" w:rsidRPr="0053341A" w:rsidRDefault="00AF0912">
      <w:pPr>
        <w:pStyle w:val="1A"/>
        <w:jc w:val="both"/>
        <w:rPr>
          <w:sz w:val="22"/>
          <w:szCs w:val="22"/>
        </w:rPr>
      </w:pPr>
      <w:r w:rsidRPr="0053341A">
        <w:rPr>
          <w:sz w:val="22"/>
          <w:szCs w:val="22"/>
          <w:u w:val="single"/>
        </w:rPr>
        <w:t>Part 1 - TELECOMMUNICATIONS</w:t>
      </w:r>
    </w:p>
    <w:p w14:paraId="69D8096A" w14:textId="77777777" w:rsidR="00AF0912" w:rsidRPr="0053341A" w:rsidRDefault="00AF0912">
      <w:pPr>
        <w:pStyle w:val="note1NB11"/>
        <w:ind w:left="0" w:firstLine="0"/>
        <w:rPr>
          <w:sz w:val="18"/>
          <w:szCs w:val="18"/>
        </w:rPr>
      </w:pPr>
    </w:p>
    <w:p w14:paraId="1FEE1F9F" w14:textId="77777777" w:rsidR="00AF0912" w:rsidRPr="0053341A" w:rsidRDefault="00AF0912">
      <w:pPr>
        <w:pStyle w:val="Note1"/>
        <w:jc w:val="both"/>
        <w:rPr>
          <w:i/>
          <w:sz w:val="22"/>
          <w:szCs w:val="22"/>
        </w:rPr>
      </w:pPr>
      <w:r w:rsidRPr="0053341A">
        <w:rPr>
          <w:i/>
          <w:sz w:val="22"/>
          <w:szCs w:val="22"/>
          <w:u w:val="single"/>
        </w:rPr>
        <w:t>Note 1</w:t>
      </w:r>
      <w:r w:rsidRPr="0053341A">
        <w:rPr>
          <w:i/>
          <w:sz w:val="22"/>
          <w:szCs w:val="22"/>
        </w:rPr>
        <w:tab/>
        <w:t>The status of components, test and "production" equipment and "software" therefor which are specially designed for telecommunications equipment or syste</w:t>
      </w:r>
      <w:r w:rsidR="0065196B" w:rsidRPr="0053341A">
        <w:rPr>
          <w:i/>
          <w:sz w:val="22"/>
          <w:szCs w:val="22"/>
        </w:rPr>
        <w:t>ms is determined in Category 5 – </w:t>
      </w:r>
      <w:r w:rsidRPr="0053341A">
        <w:rPr>
          <w:i/>
          <w:sz w:val="22"/>
          <w:szCs w:val="22"/>
        </w:rPr>
        <w:t>Part 1.</w:t>
      </w:r>
    </w:p>
    <w:p w14:paraId="0D3FD0C2" w14:textId="77777777" w:rsidR="00AF0912" w:rsidRPr="0053341A" w:rsidRDefault="00AF0912" w:rsidP="006F2A95">
      <w:pPr>
        <w:pStyle w:val="Note1"/>
        <w:spacing w:before="120"/>
        <w:ind w:left="1666" w:hanging="666"/>
        <w:jc w:val="both"/>
        <w:rPr>
          <w:i/>
          <w:sz w:val="22"/>
          <w:szCs w:val="22"/>
        </w:rPr>
      </w:pPr>
      <w:r w:rsidRPr="0053341A">
        <w:rPr>
          <w:i/>
          <w:sz w:val="22"/>
          <w:szCs w:val="22"/>
          <w:u w:val="single"/>
        </w:rPr>
        <w:t>N.B.</w:t>
      </w:r>
      <w:r w:rsidRPr="0053341A">
        <w:rPr>
          <w:i/>
          <w:sz w:val="22"/>
          <w:szCs w:val="22"/>
        </w:rPr>
        <w:tab/>
        <w:t>For "lasers" specially designed for telecommunications equipment or systems, see 6.A.5.</w:t>
      </w:r>
    </w:p>
    <w:p w14:paraId="64386C94" w14:textId="77777777" w:rsidR="00AF0912" w:rsidRPr="0053341A" w:rsidRDefault="00AF0912">
      <w:pPr>
        <w:pStyle w:val="Note1"/>
        <w:jc w:val="both"/>
        <w:rPr>
          <w:sz w:val="16"/>
          <w:szCs w:val="16"/>
        </w:rPr>
      </w:pPr>
    </w:p>
    <w:p w14:paraId="63AA5C41" w14:textId="77777777" w:rsidR="00AF0912" w:rsidRPr="0053341A" w:rsidRDefault="00AF0912">
      <w:pPr>
        <w:pStyle w:val="Note1"/>
        <w:jc w:val="both"/>
        <w:rPr>
          <w:sz w:val="22"/>
          <w:szCs w:val="22"/>
        </w:rPr>
      </w:pPr>
      <w:r w:rsidRPr="0053341A">
        <w:rPr>
          <w:i/>
          <w:sz w:val="22"/>
          <w:szCs w:val="22"/>
          <w:u w:val="single"/>
        </w:rPr>
        <w:t>Note 2</w:t>
      </w:r>
      <w:r w:rsidRPr="0053341A">
        <w:rPr>
          <w:i/>
          <w:sz w:val="22"/>
          <w:szCs w:val="22"/>
        </w:rPr>
        <w:tab/>
        <w:t>"Digital computers", related equipment or "software", when essential for the operation and support of telecommunications equipment described in this Category, are regarded as specially designed components, provided they are the standard models customarily supplied by the manufacturer. This includes operation, administration, maintenance, engineering or billing computer systems.</w:t>
      </w:r>
    </w:p>
    <w:p w14:paraId="19A2186F" w14:textId="77777777" w:rsidR="00AF0912" w:rsidRPr="0053341A" w:rsidRDefault="00AF0912">
      <w:pPr>
        <w:pStyle w:val="Note1"/>
        <w:jc w:val="both"/>
        <w:rPr>
          <w:sz w:val="16"/>
          <w:szCs w:val="16"/>
        </w:rPr>
      </w:pPr>
    </w:p>
    <w:p w14:paraId="7A902699" w14:textId="77777777" w:rsidR="00AF0912" w:rsidRPr="0053341A" w:rsidRDefault="00AF0912">
      <w:pPr>
        <w:pStyle w:val="1A1"/>
        <w:jc w:val="both"/>
        <w:rPr>
          <w:sz w:val="22"/>
          <w:szCs w:val="22"/>
        </w:rPr>
      </w:pPr>
    </w:p>
    <w:p w14:paraId="0725B857" w14:textId="77777777" w:rsidR="00AF0912" w:rsidRPr="0053341A" w:rsidRDefault="00AF0912">
      <w:pPr>
        <w:pStyle w:val="1A1"/>
        <w:jc w:val="both"/>
        <w:rPr>
          <w:sz w:val="22"/>
          <w:szCs w:val="22"/>
          <w:u w:val="single"/>
        </w:rPr>
      </w:pPr>
      <w:r w:rsidRPr="0053341A">
        <w:rPr>
          <w:sz w:val="22"/>
          <w:szCs w:val="22"/>
        </w:rPr>
        <w:t>5.</w:t>
      </w:r>
      <w:r w:rsidRPr="0053341A">
        <w:rPr>
          <w:sz w:val="22"/>
          <w:szCs w:val="22"/>
        </w:rPr>
        <w:tab/>
        <w:t>A.</w:t>
      </w:r>
      <w:r w:rsidRPr="0053341A">
        <w:rPr>
          <w:sz w:val="22"/>
          <w:szCs w:val="22"/>
        </w:rPr>
        <w:tab/>
        <w:t>Part  1.</w:t>
      </w:r>
      <w:r w:rsidRPr="0053341A">
        <w:rPr>
          <w:sz w:val="22"/>
          <w:szCs w:val="22"/>
        </w:rPr>
        <w:tab/>
      </w:r>
      <w:r w:rsidRPr="0053341A">
        <w:rPr>
          <w:sz w:val="22"/>
          <w:szCs w:val="22"/>
          <w:u w:val="single"/>
        </w:rPr>
        <w:t>SYSTEMS, EQUIPMENT AND COMPONENTS</w:t>
      </w:r>
    </w:p>
    <w:p w14:paraId="4D1DA5B7" w14:textId="77777777" w:rsidR="00AF0912" w:rsidRPr="0053341A" w:rsidRDefault="00AF0912">
      <w:pPr>
        <w:pStyle w:val="1A1"/>
        <w:jc w:val="both"/>
        <w:rPr>
          <w:sz w:val="20"/>
        </w:rPr>
      </w:pPr>
    </w:p>
    <w:p w14:paraId="056B3B98" w14:textId="77777777" w:rsidR="00AF0912" w:rsidRPr="0053341A" w:rsidRDefault="00AF0912">
      <w:pPr>
        <w:pStyle w:val="1A1"/>
        <w:numPr>
          <w:ins w:id="0" w:author="Author"/>
        </w:numPr>
        <w:jc w:val="both"/>
        <w:rPr>
          <w:sz w:val="22"/>
          <w:szCs w:val="22"/>
        </w:rPr>
      </w:pPr>
      <w:r w:rsidRPr="0053341A">
        <w:rPr>
          <w:sz w:val="22"/>
          <w:szCs w:val="22"/>
        </w:rPr>
        <w:t>5.</w:t>
      </w:r>
      <w:r w:rsidRPr="0053341A">
        <w:rPr>
          <w:sz w:val="22"/>
          <w:szCs w:val="22"/>
        </w:rPr>
        <w:tab/>
        <w:t>A.</w:t>
      </w:r>
      <w:r w:rsidRPr="0053341A">
        <w:rPr>
          <w:sz w:val="22"/>
          <w:szCs w:val="22"/>
        </w:rPr>
        <w:tab/>
        <w:t>1.</w:t>
      </w:r>
      <w:r w:rsidRPr="0053341A">
        <w:rPr>
          <w:sz w:val="22"/>
          <w:szCs w:val="22"/>
        </w:rPr>
        <w:tab/>
      </w:r>
      <w:r w:rsidRPr="0053341A">
        <w:rPr>
          <w:spacing w:val="-2"/>
          <w:sz w:val="22"/>
          <w:szCs w:val="22"/>
        </w:rPr>
        <w:t xml:space="preserve">Telecommunications systems, equipment, components and accessories, as follows: </w:t>
      </w:r>
    </w:p>
    <w:p w14:paraId="7DD9EF16" w14:textId="77777777" w:rsidR="00AF0912" w:rsidRPr="0053341A" w:rsidRDefault="00AF0912">
      <w:pPr>
        <w:pStyle w:val="1A1a"/>
        <w:jc w:val="both"/>
        <w:rPr>
          <w:sz w:val="22"/>
          <w:szCs w:val="22"/>
        </w:rPr>
      </w:pPr>
      <w:r w:rsidRPr="0053341A">
        <w:rPr>
          <w:sz w:val="22"/>
          <w:szCs w:val="22"/>
        </w:rPr>
        <w:tab/>
      </w:r>
      <w:r w:rsidRPr="0053341A">
        <w:rPr>
          <w:sz w:val="22"/>
          <w:szCs w:val="22"/>
        </w:rPr>
        <w:tab/>
      </w:r>
      <w:r w:rsidRPr="0053341A">
        <w:rPr>
          <w:sz w:val="22"/>
          <w:szCs w:val="22"/>
        </w:rPr>
        <w:tab/>
        <w:t>a.</w:t>
      </w:r>
      <w:r w:rsidRPr="0053341A">
        <w:rPr>
          <w:sz w:val="22"/>
          <w:szCs w:val="22"/>
        </w:rPr>
        <w:tab/>
        <w:t>Any type of telecommunications equipment having any of the following characteristics, functions or features:</w:t>
      </w:r>
    </w:p>
    <w:p w14:paraId="2CB61A07" w14:textId="77777777" w:rsidR="00AF0912" w:rsidRPr="0053341A" w:rsidRDefault="00AF0912" w:rsidP="00F106A1">
      <w:pPr>
        <w:pStyle w:val="1A1a1"/>
        <w:ind w:left="2064" w:hanging="2041"/>
        <w:jc w:val="both"/>
        <w:rPr>
          <w:sz w:val="22"/>
          <w:szCs w:val="22"/>
        </w:rPr>
      </w:pPr>
      <w:r w:rsidRPr="0053341A">
        <w:rPr>
          <w:sz w:val="22"/>
          <w:szCs w:val="22"/>
        </w:rPr>
        <w:tab/>
      </w:r>
      <w:r w:rsidRPr="0053341A">
        <w:rPr>
          <w:sz w:val="22"/>
          <w:szCs w:val="22"/>
        </w:rPr>
        <w:tab/>
      </w:r>
      <w:r w:rsidRPr="0053341A">
        <w:rPr>
          <w:sz w:val="22"/>
          <w:szCs w:val="22"/>
        </w:rPr>
        <w:tab/>
      </w:r>
      <w:r w:rsidRPr="0053341A">
        <w:rPr>
          <w:sz w:val="22"/>
          <w:szCs w:val="22"/>
        </w:rPr>
        <w:tab/>
        <w:t>1.</w:t>
      </w:r>
      <w:r w:rsidRPr="0053341A">
        <w:rPr>
          <w:sz w:val="22"/>
          <w:szCs w:val="22"/>
        </w:rPr>
        <w:tab/>
        <w:t>Specially designed to withstand transitory electronic effects or electromagnetic pulse effects, both</w:t>
      </w:r>
      <w:r w:rsidRPr="0053341A">
        <w:rPr>
          <w:b/>
          <w:sz w:val="22"/>
          <w:szCs w:val="22"/>
        </w:rPr>
        <w:t xml:space="preserve"> </w:t>
      </w:r>
      <w:r w:rsidRPr="0053341A">
        <w:rPr>
          <w:sz w:val="22"/>
          <w:szCs w:val="22"/>
        </w:rPr>
        <w:t>arising from a nuclear explosion;</w:t>
      </w:r>
    </w:p>
    <w:p w14:paraId="61113BE8" w14:textId="77777777" w:rsidR="00AF0912" w:rsidRPr="0053341A" w:rsidRDefault="00AF0912">
      <w:pPr>
        <w:pStyle w:val="1A1a1"/>
        <w:ind w:left="2064" w:hanging="2041"/>
        <w:rPr>
          <w:sz w:val="22"/>
          <w:szCs w:val="22"/>
        </w:rPr>
      </w:pPr>
      <w:r w:rsidRPr="0053341A">
        <w:rPr>
          <w:sz w:val="22"/>
          <w:szCs w:val="22"/>
        </w:rPr>
        <w:tab/>
      </w:r>
      <w:r w:rsidRPr="0053341A">
        <w:rPr>
          <w:sz w:val="22"/>
          <w:szCs w:val="22"/>
        </w:rPr>
        <w:tab/>
      </w:r>
      <w:r w:rsidRPr="0053341A">
        <w:rPr>
          <w:sz w:val="22"/>
          <w:szCs w:val="22"/>
        </w:rPr>
        <w:tab/>
      </w:r>
      <w:r w:rsidRPr="0053341A">
        <w:rPr>
          <w:sz w:val="22"/>
          <w:szCs w:val="22"/>
        </w:rPr>
        <w:tab/>
        <w:t>2.</w:t>
      </w:r>
      <w:r w:rsidRPr="0053341A">
        <w:rPr>
          <w:sz w:val="22"/>
          <w:szCs w:val="22"/>
        </w:rPr>
        <w:tab/>
        <w:t>Specially hardened to withstand gamma, neutron or ion radiation;</w:t>
      </w:r>
    </w:p>
    <w:p w14:paraId="6D342A6A" w14:textId="77777777" w:rsidR="00D96E26" w:rsidRPr="0053341A" w:rsidRDefault="00D96E26" w:rsidP="00D96E26">
      <w:pPr>
        <w:pStyle w:val="1A1a1"/>
        <w:ind w:left="2064" w:hanging="2041"/>
        <w:jc w:val="both"/>
        <w:rPr>
          <w:spacing w:val="-2"/>
          <w:sz w:val="22"/>
          <w:szCs w:val="22"/>
        </w:rPr>
      </w:pPr>
      <w:r w:rsidRPr="0053341A">
        <w:rPr>
          <w:sz w:val="22"/>
          <w:szCs w:val="22"/>
        </w:rPr>
        <w:tab/>
      </w:r>
      <w:r w:rsidRPr="0053341A">
        <w:rPr>
          <w:sz w:val="22"/>
          <w:szCs w:val="22"/>
        </w:rPr>
        <w:tab/>
      </w:r>
      <w:r w:rsidRPr="0053341A">
        <w:rPr>
          <w:sz w:val="22"/>
          <w:szCs w:val="22"/>
        </w:rPr>
        <w:tab/>
      </w:r>
      <w:r w:rsidRPr="0053341A">
        <w:rPr>
          <w:sz w:val="22"/>
          <w:szCs w:val="22"/>
        </w:rPr>
        <w:tab/>
        <w:t>3.</w:t>
      </w:r>
      <w:r w:rsidRPr="0053341A">
        <w:rPr>
          <w:sz w:val="22"/>
          <w:szCs w:val="22"/>
        </w:rPr>
        <w:tab/>
        <w:t xml:space="preserve">Specially designed to operate below 218 K (-55°C); </w:t>
      </w:r>
      <w:r w:rsidRPr="0053341A">
        <w:rPr>
          <w:sz w:val="22"/>
          <w:szCs w:val="22"/>
          <w:u w:val="single"/>
        </w:rPr>
        <w:t>or</w:t>
      </w:r>
    </w:p>
    <w:p w14:paraId="054C1D5F" w14:textId="77777777" w:rsidR="00D96E26" w:rsidRPr="0053341A" w:rsidRDefault="00D96E26" w:rsidP="00D96E26">
      <w:pPr>
        <w:pStyle w:val="1A1a1"/>
        <w:ind w:left="2064" w:hanging="2041"/>
        <w:jc w:val="both"/>
        <w:rPr>
          <w:sz w:val="22"/>
          <w:szCs w:val="22"/>
        </w:rPr>
      </w:pPr>
      <w:r w:rsidRPr="0053341A">
        <w:rPr>
          <w:sz w:val="22"/>
          <w:szCs w:val="22"/>
        </w:rPr>
        <w:tab/>
      </w:r>
      <w:r w:rsidRPr="0053341A">
        <w:rPr>
          <w:sz w:val="22"/>
          <w:szCs w:val="22"/>
        </w:rPr>
        <w:tab/>
      </w:r>
      <w:r w:rsidRPr="0053341A">
        <w:rPr>
          <w:sz w:val="22"/>
          <w:szCs w:val="22"/>
        </w:rPr>
        <w:tab/>
      </w:r>
      <w:r w:rsidRPr="0053341A">
        <w:rPr>
          <w:sz w:val="22"/>
          <w:szCs w:val="22"/>
        </w:rPr>
        <w:tab/>
        <w:t>4.</w:t>
      </w:r>
      <w:r w:rsidRPr="0053341A">
        <w:rPr>
          <w:sz w:val="22"/>
          <w:szCs w:val="22"/>
        </w:rPr>
        <w:tab/>
        <w:t>Specially designed to operate above 397 K (124°C);</w:t>
      </w:r>
    </w:p>
    <w:p w14:paraId="540F7889" w14:textId="77777777" w:rsidR="00D96E26" w:rsidRPr="0053341A" w:rsidRDefault="00D96E26" w:rsidP="00574CBA">
      <w:pPr>
        <w:pStyle w:val="1A1a1note1"/>
        <w:spacing w:before="120"/>
        <w:ind w:left="2574" w:hanging="981"/>
        <w:jc w:val="both"/>
        <w:rPr>
          <w:i/>
          <w:sz w:val="22"/>
          <w:szCs w:val="22"/>
        </w:rPr>
      </w:pPr>
      <w:r w:rsidRPr="0053341A">
        <w:rPr>
          <w:i/>
          <w:sz w:val="22"/>
          <w:szCs w:val="22"/>
          <w:u w:val="single"/>
        </w:rPr>
        <w:t>Note 1</w:t>
      </w:r>
      <w:r w:rsidRPr="0053341A">
        <w:rPr>
          <w:i/>
          <w:sz w:val="22"/>
          <w:szCs w:val="22"/>
        </w:rPr>
        <w:tab/>
        <w:t>5.A.1.a.3. and 5.A.1.a.4. apply only to electronic equipment.</w:t>
      </w:r>
    </w:p>
    <w:p w14:paraId="7090145B" w14:textId="77777777" w:rsidR="00D96E26" w:rsidRPr="0053341A" w:rsidRDefault="00D96E26" w:rsidP="00574CBA">
      <w:pPr>
        <w:pStyle w:val="1A1anote1"/>
        <w:spacing w:before="120"/>
        <w:ind w:left="2574" w:hanging="981"/>
        <w:jc w:val="both"/>
        <w:rPr>
          <w:sz w:val="22"/>
          <w:szCs w:val="22"/>
        </w:rPr>
      </w:pPr>
      <w:r w:rsidRPr="0053341A">
        <w:rPr>
          <w:i/>
          <w:sz w:val="22"/>
          <w:szCs w:val="22"/>
          <w:u w:val="single"/>
        </w:rPr>
        <w:t>Note 2</w:t>
      </w:r>
      <w:r w:rsidRPr="0053341A">
        <w:rPr>
          <w:i/>
          <w:sz w:val="22"/>
          <w:szCs w:val="22"/>
        </w:rPr>
        <w:tab/>
        <w:t>5.A.1.a.2</w:t>
      </w:r>
      <w:r w:rsidR="00BB779D" w:rsidRPr="0053341A">
        <w:rPr>
          <w:i/>
          <w:sz w:val="22"/>
          <w:szCs w:val="22"/>
        </w:rPr>
        <w:t>.</w:t>
      </w:r>
      <w:r w:rsidRPr="0053341A">
        <w:rPr>
          <w:i/>
          <w:sz w:val="22"/>
          <w:szCs w:val="22"/>
        </w:rPr>
        <w:t xml:space="preserve">, 5.A.1.a.3. and 5.A.1.a.4. do not apply to equipment designed or modified for use on board </w:t>
      </w:r>
      <w:r w:rsidR="001C78C7" w:rsidRPr="0053341A">
        <w:rPr>
          <w:i/>
          <w:sz w:val="22"/>
          <w:szCs w:val="22"/>
        </w:rPr>
        <w:t>"spacecraft"</w:t>
      </w:r>
      <w:r w:rsidRPr="0053341A">
        <w:rPr>
          <w:i/>
          <w:sz w:val="22"/>
          <w:szCs w:val="22"/>
        </w:rPr>
        <w:t>.</w:t>
      </w:r>
    </w:p>
    <w:p w14:paraId="6269D92C" w14:textId="77777777" w:rsidR="00D96E26" w:rsidRPr="0053341A" w:rsidRDefault="00D96E26">
      <w:pPr>
        <w:pStyle w:val="1A1a"/>
        <w:jc w:val="both"/>
        <w:rPr>
          <w:sz w:val="16"/>
          <w:szCs w:val="16"/>
        </w:rPr>
      </w:pPr>
    </w:p>
    <w:p w14:paraId="11BD5F67" w14:textId="77777777" w:rsidR="00AF0912" w:rsidRPr="0053341A" w:rsidRDefault="00AF0912">
      <w:pPr>
        <w:pStyle w:val="1A1a"/>
        <w:jc w:val="both"/>
        <w:rPr>
          <w:sz w:val="22"/>
          <w:szCs w:val="22"/>
        </w:rPr>
      </w:pPr>
      <w:r w:rsidRPr="0053341A">
        <w:rPr>
          <w:sz w:val="22"/>
          <w:szCs w:val="22"/>
        </w:rPr>
        <w:t>5.</w:t>
      </w:r>
      <w:r w:rsidRPr="0053341A">
        <w:rPr>
          <w:sz w:val="22"/>
          <w:szCs w:val="22"/>
        </w:rPr>
        <w:tab/>
        <w:t>A.</w:t>
      </w:r>
      <w:r w:rsidRPr="0053341A">
        <w:rPr>
          <w:sz w:val="22"/>
          <w:szCs w:val="22"/>
        </w:rPr>
        <w:tab/>
        <w:t>1.</w:t>
      </w:r>
      <w:r w:rsidRPr="0053341A">
        <w:rPr>
          <w:sz w:val="22"/>
          <w:szCs w:val="22"/>
        </w:rPr>
        <w:tab/>
        <w:t>b.</w:t>
      </w:r>
      <w:r w:rsidRPr="0053341A">
        <w:rPr>
          <w:sz w:val="22"/>
          <w:szCs w:val="22"/>
        </w:rPr>
        <w:tab/>
        <w:t>Telecommunication systems and equipment, and specially designed components and accessories therefor, having any of the following characteristics, functions or features:</w:t>
      </w:r>
    </w:p>
    <w:p w14:paraId="2901B3E8" w14:textId="77777777" w:rsidR="00AF0912" w:rsidRPr="0053341A" w:rsidRDefault="00AF0912" w:rsidP="00FD20D2">
      <w:pPr>
        <w:pStyle w:val="1A1a1"/>
        <w:spacing w:before="60"/>
        <w:ind w:left="2064" w:hanging="2041"/>
        <w:jc w:val="both"/>
        <w:rPr>
          <w:sz w:val="22"/>
          <w:szCs w:val="22"/>
        </w:rPr>
      </w:pPr>
      <w:r w:rsidRPr="0053341A">
        <w:rPr>
          <w:sz w:val="22"/>
          <w:szCs w:val="22"/>
        </w:rPr>
        <w:tab/>
      </w:r>
      <w:r w:rsidRPr="0053341A">
        <w:rPr>
          <w:sz w:val="22"/>
          <w:szCs w:val="22"/>
        </w:rPr>
        <w:tab/>
      </w:r>
      <w:r w:rsidRPr="0053341A">
        <w:rPr>
          <w:sz w:val="22"/>
          <w:szCs w:val="22"/>
        </w:rPr>
        <w:tab/>
      </w:r>
      <w:r w:rsidRPr="0053341A">
        <w:rPr>
          <w:sz w:val="22"/>
          <w:szCs w:val="22"/>
        </w:rPr>
        <w:tab/>
        <w:t>1.</w:t>
      </w:r>
      <w:r w:rsidRPr="0053341A">
        <w:rPr>
          <w:sz w:val="22"/>
          <w:szCs w:val="22"/>
        </w:rPr>
        <w:tab/>
        <w:t>Being underwater untethered communications systems having any of the following:</w:t>
      </w:r>
    </w:p>
    <w:p w14:paraId="415F9BAE" w14:textId="77777777" w:rsidR="00AF0912" w:rsidRPr="0053341A" w:rsidRDefault="00AF0912">
      <w:pPr>
        <w:pStyle w:val="1A1a1a"/>
        <w:jc w:val="both"/>
        <w:rPr>
          <w:sz w:val="22"/>
          <w:szCs w:val="22"/>
        </w:rPr>
      </w:pPr>
      <w:r w:rsidRPr="0053341A">
        <w:rPr>
          <w:sz w:val="22"/>
          <w:szCs w:val="22"/>
        </w:rPr>
        <w:tab/>
      </w:r>
      <w:r w:rsidRPr="0053341A">
        <w:rPr>
          <w:sz w:val="22"/>
          <w:szCs w:val="22"/>
        </w:rPr>
        <w:tab/>
      </w:r>
      <w:r w:rsidRPr="0053341A">
        <w:rPr>
          <w:sz w:val="22"/>
          <w:szCs w:val="22"/>
        </w:rPr>
        <w:tab/>
      </w:r>
      <w:r w:rsidRPr="0053341A">
        <w:rPr>
          <w:sz w:val="22"/>
          <w:szCs w:val="22"/>
        </w:rPr>
        <w:tab/>
      </w:r>
      <w:r w:rsidRPr="0053341A">
        <w:rPr>
          <w:sz w:val="22"/>
          <w:szCs w:val="22"/>
        </w:rPr>
        <w:tab/>
        <w:t>a.</w:t>
      </w:r>
      <w:r w:rsidRPr="0053341A">
        <w:rPr>
          <w:sz w:val="22"/>
          <w:szCs w:val="22"/>
        </w:rPr>
        <w:tab/>
        <w:t>An acoustic carrier frequency outside the range from 20 kHz to 60 kHz;</w:t>
      </w:r>
    </w:p>
    <w:p w14:paraId="0BE4383B" w14:textId="77777777" w:rsidR="00AF0912" w:rsidRPr="0053341A" w:rsidRDefault="00AF0912">
      <w:pPr>
        <w:pStyle w:val="1A1a1a"/>
        <w:jc w:val="both"/>
        <w:rPr>
          <w:sz w:val="22"/>
          <w:szCs w:val="22"/>
        </w:rPr>
      </w:pPr>
      <w:r w:rsidRPr="0053341A">
        <w:rPr>
          <w:sz w:val="22"/>
          <w:szCs w:val="22"/>
        </w:rPr>
        <w:tab/>
      </w:r>
      <w:r w:rsidRPr="0053341A">
        <w:rPr>
          <w:sz w:val="22"/>
          <w:szCs w:val="22"/>
        </w:rPr>
        <w:tab/>
      </w:r>
      <w:r w:rsidRPr="0053341A">
        <w:rPr>
          <w:sz w:val="22"/>
          <w:szCs w:val="22"/>
        </w:rPr>
        <w:tab/>
      </w:r>
      <w:r w:rsidRPr="0053341A">
        <w:rPr>
          <w:sz w:val="22"/>
          <w:szCs w:val="22"/>
        </w:rPr>
        <w:tab/>
      </w:r>
      <w:r w:rsidRPr="0053341A">
        <w:rPr>
          <w:sz w:val="22"/>
          <w:szCs w:val="22"/>
        </w:rPr>
        <w:tab/>
        <w:t>b.</w:t>
      </w:r>
      <w:r w:rsidRPr="0053341A">
        <w:rPr>
          <w:sz w:val="22"/>
          <w:szCs w:val="22"/>
        </w:rPr>
        <w:tab/>
        <w:t>Using an electromagnetic carrier frequency below 30 kHz;</w:t>
      </w:r>
    </w:p>
    <w:p w14:paraId="4D4DF6FD" w14:textId="77777777" w:rsidR="00AF0912" w:rsidRPr="0053341A" w:rsidRDefault="00AF0912">
      <w:pPr>
        <w:pStyle w:val="1A1a1a"/>
        <w:jc w:val="both"/>
        <w:rPr>
          <w:sz w:val="22"/>
          <w:szCs w:val="22"/>
        </w:rPr>
      </w:pPr>
      <w:r w:rsidRPr="0053341A">
        <w:rPr>
          <w:sz w:val="22"/>
          <w:szCs w:val="22"/>
        </w:rPr>
        <w:tab/>
      </w:r>
      <w:r w:rsidRPr="0053341A">
        <w:rPr>
          <w:sz w:val="22"/>
          <w:szCs w:val="22"/>
        </w:rPr>
        <w:tab/>
      </w:r>
      <w:r w:rsidRPr="0053341A">
        <w:rPr>
          <w:sz w:val="22"/>
          <w:szCs w:val="22"/>
        </w:rPr>
        <w:tab/>
      </w:r>
      <w:r w:rsidRPr="0053341A">
        <w:rPr>
          <w:sz w:val="22"/>
          <w:szCs w:val="22"/>
        </w:rPr>
        <w:tab/>
      </w:r>
      <w:r w:rsidRPr="0053341A">
        <w:rPr>
          <w:sz w:val="22"/>
          <w:szCs w:val="22"/>
        </w:rPr>
        <w:tab/>
        <w:t>c.</w:t>
      </w:r>
      <w:r w:rsidRPr="0053341A">
        <w:rPr>
          <w:sz w:val="22"/>
          <w:szCs w:val="22"/>
        </w:rPr>
        <w:tab/>
        <w:t xml:space="preserve">Using electronic beam steering techniques; </w:t>
      </w:r>
      <w:r w:rsidRPr="0053341A">
        <w:rPr>
          <w:sz w:val="22"/>
          <w:szCs w:val="22"/>
          <w:u w:val="single"/>
        </w:rPr>
        <w:t>or</w:t>
      </w:r>
    </w:p>
    <w:p w14:paraId="430933A8" w14:textId="77777777" w:rsidR="00AF0912" w:rsidRPr="0053341A" w:rsidRDefault="00AF0912">
      <w:pPr>
        <w:pStyle w:val="1A1a1a"/>
        <w:jc w:val="both"/>
        <w:rPr>
          <w:sz w:val="22"/>
          <w:szCs w:val="22"/>
        </w:rPr>
      </w:pPr>
      <w:r w:rsidRPr="0053341A">
        <w:rPr>
          <w:sz w:val="22"/>
          <w:szCs w:val="22"/>
        </w:rPr>
        <w:tab/>
      </w:r>
      <w:r w:rsidRPr="0053341A">
        <w:rPr>
          <w:sz w:val="22"/>
          <w:szCs w:val="22"/>
        </w:rPr>
        <w:tab/>
      </w:r>
      <w:r w:rsidRPr="0053341A">
        <w:rPr>
          <w:sz w:val="22"/>
          <w:szCs w:val="22"/>
        </w:rPr>
        <w:tab/>
      </w:r>
      <w:r w:rsidRPr="0053341A">
        <w:rPr>
          <w:sz w:val="22"/>
          <w:szCs w:val="22"/>
        </w:rPr>
        <w:tab/>
      </w:r>
      <w:r w:rsidRPr="0053341A">
        <w:rPr>
          <w:sz w:val="22"/>
          <w:szCs w:val="22"/>
        </w:rPr>
        <w:tab/>
        <w:t>d.</w:t>
      </w:r>
      <w:r w:rsidRPr="0053341A">
        <w:rPr>
          <w:sz w:val="22"/>
          <w:szCs w:val="22"/>
        </w:rPr>
        <w:tab/>
        <w:t>Using "lasers" or light-emitting diodes (LEDs)</w:t>
      </w:r>
      <w:r w:rsidR="00FD20D2" w:rsidRPr="0053341A">
        <w:rPr>
          <w:sz w:val="22"/>
          <w:szCs w:val="22"/>
        </w:rPr>
        <w:t>,</w:t>
      </w:r>
      <w:r w:rsidRPr="0053341A">
        <w:rPr>
          <w:sz w:val="22"/>
          <w:szCs w:val="22"/>
        </w:rPr>
        <w:t xml:space="preserve"> with an output wavelength greater than 400 nm and less than 700 nm, in a "local area network"</w:t>
      </w:r>
      <w:r w:rsidR="00345625" w:rsidRPr="0053341A">
        <w:rPr>
          <w:sz w:val="22"/>
          <w:szCs w:val="22"/>
        </w:rPr>
        <w:t>;</w:t>
      </w:r>
    </w:p>
    <w:p w14:paraId="530F9583" w14:textId="77777777" w:rsidR="00AF0912" w:rsidRPr="0053341A" w:rsidRDefault="00FD20D2" w:rsidP="00FD20D2">
      <w:pPr>
        <w:pStyle w:val="1A1a1"/>
        <w:spacing w:before="120"/>
        <w:ind w:left="2064" w:right="57" w:hanging="2041"/>
        <w:jc w:val="both"/>
        <w:rPr>
          <w:sz w:val="22"/>
          <w:szCs w:val="22"/>
        </w:rPr>
      </w:pPr>
      <w:r w:rsidRPr="0053341A">
        <w:rPr>
          <w:sz w:val="22"/>
          <w:szCs w:val="22"/>
        </w:rPr>
        <w:tab/>
      </w:r>
      <w:r w:rsidRPr="0053341A">
        <w:rPr>
          <w:sz w:val="22"/>
          <w:szCs w:val="22"/>
        </w:rPr>
        <w:tab/>
      </w:r>
      <w:r w:rsidRPr="0053341A">
        <w:rPr>
          <w:sz w:val="22"/>
          <w:szCs w:val="22"/>
        </w:rPr>
        <w:tab/>
      </w:r>
      <w:r w:rsidR="00AF0912" w:rsidRPr="0053341A">
        <w:rPr>
          <w:sz w:val="22"/>
          <w:szCs w:val="22"/>
        </w:rPr>
        <w:tab/>
        <w:t>2.</w:t>
      </w:r>
      <w:r w:rsidR="00AF0912" w:rsidRPr="0053341A">
        <w:rPr>
          <w:sz w:val="22"/>
          <w:szCs w:val="22"/>
        </w:rPr>
        <w:tab/>
        <w:t>Being radio equipment operating in the 1.5 MHz</w:t>
      </w:r>
      <w:r w:rsidR="00AF0912" w:rsidRPr="0053341A">
        <w:rPr>
          <w:b/>
          <w:sz w:val="22"/>
          <w:szCs w:val="22"/>
        </w:rPr>
        <w:t xml:space="preserve"> </w:t>
      </w:r>
      <w:r w:rsidR="00AF0912" w:rsidRPr="0053341A">
        <w:rPr>
          <w:sz w:val="22"/>
          <w:szCs w:val="22"/>
        </w:rPr>
        <w:t>to 87.5 MHz band and having all of the following:</w:t>
      </w:r>
    </w:p>
    <w:p w14:paraId="17E7A87F" w14:textId="77777777" w:rsidR="00AF0912" w:rsidRPr="0053341A" w:rsidRDefault="00AF0912">
      <w:pPr>
        <w:pStyle w:val="1A1a1a0"/>
        <w:tabs>
          <w:tab w:val="clear" w:pos="1440"/>
          <w:tab w:val="clear" w:pos="1582"/>
          <w:tab w:val="left" w:pos="1701"/>
        </w:tabs>
        <w:jc w:val="both"/>
        <w:rPr>
          <w:sz w:val="22"/>
          <w:szCs w:val="22"/>
        </w:rPr>
      </w:pPr>
      <w:r w:rsidRPr="0053341A">
        <w:rPr>
          <w:sz w:val="22"/>
          <w:szCs w:val="22"/>
        </w:rPr>
        <w:tab/>
      </w:r>
      <w:r w:rsidRPr="0053341A">
        <w:rPr>
          <w:sz w:val="22"/>
          <w:szCs w:val="22"/>
        </w:rPr>
        <w:tab/>
      </w:r>
      <w:r w:rsidRPr="0053341A">
        <w:rPr>
          <w:sz w:val="22"/>
          <w:szCs w:val="22"/>
        </w:rPr>
        <w:tab/>
      </w:r>
      <w:r w:rsidRPr="0053341A">
        <w:rPr>
          <w:sz w:val="22"/>
          <w:szCs w:val="22"/>
        </w:rPr>
        <w:tab/>
      </w:r>
      <w:r w:rsidRPr="0053341A">
        <w:rPr>
          <w:sz w:val="22"/>
          <w:szCs w:val="22"/>
        </w:rPr>
        <w:tab/>
        <w:t>a.</w:t>
      </w:r>
      <w:r w:rsidRPr="0053341A">
        <w:rPr>
          <w:sz w:val="22"/>
          <w:szCs w:val="22"/>
        </w:rPr>
        <w:tab/>
        <w:t xml:space="preserve">Automatically predicting and selecting frequencies and "total digital transfer rates" per channel to optimise the transmission; </w:t>
      </w:r>
      <w:r w:rsidRPr="0053341A">
        <w:rPr>
          <w:sz w:val="22"/>
          <w:szCs w:val="22"/>
          <w:u w:val="single"/>
        </w:rPr>
        <w:t>and</w:t>
      </w:r>
    </w:p>
    <w:p w14:paraId="2D37C4D0" w14:textId="77777777" w:rsidR="00FD20D2" w:rsidRPr="0053341A" w:rsidRDefault="00FD20D2">
      <w:pPr>
        <w:pStyle w:val="1A1a1a0"/>
        <w:tabs>
          <w:tab w:val="clear" w:pos="1440"/>
        </w:tabs>
        <w:jc w:val="both"/>
        <w:rPr>
          <w:sz w:val="22"/>
          <w:szCs w:val="22"/>
        </w:rPr>
      </w:pPr>
      <w:r w:rsidRPr="0053341A">
        <w:rPr>
          <w:sz w:val="22"/>
          <w:szCs w:val="22"/>
        </w:rPr>
        <w:br w:type="page"/>
      </w:r>
    </w:p>
    <w:p w14:paraId="4F862DA3" w14:textId="77777777" w:rsidR="00AF0912" w:rsidRPr="0053341A" w:rsidRDefault="00FD20D2">
      <w:pPr>
        <w:pStyle w:val="1A1a1a0"/>
        <w:tabs>
          <w:tab w:val="clear" w:pos="1440"/>
        </w:tabs>
        <w:jc w:val="both"/>
        <w:rPr>
          <w:sz w:val="22"/>
          <w:szCs w:val="22"/>
        </w:rPr>
      </w:pPr>
      <w:r w:rsidRPr="0053341A">
        <w:rPr>
          <w:sz w:val="22"/>
          <w:szCs w:val="22"/>
        </w:rPr>
        <w:t>5.</w:t>
      </w:r>
      <w:r w:rsidRPr="0053341A">
        <w:rPr>
          <w:sz w:val="22"/>
          <w:szCs w:val="22"/>
        </w:rPr>
        <w:tab/>
        <w:t>A.</w:t>
      </w:r>
      <w:r w:rsidRPr="0053341A">
        <w:rPr>
          <w:sz w:val="22"/>
          <w:szCs w:val="22"/>
        </w:rPr>
        <w:tab/>
        <w:t>1.</w:t>
      </w:r>
      <w:r w:rsidRPr="0053341A">
        <w:rPr>
          <w:sz w:val="22"/>
          <w:szCs w:val="22"/>
        </w:rPr>
        <w:tab/>
        <w:t>b.</w:t>
      </w:r>
      <w:r w:rsidRPr="0053341A">
        <w:rPr>
          <w:sz w:val="22"/>
          <w:szCs w:val="22"/>
        </w:rPr>
        <w:tab/>
        <w:t>2.</w:t>
      </w:r>
      <w:r w:rsidR="00AF0912" w:rsidRPr="0053341A">
        <w:rPr>
          <w:sz w:val="22"/>
          <w:szCs w:val="22"/>
        </w:rPr>
        <w:tab/>
        <w:t>b.</w:t>
      </w:r>
      <w:r w:rsidR="00AF0912" w:rsidRPr="0053341A">
        <w:rPr>
          <w:sz w:val="22"/>
          <w:szCs w:val="22"/>
        </w:rPr>
        <w:tab/>
        <w:t>Incorporating a linear power amplifier configuration having a capability to support multiple signals simultaneously at an output power of 1 kW or more in the frequency range of 1.5 MHz or more but less than 30 MHz, or 250 W or more in the frequency range of 30 MHz or more but not exceeding 87.5 MHz, over an "instantaneous bandwidth" of one octave or more and with an output harmonic and distortion content of</w:t>
      </w:r>
      <w:r w:rsidR="00F472E5" w:rsidRPr="0053341A">
        <w:rPr>
          <w:sz w:val="22"/>
          <w:szCs w:val="22"/>
        </w:rPr>
        <w:t xml:space="preserve"> less (</w:t>
      </w:r>
      <w:r w:rsidR="00AF0912" w:rsidRPr="0053341A">
        <w:rPr>
          <w:sz w:val="22"/>
          <w:szCs w:val="22"/>
        </w:rPr>
        <w:t>better</w:t>
      </w:r>
      <w:r w:rsidR="00F472E5" w:rsidRPr="0053341A">
        <w:rPr>
          <w:sz w:val="22"/>
          <w:szCs w:val="22"/>
        </w:rPr>
        <w:t>)</w:t>
      </w:r>
      <w:r w:rsidR="00AF0912" w:rsidRPr="0053341A">
        <w:rPr>
          <w:sz w:val="22"/>
          <w:szCs w:val="22"/>
        </w:rPr>
        <w:t xml:space="preserve"> than -80 dB;</w:t>
      </w:r>
    </w:p>
    <w:p w14:paraId="6991AA64" w14:textId="77777777" w:rsidR="00AF0912" w:rsidRPr="0053341A" w:rsidRDefault="00AF0912">
      <w:pPr>
        <w:pStyle w:val="1A1a1"/>
        <w:ind w:right="58"/>
        <w:jc w:val="both"/>
        <w:rPr>
          <w:sz w:val="22"/>
          <w:szCs w:val="22"/>
        </w:rPr>
      </w:pPr>
    </w:p>
    <w:p w14:paraId="1442B8EA" w14:textId="77777777" w:rsidR="00AF0912" w:rsidRPr="0053341A" w:rsidRDefault="00AF0912">
      <w:pPr>
        <w:pStyle w:val="1A1a1"/>
        <w:ind w:right="58"/>
        <w:jc w:val="both"/>
        <w:rPr>
          <w:sz w:val="22"/>
          <w:szCs w:val="22"/>
        </w:rPr>
      </w:pPr>
      <w:r w:rsidRPr="0053341A">
        <w:rPr>
          <w:sz w:val="22"/>
          <w:szCs w:val="22"/>
        </w:rPr>
        <w:t>5.</w:t>
      </w:r>
      <w:r w:rsidRPr="0053341A">
        <w:rPr>
          <w:sz w:val="22"/>
          <w:szCs w:val="22"/>
        </w:rPr>
        <w:tab/>
        <w:t>A.</w:t>
      </w:r>
      <w:r w:rsidRPr="0053341A">
        <w:rPr>
          <w:sz w:val="22"/>
          <w:szCs w:val="22"/>
        </w:rPr>
        <w:tab/>
        <w:t>1.</w:t>
      </w:r>
      <w:r w:rsidRPr="0053341A">
        <w:rPr>
          <w:sz w:val="22"/>
          <w:szCs w:val="22"/>
        </w:rPr>
        <w:tab/>
        <w:t>b.</w:t>
      </w:r>
      <w:r w:rsidRPr="0053341A">
        <w:rPr>
          <w:sz w:val="22"/>
          <w:szCs w:val="22"/>
        </w:rPr>
        <w:tab/>
        <w:t>3.</w:t>
      </w:r>
      <w:r w:rsidRPr="0053341A">
        <w:rPr>
          <w:sz w:val="22"/>
          <w:szCs w:val="22"/>
        </w:rPr>
        <w:tab/>
        <w:t xml:space="preserve">Being radio equipment employing "spread spectrum" techniques, including "frequency hopping" techniques, not specified </w:t>
      </w:r>
      <w:r w:rsidR="003964F7" w:rsidRPr="0053341A">
        <w:rPr>
          <w:sz w:val="22"/>
          <w:szCs w:val="22"/>
        </w:rPr>
        <w:t>in</w:t>
      </w:r>
      <w:r w:rsidRPr="0053341A">
        <w:rPr>
          <w:sz w:val="22"/>
          <w:szCs w:val="22"/>
        </w:rPr>
        <w:t xml:space="preserve"> 5.A.1.b.4. and having any of the following:</w:t>
      </w:r>
    </w:p>
    <w:p w14:paraId="5EBCA2C7" w14:textId="77777777" w:rsidR="00AF0912" w:rsidRPr="0053341A" w:rsidRDefault="00AF0912">
      <w:pPr>
        <w:pStyle w:val="1A1a1a"/>
        <w:ind w:right="58"/>
        <w:jc w:val="both"/>
        <w:rPr>
          <w:sz w:val="22"/>
          <w:szCs w:val="22"/>
        </w:rPr>
      </w:pPr>
      <w:r w:rsidRPr="0053341A">
        <w:rPr>
          <w:sz w:val="22"/>
          <w:szCs w:val="22"/>
        </w:rPr>
        <w:tab/>
      </w:r>
      <w:r w:rsidRPr="0053341A">
        <w:rPr>
          <w:sz w:val="22"/>
          <w:szCs w:val="22"/>
        </w:rPr>
        <w:tab/>
      </w:r>
      <w:r w:rsidRPr="0053341A">
        <w:rPr>
          <w:sz w:val="22"/>
          <w:szCs w:val="22"/>
        </w:rPr>
        <w:tab/>
      </w:r>
      <w:r w:rsidRPr="0053341A">
        <w:rPr>
          <w:sz w:val="22"/>
          <w:szCs w:val="22"/>
        </w:rPr>
        <w:tab/>
      </w:r>
      <w:r w:rsidRPr="0053341A">
        <w:rPr>
          <w:sz w:val="22"/>
          <w:szCs w:val="22"/>
        </w:rPr>
        <w:tab/>
        <w:t>a.</w:t>
      </w:r>
      <w:r w:rsidRPr="0053341A">
        <w:rPr>
          <w:sz w:val="22"/>
          <w:szCs w:val="22"/>
        </w:rPr>
        <w:tab/>
        <w:t xml:space="preserve">User programmable spreading codes; </w:t>
      </w:r>
      <w:r w:rsidRPr="0053341A">
        <w:rPr>
          <w:sz w:val="22"/>
          <w:szCs w:val="22"/>
          <w:u w:val="single"/>
        </w:rPr>
        <w:t>or</w:t>
      </w:r>
    </w:p>
    <w:p w14:paraId="05BD87DC" w14:textId="77777777" w:rsidR="00AF0912" w:rsidRPr="0053341A" w:rsidRDefault="00AF0912">
      <w:pPr>
        <w:pStyle w:val="1A1a1a"/>
        <w:ind w:right="58"/>
        <w:jc w:val="both"/>
        <w:rPr>
          <w:sz w:val="22"/>
          <w:szCs w:val="22"/>
        </w:rPr>
      </w:pPr>
      <w:r w:rsidRPr="0053341A">
        <w:rPr>
          <w:sz w:val="22"/>
          <w:szCs w:val="22"/>
        </w:rPr>
        <w:tab/>
      </w:r>
      <w:r w:rsidRPr="0053341A">
        <w:rPr>
          <w:sz w:val="22"/>
          <w:szCs w:val="22"/>
        </w:rPr>
        <w:tab/>
      </w:r>
      <w:r w:rsidRPr="0053341A">
        <w:rPr>
          <w:sz w:val="22"/>
          <w:szCs w:val="22"/>
        </w:rPr>
        <w:tab/>
      </w:r>
      <w:r w:rsidRPr="0053341A">
        <w:rPr>
          <w:sz w:val="22"/>
          <w:szCs w:val="22"/>
        </w:rPr>
        <w:tab/>
      </w:r>
      <w:r w:rsidRPr="0053341A">
        <w:rPr>
          <w:sz w:val="22"/>
          <w:szCs w:val="22"/>
        </w:rPr>
        <w:tab/>
        <w:t>b.</w:t>
      </w:r>
      <w:r w:rsidRPr="0053341A">
        <w:rPr>
          <w:sz w:val="22"/>
          <w:szCs w:val="22"/>
        </w:rPr>
        <w:tab/>
        <w:t>A total transmitted bandwidth which is 100 or more times the bandwidth of any one information channel and in excess of 50 kHz;</w:t>
      </w:r>
    </w:p>
    <w:p w14:paraId="5311B50C" w14:textId="77777777" w:rsidR="00AF0912" w:rsidRPr="0053341A" w:rsidRDefault="00AF0912">
      <w:pPr>
        <w:pStyle w:val="1A1a1note1"/>
        <w:spacing w:before="120"/>
        <w:ind w:left="3300" w:right="57" w:hanging="760"/>
        <w:jc w:val="both"/>
        <w:rPr>
          <w:i/>
          <w:sz w:val="22"/>
          <w:szCs w:val="22"/>
        </w:rPr>
      </w:pPr>
      <w:r w:rsidRPr="0053341A">
        <w:rPr>
          <w:i/>
          <w:sz w:val="22"/>
          <w:szCs w:val="22"/>
          <w:u w:val="single"/>
        </w:rPr>
        <w:t>Note</w:t>
      </w:r>
      <w:r w:rsidRPr="0053341A">
        <w:rPr>
          <w:i/>
          <w:sz w:val="22"/>
          <w:szCs w:val="22"/>
        </w:rPr>
        <w:tab/>
        <w:t xml:space="preserve">5.A.1.b.3.b. does not apply to radio equipment specially designed for use with </w:t>
      </w:r>
      <w:r w:rsidR="00791E74" w:rsidRPr="0053341A">
        <w:rPr>
          <w:i/>
          <w:sz w:val="22"/>
          <w:szCs w:val="22"/>
        </w:rPr>
        <w:t>any of the following:</w:t>
      </w:r>
    </w:p>
    <w:p w14:paraId="695B7B0D" w14:textId="77777777" w:rsidR="00791E74" w:rsidRPr="0053341A" w:rsidRDefault="00791E74" w:rsidP="00791E74">
      <w:pPr>
        <w:pStyle w:val="1A1a1note1"/>
        <w:ind w:left="3686" w:right="57" w:hanging="380"/>
        <w:jc w:val="both"/>
        <w:rPr>
          <w:i/>
          <w:sz w:val="22"/>
          <w:szCs w:val="22"/>
        </w:rPr>
      </w:pPr>
      <w:r w:rsidRPr="0053341A">
        <w:rPr>
          <w:i/>
          <w:sz w:val="22"/>
          <w:szCs w:val="22"/>
        </w:rPr>
        <w:t>a.</w:t>
      </w:r>
      <w:r w:rsidRPr="0053341A">
        <w:rPr>
          <w:i/>
          <w:sz w:val="22"/>
          <w:szCs w:val="22"/>
        </w:rPr>
        <w:tab/>
        <w:t xml:space="preserve">Civil cellular radio-communications systems; </w:t>
      </w:r>
      <w:r w:rsidRPr="0053341A">
        <w:rPr>
          <w:i/>
          <w:sz w:val="22"/>
          <w:szCs w:val="22"/>
          <w:u w:val="single"/>
        </w:rPr>
        <w:t>or</w:t>
      </w:r>
    </w:p>
    <w:p w14:paraId="758C9EED" w14:textId="77777777" w:rsidR="00791E74" w:rsidRPr="0053341A" w:rsidRDefault="00791E74" w:rsidP="00791E74">
      <w:pPr>
        <w:pStyle w:val="1A1a1note1"/>
        <w:ind w:left="3686" w:right="57" w:hanging="380"/>
        <w:jc w:val="both"/>
        <w:rPr>
          <w:sz w:val="22"/>
          <w:szCs w:val="22"/>
        </w:rPr>
      </w:pPr>
      <w:r w:rsidRPr="0053341A">
        <w:rPr>
          <w:i/>
          <w:sz w:val="22"/>
          <w:szCs w:val="22"/>
        </w:rPr>
        <w:t>b.</w:t>
      </w:r>
      <w:r w:rsidRPr="0053341A">
        <w:rPr>
          <w:i/>
          <w:sz w:val="22"/>
          <w:szCs w:val="22"/>
        </w:rPr>
        <w:tab/>
        <w:t xml:space="preserve">Fixed or mobile </w:t>
      </w:r>
      <w:r w:rsidR="001C78C7" w:rsidRPr="0053341A">
        <w:rPr>
          <w:i/>
          <w:sz w:val="22"/>
          <w:szCs w:val="22"/>
        </w:rPr>
        <w:t>"</w:t>
      </w:r>
      <w:r w:rsidRPr="0053341A">
        <w:rPr>
          <w:i/>
          <w:sz w:val="22"/>
          <w:szCs w:val="22"/>
        </w:rPr>
        <w:t>satellite</w:t>
      </w:r>
      <w:r w:rsidR="001C78C7" w:rsidRPr="0053341A">
        <w:rPr>
          <w:i/>
          <w:sz w:val="22"/>
          <w:szCs w:val="22"/>
        </w:rPr>
        <w:t>"</w:t>
      </w:r>
      <w:r w:rsidRPr="0053341A">
        <w:rPr>
          <w:i/>
          <w:sz w:val="22"/>
          <w:szCs w:val="22"/>
        </w:rPr>
        <w:t xml:space="preserve"> earth stations for commercial civil telecommunications.</w:t>
      </w:r>
    </w:p>
    <w:p w14:paraId="2EB9D7F2" w14:textId="77777777" w:rsidR="00AF0912" w:rsidRPr="0053341A" w:rsidRDefault="00AF0912">
      <w:pPr>
        <w:pStyle w:val="1A1a1note1"/>
        <w:ind w:right="58"/>
        <w:jc w:val="both"/>
        <w:rPr>
          <w:i/>
          <w:sz w:val="16"/>
          <w:szCs w:val="16"/>
          <w:u w:val="single"/>
        </w:rPr>
      </w:pPr>
    </w:p>
    <w:p w14:paraId="2A9E1D7B" w14:textId="77777777" w:rsidR="00AF0912" w:rsidRPr="0053341A" w:rsidRDefault="00AF0912">
      <w:pPr>
        <w:pStyle w:val="1A1a1note1"/>
        <w:ind w:right="58"/>
        <w:jc w:val="both"/>
        <w:rPr>
          <w:i/>
          <w:sz w:val="22"/>
          <w:szCs w:val="22"/>
        </w:rPr>
      </w:pPr>
      <w:r w:rsidRPr="0053341A">
        <w:rPr>
          <w:i/>
          <w:sz w:val="22"/>
          <w:szCs w:val="22"/>
          <w:u w:val="single"/>
        </w:rPr>
        <w:t>Note</w:t>
      </w:r>
      <w:r w:rsidRPr="0053341A">
        <w:rPr>
          <w:i/>
          <w:sz w:val="22"/>
          <w:szCs w:val="22"/>
        </w:rPr>
        <w:tab/>
        <w:t>5.A.1.b.3. does not apply to equipment designed to operate at an output power of 1 W or less.</w:t>
      </w:r>
    </w:p>
    <w:p w14:paraId="0EDDC4DD" w14:textId="77777777" w:rsidR="00AF0912" w:rsidRPr="0053341A" w:rsidRDefault="00AF0912">
      <w:pPr>
        <w:pStyle w:val="1A1a1note1"/>
        <w:jc w:val="both"/>
        <w:rPr>
          <w:i/>
          <w:sz w:val="22"/>
          <w:szCs w:val="22"/>
          <w:u w:val="single"/>
        </w:rPr>
      </w:pPr>
    </w:p>
    <w:p w14:paraId="6CD60935" w14:textId="77777777" w:rsidR="00AF0912" w:rsidRPr="0053341A" w:rsidRDefault="00AF0912">
      <w:pPr>
        <w:pStyle w:val="1A1a1"/>
        <w:ind w:right="58"/>
        <w:jc w:val="both"/>
        <w:rPr>
          <w:sz w:val="22"/>
          <w:szCs w:val="22"/>
        </w:rPr>
      </w:pPr>
      <w:r w:rsidRPr="0053341A">
        <w:rPr>
          <w:sz w:val="22"/>
          <w:szCs w:val="22"/>
        </w:rPr>
        <w:t>5.</w:t>
      </w:r>
      <w:r w:rsidRPr="0053341A">
        <w:rPr>
          <w:sz w:val="22"/>
          <w:szCs w:val="22"/>
        </w:rPr>
        <w:tab/>
        <w:t>A.</w:t>
      </w:r>
      <w:r w:rsidRPr="0053341A">
        <w:rPr>
          <w:sz w:val="22"/>
          <w:szCs w:val="22"/>
        </w:rPr>
        <w:tab/>
        <w:t>1.</w:t>
      </w:r>
      <w:r w:rsidRPr="0053341A">
        <w:rPr>
          <w:sz w:val="22"/>
          <w:szCs w:val="22"/>
        </w:rPr>
        <w:tab/>
        <w:t>b.</w:t>
      </w:r>
      <w:r w:rsidRPr="0053341A">
        <w:rPr>
          <w:sz w:val="22"/>
          <w:szCs w:val="22"/>
        </w:rPr>
        <w:tab/>
        <w:t>4.</w:t>
      </w:r>
      <w:r w:rsidRPr="0053341A">
        <w:rPr>
          <w:sz w:val="22"/>
          <w:szCs w:val="22"/>
        </w:rPr>
        <w:tab/>
        <w:t>Being radio equipment employing ultra-wideband modulation techniques having user programmable channelizing codes, scrambling codes or network identification codes and having any of the following:</w:t>
      </w:r>
    </w:p>
    <w:p w14:paraId="6A2C158F" w14:textId="77777777" w:rsidR="00AF0912" w:rsidRPr="0053341A" w:rsidRDefault="00AF0912">
      <w:pPr>
        <w:pStyle w:val="1A1a1a"/>
        <w:rPr>
          <w:sz w:val="22"/>
          <w:szCs w:val="22"/>
          <w:u w:val="single"/>
        </w:rPr>
      </w:pPr>
      <w:r w:rsidRPr="0053341A">
        <w:rPr>
          <w:sz w:val="22"/>
          <w:szCs w:val="22"/>
        </w:rPr>
        <w:tab/>
      </w:r>
      <w:r w:rsidRPr="0053341A">
        <w:rPr>
          <w:sz w:val="22"/>
          <w:szCs w:val="22"/>
        </w:rPr>
        <w:tab/>
      </w:r>
      <w:r w:rsidRPr="0053341A">
        <w:rPr>
          <w:sz w:val="22"/>
          <w:szCs w:val="22"/>
        </w:rPr>
        <w:tab/>
      </w:r>
      <w:r w:rsidRPr="0053341A">
        <w:rPr>
          <w:sz w:val="22"/>
          <w:szCs w:val="22"/>
        </w:rPr>
        <w:tab/>
      </w:r>
      <w:r w:rsidRPr="0053341A">
        <w:rPr>
          <w:sz w:val="22"/>
          <w:szCs w:val="22"/>
        </w:rPr>
        <w:tab/>
        <w:t>a.</w:t>
      </w:r>
      <w:r w:rsidRPr="0053341A">
        <w:rPr>
          <w:sz w:val="22"/>
          <w:szCs w:val="22"/>
        </w:rPr>
        <w:tab/>
        <w:t xml:space="preserve">A bandwidth exceeding 500 MHz; </w:t>
      </w:r>
      <w:r w:rsidRPr="0053341A">
        <w:rPr>
          <w:sz w:val="22"/>
          <w:szCs w:val="22"/>
          <w:u w:val="single"/>
        </w:rPr>
        <w:t>or</w:t>
      </w:r>
    </w:p>
    <w:p w14:paraId="384410F3" w14:textId="77777777" w:rsidR="00AF0912" w:rsidRPr="0053341A" w:rsidRDefault="00AF0912">
      <w:pPr>
        <w:pStyle w:val="1A1a1a"/>
        <w:rPr>
          <w:sz w:val="22"/>
          <w:szCs w:val="22"/>
        </w:rPr>
      </w:pPr>
      <w:r w:rsidRPr="0053341A">
        <w:rPr>
          <w:sz w:val="22"/>
          <w:szCs w:val="22"/>
        </w:rPr>
        <w:tab/>
      </w:r>
      <w:r w:rsidRPr="0053341A">
        <w:rPr>
          <w:sz w:val="22"/>
          <w:szCs w:val="22"/>
        </w:rPr>
        <w:tab/>
      </w:r>
      <w:r w:rsidRPr="0053341A">
        <w:rPr>
          <w:sz w:val="22"/>
          <w:szCs w:val="22"/>
        </w:rPr>
        <w:tab/>
      </w:r>
      <w:r w:rsidRPr="0053341A">
        <w:rPr>
          <w:sz w:val="22"/>
          <w:szCs w:val="22"/>
        </w:rPr>
        <w:tab/>
      </w:r>
      <w:r w:rsidRPr="0053341A">
        <w:rPr>
          <w:sz w:val="22"/>
          <w:szCs w:val="22"/>
        </w:rPr>
        <w:tab/>
        <w:t>b.</w:t>
      </w:r>
      <w:r w:rsidRPr="0053341A">
        <w:rPr>
          <w:sz w:val="22"/>
          <w:szCs w:val="22"/>
        </w:rPr>
        <w:tab/>
        <w:t>A "fractional bandwidth" of 20% or more;</w:t>
      </w:r>
    </w:p>
    <w:p w14:paraId="264B19BD" w14:textId="77777777" w:rsidR="00AF0912" w:rsidRPr="0053341A" w:rsidRDefault="00AF0912">
      <w:pPr>
        <w:pStyle w:val="1A1a1"/>
        <w:ind w:right="58"/>
        <w:jc w:val="both"/>
        <w:rPr>
          <w:sz w:val="18"/>
          <w:szCs w:val="18"/>
        </w:rPr>
      </w:pPr>
    </w:p>
    <w:p w14:paraId="2A272ADF" w14:textId="77777777" w:rsidR="00AF0912" w:rsidRPr="0053341A" w:rsidRDefault="00AF0912">
      <w:pPr>
        <w:pStyle w:val="1A1a1"/>
        <w:ind w:right="58"/>
        <w:jc w:val="both"/>
        <w:rPr>
          <w:sz w:val="22"/>
          <w:szCs w:val="22"/>
        </w:rPr>
      </w:pPr>
      <w:r w:rsidRPr="0053341A">
        <w:rPr>
          <w:sz w:val="22"/>
          <w:szCs w:val="22"/>
        </w:rPr>
        <w:t>5.</w:t>
      </w:r>
      <w:r w:rsidRPr="0053341A">
        <w:rPr>
          <w:sz w:val="22"/>
          <w:szCs w:val="22"/>
        </w:rPr>
        <w:tab/>
        <w:t>A.</w:t>
      </w:r>
      <w:r w:rsidRPr="0053341A">
        <w:rPr>
          <w:sz w:val="22"/>
          <w:szCs w:val="22"/>
        </w:rPr>
        <w:tab/>
        <w:t>1.</w:t>
      </w:r>
      <w:r w:rsidRPr="0053341A">
        <w:rPr>
          <w:sz w:val="22"/>
          <w:szCs w:val="22"/>
        </w:rPr>
        <w:tab/>
        <w:t>b.</w:t>
      </w:r>
      <w:r w:rsidRPr="0053341A">
        <w:rPr>
          <w:sz w:val="22"/>
          <w:szCs w:val="22"/>
        </w:rPr>
        <w:tab/>
        <w:t>5.</w:t>
      </w:r>
      <w:r w:rsidRPr="0053341A">
        <w:rPr>
          <w:sz w:val="22"/>
          <w:szCs w:val="22"/>
        </w:rPr>
        <w:tab/>
        <w:t>Being digitally controlled radio receivers having all of the following:</w:t>
      </w:r>
    </w:p>
    <w:p w14:paraId="3BA4843B" w14:textId="77777777" w:rsidR="00AF0912" w:rsidRPr="0053341A" w:rsidRDefault="00AF0912">
      <w:pPr>
        <w:pStyle w:val="1A1a1a"/>
        <w:ind w:right="58"/>
        <w:jc w:val="both"/>
        <w:rPr>
          <w:sz w:val="22"/>
          <w:szCs w:val="22"/>
        </w:rPr>
      </w:pPr>
      <w:r w:rsidRPr="0053341A">
        <w:rPr>
          <w:sz w:val="22"/>
          <w:szCs w:val="22"/>
        </w:rPr>
        <w:tab/>
      </w:r>
      <w:r w:rsidRPr="0053341A">
        <w:rPr>
          <w:sz w:val="22"/>
          <w:szCs w:val="22"/>
        </w:rPr>
        <w:tab/>
      </w:r>
      <w:r w:rsidRPr="0053341A">
        <w:rPr>
          <w:sz w:val="22"/>
          <w:szCs w:val="22"/>
        </w:rPr>
        <w:tab/>
      </w:r>
      <w:r w:rsidRPr="0053341A">
        <w:rPr>
          <w:sz w:val="22"/>
          <w:szCs w:val="22"/>
        </w:rPr>
        <w:tab/>
      </w:r>
      <w:r w:rsidRPr="0053341A">
        <w:rPr>
          <w:sz w:val="22"/>
          <w:szCs w:val="22"/>
        </w:rPr>
        <w:tab/>
        <w:t>a.</w:t>
      </w:r>
      <w:r w:rsidRPr="0053341A">
        <w:rPr>
          <w:sz w:val="22"/>
          <w:szCs w:val="22"/>
        </w:rPr>
        <w:tab/>
        <w:t>More than 1,000 channels;</w:t>
      </w:r>
    </w:p>
    <w:p w14:paraId="31718F65" w14:textId="77777777" w:rsidR="00AF0912" w:rsidRPr="0053341A" w:rsidRDefault="00AF0912">
      <w:pPr>
        <w:pStyle w:val="1A1a1a"/>
        <w:ind w:right="58"/>
        <w:jc w:val="both"/>
        <w:rPr>
          <w:sz w:val="22"/>
          <w:szCs w:val="22"/>
        </w:rPr>
      </w:pPr>
      <w:r w:rsidRPr="0053341A">
        <w:rPr>
          <w:sz w:val="22"/>
          <w:szCs w:val="22"/>
        </w:rPr>
        <w:tab/>
      </w:r>
      <w:r w:rsidRPr="0053341A">
        <w:rPr>
          <w:sz w:val="22"/>
          <w:szCs w:val="22"/>
        </w:rPr>
        <w:tab/>
      </w:r>
      <w:r w:rsidRPr="0053341A">
        <w:rPr>
          <w:sz w:val="22"/>
          <w:szCs w:val="22"/>
        </w:rPr>
        <w:tab/>
      </w:r>
      <w:r w:rsidRPr="0053341A">
        <w:rPr>
          <w:sz w:val="22"/>
          <w:szCs w:val="22"/>
        </w:rPr>
        <w:tab/>
      </w:r>
      <w:r w:rsidRPr="0053341A">
        <w:rPr>
          <w:sz w:val="22"/>
          <w:szCs w:val="22"/>
        </w:rPr>
        <w:tab/>
        <w:t>b.</w:t>
      </w:r>
      <w:r w:rsidRPr="0053341A">
        <w:rPr>
          <w:sz w:val="22"/>
          <w:szCs w:val="22"/>
        </w:rPr>
        <w:tab/>
      </w:r>
      <w:r w:rsidR="00FD20D2" w:rsidRPr="0053341A">
        <w:rPr>
          <w:sz w:val="22"/>
          <w:szCs w:val="22"/>
        </w:rPr>
        <w:t>A 'channel switching time' of less than 1 ms;</w:t>
      </w:r>
    </w:p>
    <w:p w14:paraId="6C96E5DD" w14:textId="77777777" w:rsidR="00AF0912" w:rsidRPr="0053341A" w:rsidRDefault="00AF0912">
      <w:pPr>
        <w:pStyle w:val="1A1a1a"/>
        <w:ind w:right="58"/>
        <w:jc w:val="both"/>
        <w:rPr>
          <w:sz w:val="22"/>
          <w:szCs w:val="22"/>
        </w:rPr>
      </w:pPr>
      <w:r w:rsidRPr="0053341A">
        <w:rPr>
          <w:sz w:val="22"/>
          <w:szCs w:val="22"/>
        </w:rPr>
        <w:tab/>
      </w:r>
      <w:r w:rsidRPr="0053341A">
        <w:rPr>
          <w:sz w:val="22"/>
          <w:szCs w:val="22"/>
        </w:rPr>
        <w:tab/>
      </w:r>
      <w:r w:rsidRPr="0053341A">
        <w:rPr>
          <w:sz w:val="22"/>
          <w:szCs w:val="22"/>
        </w:rPr>
        <w:tab/>
      </w:r>
      <w:r w:rsidRPr="0053341A">
        <w:rPr>
          <w:sz w:val="22"/>
          <w:szCs w:val="22"/>
        </w:rPr>
        <w:tab/>
      </w:r>
      <w:r w:rsidRPr="0053341A">
        <w:rPr>
          <w:sz w:val="22"/>
          <w:szCs w:val="22"/>
        </w:rPr>
        <w:tab/>
        <w:t>c.</w:t>
      </w:r>
      <w:r w:rsidRPr="0053341A">
        <w:rPr>
          <w:sz w:val="22"/>
          <w:szCs w:val="22"/>
        </w:rPr>
        <w:tab/>
        <w:t xml:space="preserve">Automatic searching or scanning of a part of the electromagnetic spectrum; </w:t>
      </w:r>
      <w:r w:rsidRPr="0053341A">
        <w:rPr>
          <w:sz w:val="22"/>
          <w:szCs w:val="22"/>
          <w:u w:val="single"/>
        </w:rPr>
        <w:t>and</w:t>
      </w:r>
      <w:r w:rsidRPr="0053341A">
        <w:rPr>
          <w:sz w:val="22"/>
          <w:szCs w:val="22"/>
        </w:rPr>
        <w:t xml:space="preserve"> </w:t>
      </w:r>
    </w:p>
    <w:p w14:paraId="73FD36C2" w14:textId="77777777" w:rsidR="00AF0912" w:rsidRPr="0053341A" w:rsidRDefault="00AF0912">
      <w:pPr>
        <w:pStyle w:val="1A1a1a"/>
        <w:ind w:right="58"/>
        <w:jc w:val="both"/>
        <w:rPr>
          <w:sz w:val="22"/>
          <w:szCs w:val="22"/>
        </w:rPr>
      </w:pPr>
      <w:r w:rsidRPr="0053341A">
        <w:rPr>
          <w:sz w:val="22"/>
          <w:szCs w:val="22"/>
        </w:rPr>
        <w:tab/>
      </w:r>
      <w:r w:rsidRPr="0053341A">
        <w:rPr>
          <w:sz w:val="22"/>
          <w:szCs w:val="22"/>
        </w:rPr>
        <w:tab/>
      </w:r>
      <w:r w:rsidRPr="0053341A">
        <w:rPr>
          <w:sz w:val="22"/>
          <w:szCs w:val="22"/>
        </w:rPr>
        <w:tab/>
      </w:r>
      <w:r w:rsidRPr="0053341A">
        <w:rPr>
          <w:sz w:val="22"/>
          <w:szCs w:val="22"/>
        </w:rPr>
        <w:tab/>
      </w:r>
      <w:r w:rsidRPr="0053341A">
        <w:rPr>
          <w:sz w:val="22"/>
          <w:szCs w:val="22"/>
        </w:rPr>
        <w:tab/>
        <w:t>d.</w:t>
      </w:r>
      <w:r w:rsidRPr="0053341A">
        <w:rPr>
          <w:sz w:val="22"/>
          <w:szCs w:val="22"/>
        </w:rPr>
        <w:tab/>
      </w:r>
      <w:r w:rsidR="00FD20D2" w:rsidRPr="0053341A">
        <w:rPr>
          <w:sz w:val="22"/>
          <w:szCs w:val="22"/>
        </w:rPr>
        <w:t xml:space="preserve">Identification of the received </w:t>
      </w:r>
      <w:r w:rsidRPr="0053341A">
        <w:rPr>
          <w:sz w:val="22"/>
          <w:szCs w:val="22"/>
        </w:rPr>
        <w:t xml:space="preserve">signals or the type of transmitter; </w:t>
      </w:r>
      <w:r w:rsidRPr="0053341A">
        <w:rPr>
          <w:sz w:val="22"/>
          <w:szCs w:val="22"/>
          <w:u w:val="single"/>
        </w:rPr>
        <w:t>or</w:t>
      </w:r>
    </w:p>
    <w:p w14:paraId="542AAAD5" w14:textId="77777777" w:rsidR="00AF0912" w:rsidRPr="0053341A" w:rsidRDefault="00AF0912" w:rsidP="00FD20D2">
      <w:pPr>
        <w:pStyle w:val="1A1a1note1"/>
        <w:spacing w:before="120"/>
        <w:ind w:left="2857" w:hanging="799"/>
        <w:jc w:val="both"/>
        <w:rPr>
          <w:i/>
          <w:spacing w:val="-2"/>
          <w:sz w:val="22"/>
          <w:szCs w:val="22"/>
        </w:rPr>
      </w:pPr>
      <w:r w:rsidRPr="0053341A">
        <w:rPr>
          <w:i/>
          <w:sz w:val="22"/>
          <w:szCs w:val="22"/>
          <w:u w:val="single"/>
        </w:rPr>
        <w:t>Note</w:t>
      </w:r>
      <w:r w:rsidRPr="0053341A">
        <w:rPr>
          <w:i/>
          <w:sz w:val="22"/>
          <w:szCs w:val="22"/>
        </w:rPr>
        <w:tab/>
        <w:t xml:space="preserve">5.A.1.b.5. does not apply to radio </w:t>
      </w:r>
      <w:r w:rsidRPr="0053341A">
        <w:rPr>
          <w:i/>
          <w:spacing w:val="-2"/>
          <w:sz w:val="22"/>
          <w:szCs w:val="22"/>
        </w:rPr>
        <w:t>equipment specially designed for use with civil cellular radio-communications systems.</w:t>
      </w:r>
    </w:p>
    <w:p w14:paraId="03E89F0D" w14:textId="77777777" w:rsidR="00FD20D2" w:rsidRPr="0053341A" w:rsidRDefault="00FD20D2" w:rsidP="00FD20D2">
      <w:pPr>
        <w:pStyle w:val="Dftexte"/>
        <w:widowControl w:val="0"/>
        <w:spacing w:before="120"/>
        <w:ind w:left="2058" w:firstLine="0"/>
        <w:rPr>
          <w:i/>
          <w:sz w:val="22"/>
          <w:szCs w:val="22"/>
          <w:u w:val="single"/>
        </w:rPr>
      </w:pPr>
      <w:r w:rsidRPr="0053341A">
        <w:rPr>
          <w:i/>
          <w:sz w:val="22"/>
          <w:szCs w:val="22"/>
          <w:u w:val="single"/>
        </w:rPr>
        <w:t>Technical Note</w:t>
      </w:r>
    </w:p>
    <w:p w14:paraId="0E2A57E5" w14:textId="77777777" w:rsidR="00FD20D2" w:rsidRPr="0053341A" w:rsidRDefault="00976977" w:rsidP="00FD20D2">
      <w:pPr>
        <w:pStyle w:val="Dftexte"/>
        <w:widowControl w:val="0"/>
        <w:ind w:left="2058" w:firstLine="0"/>
        <w:rPr>
          <w:i/>
          <w:sz w:val="22"/>
          <w:szCs w:val="22"/>
        </w:rPr>
      </w:pPr>
      <w:r w:rsidRPr="0053341A">
        <w:rPr>
          <w:i/>
          <w:sz w:val="22"/>
          <w:szCs w:val="22"/>
        </w:rPr>
        <w:t xml:space="preserve">For the purposes of 5.A.1.b.5.b., </w:t>
      </w:r>
      <w:r w:rsidR="00FD20D2" w:rsidRPr="0053341A">
        <w:rPr>
          <w:i/>
          <w:sz w:val="22"/>
          <w:szCs w:val="22"/>
        </w:rPr>
        <w:t>'</w:t>
      </w:r>
      <w:r w:rsidRPr="0053341A">
        <w:rPr>
          <w:i/>
          <w:sz w:val="22"/>
          <w:szCs w:val="22"/>
        </w:rPr>
        <w:t>c</w:t>
      </w:r>
      <w:r w:rsidR="00FD20D2" w:rsidRPr="0053341A">
        <w:rPr>
          <w:i/>
          <w:sz w:val="22"/>
          <w:szCs w:val="22"/>
        </w:rPr>
        <w:t>hannel switching time'</w:t>
      </w:r>
      <w:r w:rsidRPr="0053341A">
        <w:rPr>
          <w:i/>
          <w:sz w:val="22"/>
          <w:szCs w:val="22"/>
        </w:rPr>
        <w:t xml:space="preserve"> means</w:t>
      </w:r>
      <w:r w:rsidR="00FD20D2" w:rsidRPr="0053341A">
        <w:rPr>
          <w:i/>
          <w:sz w:val="22"/>
          <w:szCs w:val="22"/>
        </w:rPr>
        <w:t xml:space="preserve"> the time (i.e., delay) to change from one receiving frequency to another, to arrive at or within ±0.05% of the final specified receiving frequency. Items having a specified frequency range of less than ±0.05% around their centre frequency are defined to be incapable of channel frequency switching.</w:t>
      </w:r>
    </w:p>
    <w:p w14:paraId="097A9914" w14:textId="77777777" w:rsidR="00FD20D2" w:rsidRPr="0053341A" w:rsidRDefault="00FD20D2" w:rsidP="00FD20D2">
      <w:pPr>
        <w:pStyle w:val="1A1a1"/>
        <w:ind w:right="58"/>
        <w:jc w:val="both"/>
        <w:rPr>
          <w:sz w:val="22"/>
          <w:szCs w:val="22"/>
        </w:rPr>
      </w:pPr>
    </w:p>
    <w:p w14:paraId="3F4F402D" w14:textId="77777777" w:rsidR="00AF0912" w:rsidRPr="0053341A" w:rsidRDefault="00DE4BEB">
      <w:pPr>
        <w:pStyle w:val="1A1a1"/>
        <w:ind w:right="58"/>
        <w:jc w:val="both"/>
        <w:rPr>
          <w:sz w:val="16"/>
          <w:szCs w:val="16"/>
        </w:rPr>
      </w:pPr>
      <w:r w:rsidRPr="0053341A">
        <w:rPr>
          <w:sz w:val="22"/>
          <w:szCs w:val="22"/>
        </w:rPr>
        <w:br w:type="page"/>
      </w:r>
    </w:p>
    <w:p w14:paraId="5E5DC2C1" w14:textId="77777777" w:rsidR="00AF0912" w:rsidRPr="0053341A" w:rsidRDefault="00AF0912">
      <w:pPr>
        <w:pStyle w:val="1A1a1"/>
        <w:ind w:right="58"/>
        <w:jc w:val="both"/>
        <w:rPr>
          <w:sz w:val="22"/>
          <w:szCs w:val="22"/>
        </w:rPr>
      </w:pPr>
      <w:r w:rsidRPr="0053341A">
        <w:rPr>
          <w:sz w:val="22"/>
          <w:szCs w:val="22"/>
        </w:rPr>
        <w:t>5.</w:t>
      </w:r>
      <w:r w:rsidRPr="0053341A">
        <w:rPr>
          <w:sz w:val="22"/>
          <w:szCs w:val="22"/>
        </w:rPr>
        <w:tab/>
        <w:t>A.</w:t>
      </w:r>
      <w:r w:rsidRPr="0053341A">
        <w:rPr>
          <w:sz w:val="22"/>
          <w:szCs w:val="22"/>
        </w:rPr>
        <w:tab/>
        <w:t>1.</w:t>
      </w:r>
      <w:r w:rsidRPr="0053341A">
        <w:rPr>
          <w:sz w:val="22"/>
          <w:szCs w:val="22"/>
        </w:rPr>
        <w:tab/>
        <w:t>b.</w:t>
      </w:r>
      <w:r w:rsidRPr="0053341A">
        <w:rPr>
          <w:sz w:val="22"/>
          <w:szCs w:val="22"/>
        </w:rPr>
        <w:tab/>
        <w:t>6.</w:t>
      </w:r>
      <w:r w:rsidRPr="0053341A">
        <w:rPr>
          <w:sz w:val="22"/>
          <w:szCs w:val="22"/>
        </w:rPr>
        <w:tab/>
        <w:t xml:space="preserve">Employing functions of digital "signal processing" to provide 'voice coding' </w:t>
      </w:r>
      <w:r w:rsidR="00F74073" w:rsidRPr="0053341A">
        <w:rPr>
          <w:sz w:val="22"/>
          <w:szCs w:val="22"/>
        </w:rPr>
        <w:t>output at rates of less than 7</w:t>
      </w:r>
      <w:r w:rsidRPr="0053341A">
        <w:rPr>
          <w:sz w:val="22"/>
          <w:szCs w:val="22"/>
        </w:rPr>
        <w:t>00 bit/s</w:t>
      </w:r>
      <w:r w:rsidR="00870CBF" w:rsidRPr="0053341A">
        <w:rPr>
          <w:sz w:val="22"/>
          <w:szCs w:val="22"/>
        </w:rPr>
        <w:t>;</w:t>
      </w:r>
    </w:p>
    <w:p w14:paraId="4E056019" w14:textId="77777777" w:rsidR="00AF0912" w:rsidRPr="0053341A" w:rsidRDefault="00AF0912" w:rsidP="005909DF">
      <w:pPr>
        <w:pStyle w:val="1A1a1"/>
        <w:spacing w:before="60"/>
        <w:ind w:left="2064" w:hanging="2041"/>
        <w:rPr>
          <w:i/>
          <w:sz w:val="22"/>
          <w:szCs w:val="22"/>
          <w:u w:val="single"/>
        </w:rPr>
      </w:pPr>
      <w:r w:rsidRPr="0053341A">
        <w:rPr>
          <w:i/>
          <w:sz w:val="22"/>
          <w:szCs w:val="22"/>
        </w:rPr>
        <w:tab/>
      </w:r>
      <w:r w:rsidRPr="0053341A">
        <w:rPr>
          <w:i/>
          <w:sz w:val="22"/>
          <w:szCs w:val="22"/>
        </w:rPr>
        <w:tab/>
      </w:r>
      <w:r w:rsidRPr="0053341A">
        <w:rPr>
          <w:i/>
          <w:sz w:val="22"/>
          <w:szCs w:val="22"/>
        </w:rPr>
        <w:tab/>
      </w:r>
      <w:r w:rsidRPr="0053341A">
        <w:rPr>
          <w:i/>
          <w:sz w:val="22"/>
          <w:szCs w:val="22"/>
        </w:rPr>
        <w:tab/>
      </w:r>
      <w:r w:rsidRPr="0053341A">
        <w:rPr>
          <w:i/>
          <w:sz w:val="22"/>
          <w:szCs w:val="22"/>
        </w:rPr>
        <w:tab/>
      </w:r>
      <w:r w:rsidRPr="0053341A">
        <w:rPr>
          <w:i/>
          <w:sz w:val="22"/>
          <w:szCs w:val="22"/>
          <w:u w:val="single"/>
        </w:rPr>
        <w:t>Technical Notes</w:t>
      </w:r>
    </w:p>
    <w:p w14:paraId="3F446DD5" w14:textId="77777777" w:rsidR="00AF0912" w:rsidRPr="0053341A" w:rsidRDefault="00AF0912">
      <w:pPr>
        <w:pStyle w:val="1A1a1a"/>
        <w:jc w:val="both"/>
        <w:rPr>
          <w:i/>
          <w:sz w:val="22"/>
          <w:szCs w:val="22"/>
        </w:rPr>
      </w:pPr>
      <w:r w:rsidRPr="0053341A">
        <w:rPr>
          <w:i/>
          <w:sz w:val="22"/>
          <w:szCs w:val="22"/>
        </w:rPr>
        <w:tab/>
      </w:r>
      <w:r w:rsidRPr="0053341A">
        <w:rPr>
          <w:i/>
          <w:sz w:val="22"/>
          <w:szCs w:val="22"/>
        </w:rPr>
        <w:tab/>
      </w:r>
      <w:r w:rsidRPr="0053341A">
        <w:rPr>
          <w:i/>
          <w:sz w:val="22"/>
          <w:szCs w:val="22"/>
        </w:rPr>
        <w:tab/>
      </w:r>
      <w:r w:rsidRPr="0053341A">
        <w:rPr>
          <w:i/>
          <w:sz w:val="22"/>
          <w:szCs w:val="22"/>
        </w:rPr>
        <w:tab/>
      </w:r>
      <w:r w:rsidRPr="0053341A">
        <w:rPr>
          <w:i/>
          <w:sz w:val="22"/>
          <w:szCs w:val="22"/>
        </w:rPr>
        <w:tab/>
        <w:t>1.</w:t>
      </w:r>
      <w:r w:rsidRPr="0053341A">
        <w:rPr>
          <w:i/>
          <w:sz w:val="22"/>
          <w:szCs w:val="22"/>
        </w:rPr>
        <w:tab/>
        <w:t>For variable rate 'voice coding', 5.A.1.b.6. applies to the 'voice coding' output of continuous speech.</w:t>
      </w:r>
    </w:p>
    <w:p w14:paraId="3F365A8C" w14:textId="77777777" w:rsidR="00AF0912" w:rsidRPr="0053341A" w:rsidRDefault="00AF0912">
      <w:pPr>
        <w:pStyle w:val="1A1a1a"/>
        <w:jc w:val="both"/>
        <w:rPr>
          <w:i/>
          <w:sz w:val="22"/>
          <w:szCs w:val="22"/>
        </w:rPr>
      </w:pPr>
      <w:r w:rsidRPr="0053341A">
        <w:rPr>
          <w:i/>
          <w:sz w:val="22"/>
          <w:szCs w:val="22"/>
        </w:rPr>
        <w:tab/>
      </w:r>
      <w:r w:rsidRPr="0053341A">
        <w:rPr>
          <w:i/>
          <w:sz w:val="22"/>
          <w:szCs w:val="22"/>
        </w:rPr>
        <w:tab/>
      </w:r>
      <w:r w:rsidRPr="0053341A">
        <w:rPr>
          <w:i/>
          <w:sz w:val="22"/>
          <w:szCs w:val="22"/>
        </w:rPr>
        <w:tab/>
      </w:r>
      <w:r w:rsidRPr="0053341A">
        <w:rPr>
          <w:i/>
          <w:sz w:val="22"/>
          <w:szCs w:val="22"/>
        </w:rPr>
        <w:tab/>
      </w:r>
      <w:r w:rsidRPr="0053341A">
        <w:rPr>
          <w:i/>
          <w:sz w:val="22"/>
          <w:szCs w:val="22"/>
        </w:rPr>
        <w:tab/>
        <w:t>2.</w:t>
      </w:r>
      <w:r w:rsidRPr="0053341A">
        <w:rPr>
          <w:i/>
          <w:sz w:val="22"/>
          <w:szCs w:val="22"/>
        </w:rPr>
        <w:tab/>
        <w:t>For the purpose</w:t>
      </w:r>
      <w:r w:rsidR="00883042" w:rsidRPr="0053341A">
        <w:rPr>
          <w:i/>
          <w:sz w:val="22"/>
          <w:szCs w:val="22"/>
        </w:rPr>
        <w:t>s</w:t>
      </w:r>
      <w:r w:rsidRPr="0053341A">
        <w:rPr>
          <w:i/>
          <w:sz w:val="22"/>
          <w:szCs w:val="22"/>
        </w:rPr>
        <w:t xml:space="preserve"> of 5.A.1.b.6., 'voice coding' is defined as the technique to take samples of human voice and then convert these samples into a digital signal, taking into account specific characteristics of human speech.</w:t>
      </w:r>
    </w:p>
    <w:p w14:paraId="233C825B" w14:textId="77777777" w:rsidR="00AF0912" w:rsidRPr="0053341A" w:rsidRDefault="00AF0912">
      <w:pPr>
        <w:pStyle w:val="1A1a"/>
        <w:spacing w:line="235" w:lineRule="auto"/>
        <w:jc w:val="both"/>
        <w:rPr>
          <w:sz w:val="16"/>
          <w:szCs w:val="16"/>
        </w:rPr>
      </w:pPr>
    </w:p>
    <w:p w14:paraId="63619A33" w14:textId="77777777" w:rsidR="00AF0912" w:rsidRPr="0053341A" w:rsidRDefault="00AF0912">
      <w:pPr>
        <w:pStyle w:val="1A1a"/>
        <w:spacing w:line="235" w:lineRule="auto"/>
        <w:jc w:val="both"/>
        <w:rPr>
          <w:sz w:val="22"/>
          <w:szCs w:val="22"/>
        </w:rPr>
      </w:pPr>
      <w:r w:rsidRPr="0053341A">
        <w:rPr>
          <w:sz w:val="22"/>
          <w:szCs w:val="22"/>
        </w:rPr>
        <w:t>5.</w:t>
      </w:r>
      <w:r w:rsidRPr="0053341A">
        <w:rPr>
          <w:sz w:val="22"/>
          <w:szCs w:val="22"/>
        </w:rPr>
        <w:tab/>
        <w:t>A.</w:t>
      </w:r>
      <w:r w:rsidRPr="0053341A">
        <w:rPr>
          <w:sz w:val="22"/>
          <w:szCs w:val="22"/>
        </w:rPr>
        <w:tab/>
        <w:t>1.</w:t>
      </w:r>
      <w:r w:rsidRPr="0053341A">
        <w:rPr>
          <w:sz w:val="22"/>
          <w:szCs w:val="22"/>
        </w:rPr>
        <w:tab/>
        <w:t>c.</w:t>
      </w:r>
      <w:r w:rsidRPr="0053341A">
        <w:rPr>
          <w:sz w:val="22"/>
          <w:szCs w:val="22"/>
        </w:rPr>
        <w:tab/>
        <w:t>Optical fibres of more than 500 m in length and specified by the manufacturer as being capable of withstanding a 'proof test' tensile stress of 2 x 10</w:t>
      </w:r>
      <w:r w:rsidR="00870CBF" w:rsidRPr="0053341A">
        <w:rPr>
          <w:sz w:val="22"/>
          <w:szCs w:val="22"/>
          <w:vertAlign w:val="superscript"/>
        </w:rPr>
        <w:t>9</w:t>
      </w:r>
      <w:r w:rsidRPr="0053341A">
        <w:rPr>
          <w:sz w:val="22"/>
          <w:szCs w:val="22"/>
        </w:rPr>
        <w:t> N/m</w:t>
      </w:r>
      <w:r w:rsidR="00870CBF" w:rsidRPr="0053341A">
        <w:rPr>
          <w:sz w:val="22"/>
          <w:szCs w:val="22"/>
          <w:vertAlign w:val="superscript"/>
        </w:rPr>
        <w:t>2</w:t>
      </w:r>
      <w:r w:rsidRPr="0053341A">
        <w:rPr>
          <w:sz w:val="22"/>
          <w:szCs w:val="22"/>
        </w:rPr>
        <w:t xml:space="preserve"> or more;</w:t>
      </w:r>
    </w:p>
    <w:p w14:paraId="326578C2" w14:textId="77777777" w:rsidR="00AF0912" w:rsidRPr="0053341A" w:rsidRDefault="00AF0912" w:rsidP="005909DF">
      <w:pPr>
        <w:pStyle w:val="1A1anote1"/>
        <w:spacing w:before="60"/>
        <w:ind w:left="2268" w:hanging="669"/>
        <w:rPr>
          <w:i/>
          <w:sz w:val="22"/>
          <w:szCs w:val="22"/>
        </w:rPr>
      </w:pPr>
      <w:r w:rsidRPr="0053341A">
        <w:rPr>
          <w:i/>
          <w:sz w:val="22"/>
          <w:szCs w:val="22"/>
          <w:u w:val="single"/>
        </w:rPr>
        <w:t>N.B.</w:t>
      </w:r>
      <w:r w:rsidRPr="0053341A">
        <w:rPr>
          <w:i/>
          <w:sz w:val="22"/>
          <w:szCs w:val="22"/>
        </w:rPr>
        <w:tab/>
        <w:t>For underwater umbilical cables, see 8.A.2.a.3.</w:t>
      </w:r>
    </w:p>
    <w:p w14:paraId="79D68955" w14:textId="77777777" w:rsidR="00AF0912" w:rsidRPr="0053341A" w:rsidRDefault="00AF0912" w:rsidP="005909DF">
      <w:pPr>
        <w:pStyle w:val="1A1a1anote1"/>
        <w:spacing w:before="60"/>
        <w:ind w:left="1559" w:firstLine="0"/>
        <w:jc w:val="both"/>
        <w:rPr>
          <w:i/>
          <w:sz w:val="22"/>
          <w:szCs w:val="22"/>
        </w:rPr>
      </w:pPr>
      <w:r w:rsidRPr="0053341A">
        <w:rPr>
          <w:i/>
          <w:sz w:val="22"/>
          <w:szCs w:val="22"/>
          <w:u w:val="single"/>
        </w:rPr>
        <w:t>Technical Note</w:t>
      </w:r>
    </w:p>
    <w:p w14:paraId="365F806F" w14:textId="77777777" w:rsidR="00AF0912" w:rsidRPr="0053341A" w:rsidRDefault="00AF0912">
      <w:pPr>
        <w:pStyle w:val="1A1a1a"/>
        <w:tabs>
          <w:tab w:val="clear" w:pos="1582"/>
        </w:tabs>
        <w:spacing w:line="235" w:lineRule="auto"/>
        <w:ind w:left="1560" w:hanging="2160"/>
        <w:jc w:val="both"/>
        <w:rPr>
          <w:i/>
          <w:spacing w:val="-2"/>
          <w:sz w:val="22"/>
          <w:szCs w:val="22"/>
        </w:rPr>
      </w:pPr>
      <w:r w:rsidRPr="0053341A">
        <w:rPr>
          <w:i/>
          <w:sz w:val="22"/>
          <w:szCs w:val="22"/>
        </w:rPr>
        <w:tab/>
      </w:r>
      <w:r w:rsidRPr="0053341A">
        <w:rPr>
          <w:i/>
          <w:sz w:val="22"/>
          <w:szCs w:val="22"/>
        </w:rPr>
        <w:tab/>
      </w:r>
      <w:r w:rsidRPr="0053341A">
        <w:rPr>
          <w:i/>
          <w:sz w:val="22"/>
          <w:szCs w:val="22"/>
        </w:rPr>
        <w:tab/>
      </w:r>
      <w:r w:rsidRPr="0053341A">
        <w:rPr>
          <w:i/>
          <w:sz w:val="22"/>
          <w:szCs w:val="22"/>
        </w:rPr>
        <w:tab/>
      </w:r>
      <w:r w:rsidR="00883042" w:rsidRPr="0053341A">
        <w:rPr>
          <w:i/>
          <w:sz w:val="22"/>
          <w:szCs w:val="22"/>
        </w:rPr>
        <w:t xml:space="preserve">For the purposes of 5.A.1.c., </w:t>
      </w:r>
      <w:r w:rsidRPr="0053341A">
        <w:rPr>
          <w:i/>
          <w:spacing w:val="-2"/>
          <w:sz w:val="22"/>
          <w:szCs w:val="22"/>
        </w:rPr>
        <w:t>'</w:t>
      </w:r>
      <w:r w:rsidR="00883042" w:rsidRPr="0053341A">
        <w:rPr>
          <w:i/>
          <w:spacing w:val="-2"/>
          <w:sz w:val="22"/>
          <w:szCs w:val="22"/>
        </w:rPr>
        <w:t>p</w:t>
      </w:r>
      <w:r w:rsidRPr="0053341A">
        <w:rPr>
          <w:i/>
          <w:spacing w:val="-2"/>
          <w:sz w:val="22"/>
          <w:szCs w:val="22"/>
        </w:rPr>
        <w:t xml:space="preserve">roof </w:t>
      </w:r>
      <w:r w:rsidR="00883042" w:rsidRPr="0053341A">
        <w:rPr>
          <w:i/>
          <w:spacing w:val="-2"/>
          <w:sz w:val="22"/>
          <w:szCs w:val="22"/>
        </w:rPr>
        <w:t>t</w:t>
      </w:r>
      <w:r w:rsidRPr="0053341A">
        <w:rPr>
          <w:i/>
          <w:spacing w:val="-2"/>
          <w:sz w:val="22"/>
          <w:szCs w:val="22"/>
        </w:rPr>
        <w:t>est'</w:t>
      </w:r>
      <w:r w:rsidR="00883042" w:rsidRPr="0053341A">
        <w:rPr>
          <w:i/>
          <w:spacing w:val="-2"/>
          <w:sz w:val="22"/>
          <w:szCs w:val="22"/>
        </w:rPr>
        <w:t xml:space="preserve"> is the</w:t>
      </w:r>
      <w:r w:rsidRPr="0053341A">
        <w:rPr>
          <w:i/>
          <w:spacing w:val="-2"/>
          <w:sz w:val="22"/>
          <w:szCs w:val="22"/>
        </w:rPr>
        <w:t xml:space="preserve"> on-line or off-line production screen testing that dynamically applies a prescribed tensile stress over a 0.5 to 3 m length of fibre at a running rate of 2 to 5 m/s while passing between capstans approximately 150 mm in diameter. The ambient temperature is a nominal 293 K (20°C) and relative humidity 40%. Equivalent national standards may be used for executing the proof test.</w:t>
      </w:r>
    </w:p>
    <w:p w14:paraId="08CEF439" w14:textId="77777777" w:rsidR="00AF0912" w:rsidRPr="0053341A" w:rsidRDefault="00AF0912">
      <w:pPr>
        <w:pStyle w:val="1A1a1"/>
        <w:spacing w:line="235" w:lineRule="auto"/>
        <w:jc w:val="both"/>
        <w:rPr>
          <w:sz w:val="16"/>
          <w:szCs w:val="16"/>
        </w:rPr>
      </w:pPr>
    </w:p>
    <w:p w14:paraId="067BF6A4" w14:textId="77777777" w:rsidR="00AF0912" w:rsidRPr="0053341A" w:rsidRDefault="00AF0912">
      <w:pPr>
        <w:pStyle w:val="1A1a"/>
        <w:jc w:val="both"/>
        <w:rPr>
          <w:sz w:val="22"/>
          <w:szCs w:val="22"/>
        </w:rPr>
      </w:pPr>
      <w:r w:rsidRPr="0053341A">
        <w:rPr>
          <w:sz w:val="22"/>
          <w:szCs w:val="22"/>
        </w:rPr>
        <w:t>5.</w:t>
      </w:r>
      <w:r w:rsidRPr="0053341A">
        <w:rPr>
          <w:sz w:val="22"/>
          <w:szCs w:val="22"/>
        </w:rPr>
        <w:tab/>
        <w:t>A.</w:t>
      </w:r>
      <w:r w:rsidRPr="0053341A">
        <w:rPr>
          <w:sz w:val="22"/>
          <w:szCs w:val="22"/>
        </w:rPr>
        <w:tab/>
        <w:t>1.</w:t>
      </w:r>
      <w:r w:rsidRPr="0053341A">
        <w:rPr>
          <w:sz w:val="22"/>
          <w:szCs w:val="22"/>
        </w:rPr>
        <w:tab/>
        <w:t>d.</w:t>
      </w:r>
      <w:r w:rsidRPr="0053341A">
        <w:rPr>
          <w:sz w:val="22"/>
          <w:szCs w:val="22"/>
        </w:rPr>
        <w:tab/>
      </w:r>
      <w:r w:rsidR="00D96E26" w:rsidRPr="0053341A">
        <w:rPr>
          <w:sz w:val="22"/>
          <w:szCs w:val="22"/>
        </w:rPr>
        <w:t>'</w:t>
      </w:r>
      <w:r w:rsidR="0065196B" w:rsidRPr="0053341A">
        <w:rPr>
          <w:sz w:val="22"/>
          <w:szCs w:val="22"/>
        </w:rPr>
        <w:t>Electronically steerable phased array antennae</w:t>
      </w:r>
      <w:r w:rsidR="00D96E26" w:rsidRPr="0053341A">
        <w:rPr>
          <w:sz w:val="22"/>
          <w:szCs w:val="22"/>
        </w:rPr>
        <w:t>'</w:t>
      </w:r>
      <w:r w:rsidR="0065196B" w:rsidRPr="0053341A">
        <w:rPr>
          <w:sz w:val="22"/>
          <w:szCs w:val="22"/>
        </w:rPr>
        <w:t xml:space="preserve"> as follows:</w:t>
      </w:r>
    </w:p>
    <w:p w14:paraId="5CB1B370" w14:textId="77777777" w:rsidR="0065196B" w:rsidRPr="0053341A" w:rsidRDefault="0065196B" w:rsidP="0065196B">
      <w:pPr>
        <w:pStyle w:val="1A1a"/>
        <w:tabs>
          <w:tab w:val="clear" w:pos="700"/>
          <w:tab w:val="left" w:pos="709"/>
          <w:tab w:val="left" w:pos="1596"/>
        </w:tabs>
        <w:spacing w:before="60"/>
        <w:ind w:left="1985" w:hanging="1985"/>
        <w:jc w:val="both"/>
        <w:rPr>
          <w:sz w:val="22"/>
          <w:szCs w:val="22"/>
        </w:rPr>
      </w:pPr>
      <w:r w:rsidRPr="0053341A">
        <w:rPr>
          <w:sz w:val="22"/>
          <w:szCs w:val="22"/>
        </w:rPr>
        <w:tab/>
      </w:r>
      <w:r w:rsidRPr="0053341A">
        <w:rPr>
          <w:sz w:val="22"/>
          <w:szCs w:val="22"/>
        </w:rPr>
        <w:tab/>
      </w:r>
      <w:r w:rsidRPr="0053341A">
        <w:rPr>
          <w:sz w:val="22"/>
          <w:szCs w:val="22"/>
        </w:rPr>
        <w:tab/>
      </w:r>
      <w:r w:rsidRPr="0053341A">
        <w:rPr>
          <w:sz w:val="22"/>
          <w:szCs w:val="22"/>
        </w:rPr>
        <w:tab/>
        <w:t>1.</w:t>
      </w:r>
      <w:r w:rsidRPr="0053341A">
        <w:rPr>
          <w:sz w:val="22"/>
          <w:szCs w:val="22"/>
        </w:rPr>
        <w:tab/>
        <w:t xml:space="preserve">Rated for operation above 31.8 GHz but not exceeding </w:t>
      </w:r>
      <w:r w:rsidRPr="0053341A">
        <w:rPr>
          <w:color w:val="auto"/>
          <w:sz w:val="22"/>
          <w:szCs w:val="22"/>
        </w:rPr>
        <w:t>57</w:t>
      </w:r>
      <w:r w:rsidRPr="0053341A">
        <w:rPr>
          <w:sz w:val="22"/>
          <w:szCs w:val="22"/>
        </w:rPr>
        <w:t xml:space="preserve"> GHz, and having an Effective Radiated Power (ERP) equal to or greater than +</w:t>
      </w:r>
      <w:r w:rsidRPr="0053341A">
        <w:rPr>
          <w:color w:val="auto"/>
          <w:sz w:val="22"/>
          <w:szCs w:val="22"/>
        </w:rPr>
        <w:t>20</w:t>
      </w:r>
      <w:r w:rsidRPr="0053341A">
        <w:rPr>
          <w:sz w:val="22"/>
          <w:szCs w:val="22"/>
        </w:rPr>
        <w:t xml:space="preserve"> dBm (2</w:t>
      </w:r>
      <w:r w:rsidRPr="0053341A">
        <w:rPr>
          <w:color w:val="auto"/>
          <w:sz w:val="22"/>
          <w:szCs w:val="22"/>
        </w:rPr>
        <w:t>2.</w:t>
      </w:r>
      <w:r w:rsidRPr="0053341A">
        <w:rPr>
          <w:sz w:val="22"/>
          <w:szCs w:val="22"/>
        </w:rPr>
        <w:t xml:space="preserve">15 dBm Effective Isotropic Radiated Power (EIRP)); </w:t>
      </w:r>
    </w:p>
    <w:p w14:paraId="283DC2EE" w14:textId="77777777" w:rsidR="0065196B" w:rsidRPr="0053341A" w:rsidRDefault="0065196B" w:rsidP="0065196B">
      <w:pPr>
        <w:pStyle w:val="1A1a"/>
        <w:tabs>
          <w:tab w:val="left" w:pos="1596"/>
        </w:tabs>
        <w:spacing w:before="60"/>
        <w:ind w:left="2019" w:hanging="2019"/>
        <w:jc w:val="both"/>
        <w:rPr>
          <w:color w:val="auto"/>
          <w:sz w:val="22"/>
          <w:szCs w:val="22"/>
        </w:rPr>
      </w:pPr>
      <w:r w:rsidRPr="0053341A">
        <w:rPr>
          <w:color w:val="auto"/>
          <w:sz w:val="22"/>
          <w:szCs w:val="22"/>
        </w:rPr>
        <w:tab/>
      </w:r>
      <w:r w:rsidRPr="0053341A">
        <w:rPr>
          <w:color w:val="auto"/>
          <w:sz w:val="22"/>
          <w:szCs w:val="22"/>
        </w:rPr>
        <w:tab/>
      </w:r>
      <w:r w:rsidRPr="0053341A">
        <w:rPr>
          <w:color w:val="auto"/>
          <w:sz w:val="22"/>
          <w:szCs w:val="22"/>
        </w:rPr>
        <w:tab/>
      </w:r>
      <w:r w:rsidRPr="0053341A">
        <w:rPr>
          <w:color w:val="auto"/>
          <w:sz w:val="22"/>
          <w:szCs w:val="22"/>
        </w:rPr>
        <w:tab/>
        <w:t>2.</w:t>
      </w:r>
      <w:r w:rsidRPr="0053341A">
        <w:rPr>
          <w:color w:val="auto"/>
          <w:sz w:val="22"/>
          <w:szCs w:val="22"/>
        </w:rPr>
        <w:tab/>
      </w:r>
      <w:r w:rsidRPr="0053341A">
        <w:rPr>
          <w:bCs/>
          <w:color w:val="auto"/>
          <w:sz w:val="22"/>
          <w:szCs w:val="22"/>
          <w:lang w:val="en-US"/>
        </w:rPr>
        <w:t>Rated for operation</w:t>
      </w:r>
      <w:r w:rsidRPr="0053341A">
        <w:rPr>
          <w:color w:val="auto"/>
          <w:sz w:val="22"/>
          <w:szCs w:val="22"/>
          <w:lang w:val="en-US"/>
        </w:rPr>
        <w:t xml:space="preserve"> above 57 GHz </w:t>
      </w:r>
      <w:r w:rsidRPr="0053341A">
        <w:rPr>
          <w:bCs/>
          <w:color w:val="auto"/>
          <w:sz w:val="22"/>
          <w:szCs w:val="22"/>
          <w:lang w:val="en-US"/>
        </w:rPr>
        <w:t>but not exceeding 66 GHz, and having an ERP equal to or greater than +24 dBm (26.15 dBm EIRP)</w:t>
      </w:r>
      <w:r w:rsidRPr="0053341A">
        <w:rPr>
          <w:color w:val="auto"/>
          <w:sz w:val="22"/>
          <w:szCs w:val="22"/>
          <w:lang w:val="en-US"/>
        </w:rPr>
        <w:t>;</w:t>
      </w:r>
    </w:p>
    <w:p w14:paraId="646BE5DF" w14:textId="77777777" w:rsidR="0065196B" w:rsidRPr="0053341A" w:rsidRDefault="0065196B" w:rsidP="0065196B">
      <w:pPr>
        <w:pStyle w:val="1A1a"/>
        <w:tabs>
          <w:tab w:val="left" w:pos="1596"/>
        </w:tabs>
        <w:spacing w:before="60"/>
        <w:ind w:left="2019" w:hanging="2019"/>
        <w:jc w:val="both"/>
        <w:rPr>
          <w:color w:val="auto"/>
          <w:sz w:val="22"/>
          <w:szCs w:val="22"/>
          <w:lang w:val="en-US"/>
        </w:rPr>
      </w:pPr>
      <w:r w:rsidRPr="0053341A">
        <w:rPr>
          <w:color w:val="auto"/>
          <w:sz w:val="22"/>
          <w:szCs w:val="22"/>
        </w:rPr>
        <w:tab/>
      </w:r>
      <w:r w:rsidRPr="0053341A">
        <w:rPr>
          <w:color w:val="auto"/>
          <w:sz w:val="22"/>
          <w:szCs w:val="22"/>
        </w:rPr>
        <w:tab/>
      </w:r>
      <w:r w:rsidRPr="0053341A">
        <w:rPr>
          <w:color w:val="auto"/>
          <w:sz w:val="22"/>
          <w:szCs w:val="22"/>
        </w:rPr>
        <w:tab/>
      </w:r>
      <w:r w:rsidRPr="0053341A">
        <w:rPr>
          <w:color w:val="auto"/>
          <w:sz w:val="22"/>
          <w:szCs w:val="22"/>
        </w:rPr>
        <w:tab/>
        <w:t>3.</w:t>
      </w:r>
      <w:r w:rsidRPr="0053341A">
        <w:rPr>
          <w:color w:val="auto"/>
          <w:sz w:val="22"/>
          <w:szCs w:val="22"/>
        </w:rPr>
        <w:tab/>
      </w:r>
      <w:r w:rsidRPr="0053341A">
        <w:rPr>
          <w:bCs/>
          <w:color w:val="auto"/>
          <w:sz w:val="22"/>
          <w:szCs w:val="22"/>
          <w:lang w:val="en-US"/>
        </w:rPr>
        <w:t>Rated for operation</w:t>
      </w:r>
      <w:r w:rsidRPr="0053341A">
        <w:rPr>
          <w:color w:val="auto"/>
          <w:sz w:val="22"/>
          <w:szCs w:val="22"/>
          <w:lang w:val="en-US"/>
        </w:rPr>
        <w:t xml:space="preserve"> above 66 GHz </w:t>
      </w:r>
      <w:r w:rsidRPr="0053341A">
        <w:rPr>
          <w:bCs/>
          <w:color w:val="auto"/>
          <w:sz w:val="22"/>
          <w:szCs w:val="22"/>
          <w:lang w:val="en-US"/>
        </w:rPr>
        <w:t>but not exceeding 90 GHz, and having an ERP equal to or greater than +20 dBm (22.15 dBm EIRP)</w:t>
      </w:r>
      <w:r w:rsidRPr="0053341A">
        <w:rPr>
          <w:color w:val="auto"/>
          <w:sz w:val="22"/>
          <w:szCs w:val="22"/>
          <w:lang w:val="en-US"/>
        </w:rPr>
        <w:t>;</w:t>
      </w:r>
    </w:p>
    <w:p w14:paraId="1A5E8BCF" w14:textId="77777777" w:rsidR="0065196B" w:rsidRPr="0053341A" w:rsidRDefault="0065196B" w:rsidP="0065196B">
      <w:pPr>
        <w:pStyle w:val="1A1a"/>
        <w:tabs>
          <w:tab w:val="left" w:pos="1596"/>
        </w:tabs>
        <w:spacing w:before="60"/>
        <w:ind w:left="2019" w:hanging="2019"/>
        <w:jc w:val="both"/>
        <w:rPr>
          <w:sz w:val="22"/>
          <w:szCs w:val="22"/>
        </w:rPr>
      </w:pPr>
      <w:r w:rsidRPr="0053341A">
        <w:rPr>
          <w:sz w:val="22"/>
          <w:szCs w:val="22"/>
          <w:lang w:val="en-US"/>
        </w:rPr>
        <w:tab/>
      </w:r>
      <w:r w:rsidRPr="0053341A">
        <w:rPr>
          <w:sz w:val="22"/>
          <w:szCs w:val="22"/>
          <w:lang w:val="en-US"/>
        </w:rPr>
        <w:tab/>
      </w:r>
      <w:r w:rsidRPr="0053341A">
        <w:rPr>
          <w:sz w:val="22"/>
          <w:szCs w:val="22"/>
          <w:lang w:val="en-US"/>
        </w:rPr>
        <w:tab/>
      </w:r>
      <w:r w:rsidRPr="0053341A">
        <w:rPr>
          <w:sz w:val="22"/>
          <w:szCs w:val="22"/>
          <w:lang w:val="en-US"/>
        </w:rPr>
        <w:tab/>
        <w:t>4.</w:t>
      </w:r>
      <w:r w:rsidRPr="0053341A">
        <w:rPr>
          <w:sz w:val="22"/>
          <w:szCs w:val="22"/>
          <w:lang w:val="en-US"/>
        </w:rPr>
        <w:tab/>
        <w:t>Rated for operation above 90 GHz;</w:t>
      </w:r>
    </w:p>
    <w:p w14:paraId="382637FA" w14:textId="77777777" w:rsidR="00D96E26" w:rsidRPr="0053341A" w:rsidRDefault="00D96E26" w:rsidP="00D96E26">
      <w:pPr>
        <w:pStyle w:val="1A1anote1"/>
        <w:spacing w:before="120"/>
        <w:ind w:left="2648" w:right="57" w:hanging="1049"/>
        <w:jc w:val="both"/>
        <w:rPr>
          <w:i/>
          <w:sz w:val="22"/>
          <w:szCs w:val="22"/>
        </w:rPr>
      </w:pPr>
      <w:r w:rsidRPr="0053341A">
        <w:rPr>
          <w:i/>
          <w:sz w:val="22"/>
          <w:szCs w:val="22"/>
          <w:u w:val="single"/>
        </w:rPr>
        <w:t>Note 1</w:t>
      </w:r>
      <w:r w:rsidRPr="0053341A">
        <w:rPr>
          <w:i/>
          <w:sz w:val="22"/>
          <w:szCs w:val="22"/>
        </w:rPr>
        <w:tab/>
        <w:t xml:space="preserve">5.A.1.d. does not apply to 'electronically steerable phased array antennae' for landing systems with instruments meeting </w:t>
      </w:r>
      <w:r w:rsidR="003964F7" w:rsidRPr="0053341A">
        <w:rPr>
          <w:i/>
          <w:sz w:val="22"/>
          <w:szCs w:val="22"/>
        </w:rPr>
        <w:t>International Civil Aviation Organization (</w:t>
      </w:r>
      <w:r w:rsidRPr="0053341A">
        <w:rPr>
          <w:i/>
          <w:sz w:val="22"/>
          <w:szCs w:val="22"/>
        </w:rPr>
        <w:t>ICAO</w:t>
      </w:r>
      <w:r w:rsidR="003964F7" w:rsidRPr="0053341A">
        <w:rPr>
          <w:i/>
          <w:sz w:val="22"/>
          <w:szCs w:val="22"/>
        </w:rPr>
        <w:t>)</w:t>
      </w:r>
      <w:r w:rsidRPr="0053341A">
        <w:rPr>
          <w:i/>
          <w:sz w:val="22"/>
          <w:szCs w:val="22"/>
        </w:rPr>
        <w:t xml:space="preserve"> standards covering Microwave Landing Systems (MLS).</w:t>
      </w:r>
    </w:p>
    <w:p w14:paraId="2D3E3901" w14:textId="77777777" w:rsidR="00D96E26" w:rsidRPr="0053341A" w:rsidRDefault="00D96E26" w:rsidP="00D96E26">
      <w:pPr>
        <w:pStyle w:val="1A1anote1"/>
        <w:spacing w:before="60"/>
        <w:ind w:left="2648" w:hanging="1049"/>
        <w:jc w:val="both"/>
        <w:rPr>
          <w:i/>
          <w:sz w:val="22"/>
          <w:szCs w:val="22"/>
          <w:lang w:val="en-US"/>
        </w:rPr>
      </w:pPr>
      <w:r w:rsidRPr="0053341A">
        <w:rPr>
          <w:i/>
          <w:sz w:val="22"/>
          <w:szCs w:val="22"/>
          <w:u w:val="single"/>
          <w:lang w:val="en-US"/>
        </w:rPr>
        <w:t>Note 2</w:t>
      </w:r>
      <w:r w:rsidRPr="0053341A">
        <w:rPr>
          <w:i/>
          <w:sz w:val="22"/>
          <w:szCs w:val="22"/>
          <w:lang w:val="en-US"/>
        </w:rPr>
        <w:tab/>
      </w:r>
      <w:r w:rsidRPr="0053341A">
        <w:rPr>
          <w:i/>
          <w:iCs/>
          <w:sz w:val="22"/>
          <w:szCs w:val="22"/>
          <w:lang w:val="en-US"/>
        </w:rPr>
        <w:t>5.A.1.d. does not apply to antenna</w:t>
      </w:r>
      <w:r w:rsidR="00246C6D" w:rsidRPr="0053341A">
        <w:rPr>
          <w:i/>
          <w:iCs/>
          <w:sz w:val="22"/>
          <w:szCs w:val="22"/>
          <w:lang w:val="en-US"/>
        </w:rPr>
        <w:t>e</w:t>
      </w:r>
      <w:r w:rsidRPr="0053341A">
        <w:rPr>
          <w:i/>
          <w:iCs/>
          <w:sz w:val="22"/>
          <w:szCs w:val="22"/>
          <w:lang w:val="en-US"/>
        </w:rPr>
        <w:t xml:space="preserve"> specially designed for any of the following:</w:t>
      </w:r>
    </w:p>
    <w:p w14:paraId="471DA445" w14:textId="77777777" w:rsidR="00D96E26" w:rsidRPr="0053341A" w:rsidRDefault="00D96E26" w:rsidP="00D96E26">
      <w:pPr>
        <w:pStyle w:val="1A1anote1"/>
        <w:ind w:left="3024" w:hanging="364"/>
        <w:jc w:val="both"/>
        <w:rPr>
          <w:i/>
          <w:sz w:val="22"/>
          <w:szCs w:val="22"/>
          <w:lang w:val="en-US"/>
        </w:rPr>
      </w:pPr>
      <w:r w:rsidRPr="0053341A">
        <w:rPr>
          <w:i/>
          <w:iCs/>
          <w:sz w:val="22"/>
          <w:szCs w:val="22"/>
          <w:lang w:val="en-US"/>
        </w:rPr>
        <w:t>a.</w:t>
      </w:r>
      <w:r w:rsidRPr="0053341A">
        <w:rPr>
          <w:i/>
          <w:iCs/>
          <w:sz w:val="22"/>
          <w:szCs w:val="22"/>
          <w:lang w:val="en-US"/>
        </w:rPr>
        <w:tab/>
        <w:t xml:space="preserve">Civil cellular or WLAN radio-communications systems; </w:t>
      </w:r>
    </w:p>
    <w:p w14:paraId="5733BACA" w14:textId="77777777" w:rsidR="00D96E26" w:rsidRPr="0053341A" w:rsidRDefault="00D96E26" w:rsidP="00D96E26">
      <w:pPr>
        <w:pStyle w:val="1A1anote1"/>
        <w:ind w:left="3024" w:hanging="364"/>
        <w:jc w:val="both"/>
        <w:rPr>
          <w:i/>
          <w:iCs/>
          <w:sz w:val="22"/>
          <w:szCs w:val="22"/>
          <w:lang w:val="da-DK"/>
        </w:rPr>
      </w:pPr>
      <w:r w:rsidRPr="0053341A">
        <w:rPr>
          <w:i/>
          <w:iCs/>
          <w:sz w:val="22"/>
          <w:szCs w:val="22"/>
          <w:lang w:val="da-DK"/>
        </w:rPr>
        <w:t>b.</w:t>
      </w:r>
      <w:r w:rsidRPr="0053341A">
        <w:rPr>
          <w:i/>
          <w:iCs/>
          <w:sz w:val="22"/>
          <w:szCs w:val="22"/>
          <w:lang w:val="da-DK"/>
        </w:rPr>
        <w:tab/>
        <w:t xml:space="preserve">IEEE 802.15 or wireless HDMI; </w:t>
      </w:r>
      <w:r w:rsidRPr="0053341A">
        <w:rPr>
          <w:i/>
          <w:iCs/>
          <w:sz w:val="22"/>
          <w:szCs w:val="22"/>
          <w:u w:val="single"/>
          <w:lang w:val="da-DK"/>
        </w:rPr>
        <w:t>or</w:t>
      </w:r>
    </w:p>
    <w:p w14:paraId="7691BB69" w14:textId="77777777" w:rsidR="00D96E26" w:rsidRPr="0053341A" w:rsidRDefault="00D96E26" w:rsidP="00D96E26">
      <w:pPr>
        <w:pStyle w:val="1A1anote1"/>
        <w:ind w:left="3024" w:hanging="364"/>
        <w:jc w:val="both"/>
        <w:rPr>
          <w:i/>
          <w:iCs/>
          <w:sz w:val="22"/>
          <w:szCs w:val="22"/>
          <w:lang w:val="da-DK"/>
        </w:rPr>
      </w:pPr>
      <w:r w:rsidRPr="0053341A">
        <w:rPr>
          <w:i/>
          <w:iCs/>
          <w:sz w:val="22"/>
          <w:szCs w:val="22"/>
          <w:lang w:val="da-DK"/>
        </w:rPr>
        <w:t>c.</w:t>
      </w:r>
      <w:r w:rsidRPr="0053341A">
        <w:rPr>
          <w:i/>
          <w:iCs/>
          <w:sz w:val="22"/>
          <w:szCs w:val="22"/>
          <w:lang w:val="da-DK"/>
        </w:rPr>
        <w:tab/>
        <w:t xml:space="preserve">Fixed or mobile </w:t>
      </w:r>
      <w:r w:rsidR="00F20F1C" w:rsidRPr="0053341A">
        <w:rPr>
          <w:i/>
          <w:iCs/>
          <w:sz w:val="22"/>
          <w:szCs w:val="22"/>
          <w:lang w:val="da-DK"/>
        </w:rPr>
        <w:t>"</w:t>
      </w:r>
      <w:r w:rsidRPr="0053341A">
        <w:rPr>
          <w:i/>
          <w:iCs/>
          <w:sz w:val="22"/>
          <w:szCs w:val="22"/>
          <w:lang w:val="da-DK"/>
        </w:rPr>
        <w:t>satellite</w:t>
      </w:r>
      <w:r w:rsidR="00F20F1C" w:rsidRPr="0053341A">
        <w:rPr>
          <w:i/>
          <w:iCs/>
          <w:sz w:val="22"/>
          <w:szCs w:val="22"/>
          <w:lang w:val="da-DK"/>
        </w:rPr>
        <w:t>"</w:t>
      </w:r>
      <w:r w:rsidRPr="0053341A">
        <w:rPr>
          <w:i/>
          <w:iCs/>
          <w:sz w:val="22"/>
          <w:szCs w:val="22"/>
          <w:lang w:val="da-DK"/>
        </w:rPr>
        <w:t xml:space="preserve"> earth stations for commercial civil telecommunications.</w:t>
      </w:r>
    </w:p>
    <w:p w14:paraId="4FCF97CA" w14:textId="77777777" w:rsidR="00D96E26" w:rsidRPr="0053341A" w:rsidRDefault="00D96E26" w:rsidP="00D96E26">
      <w:pPr>
        <w:pStyle w:val="1A1anote1"/>
        <w:spacing w:before="60"/>
        <w:ind w:left="2648" w:right="57" w:hanging="1049"/>
        <w:jc w:val="both"/>
        <w:rPr>
          <w:i/>
          <w:sz w:val="22"/>
          <w:szCs w:val="22"/>
          <w:u w:val="single"/>
        </w:rPr>
      </w:pPr>
      <w:r w:rsidRPr="0053341A">
        <w:rPr>
          <w:i/>
          <w:sz w:val="22"/>
          <w:szCs w:val="22"/>
          <w:u w:val="single"/>
        </w:rPr>
        <w:t>Technical Note</w:t>
      </w:r>
    </w:p>
    <w:p w14:paraId="69FF08E8" w14:textId="77777777" w:rsidR="00D96E26" w:rsidRPr="0053341A" w:rsidRDefault="00D96E26" w:rsidP="00D96E26">
      <w:pPr>
        <w:pStyle w:val="1A1anote1"/>
        <w:ind w:left="1639" w:right="57" w:hanging="40"/>
        <w:jc w:val="both"/>
        <w:rPr>
          <w:i/>
          <w:sz w:val="22"/>
          <w:szCs w:val="22"/>
        </w:rPr>
      </w:pPr>
      <w:r w:rsidRPr="0053341A">
        <w:rPr>
          <w:i/>
          <w:sz w:val="22"/>
          <w:szCs w:val="22"/>
          <w:lang w:val="da-DK"/>
        </w:rPr>
        <w:t>For the purposes of 5.A.1.d.</w:t>
      </w:r>
      <w:r w:rsidR="00006EFC" w:rsidRPr="0053341A">
        <w:rPr>
          <w:i/>
          <w:sz w:val="22"/>
          <w:szCs w:val="22"/>
          <w:lang w:val="da-DK"/>
        </w:rPr>
        <w:t>,</w:t>
      </w:r>
      <w:r w:rsidRPr="0053341A">
        <w:rPr>
          <w:i/>
          <w:sz w:val="22"/>
          <w:szCs w:val="22"/>
          <w:lang w:val="da-DK"/>
        </w:rPr>
        <w:t xml:space="preserve"> 'electronically steerable phased array antenna' is an antenna which forms a beam by means of phase coupling, (i.e., the beam direction is controlled by the complex excitation coefficients of the radiating elements) and the direction of that beam can be varied (both in transmission and reception) in azimuth or in elevation, or both, by application of an electrical signal.</w:t>
      </w:r>
    </w:p>
    <w:p w14:paraId="78059507" w14:textId="77777777" w:rsidR="00AF0912" w:rsidRPr="0053341A" w:rsidRDefault="00D96E26">
      <w:pPr>
        <w:pStyle w:val="1A1"/>
        <w:jc w:val="both"/>
        <w:rPr>
          <w:sz w:val="16"/>
          <w:szCs w:val="16"/>
        </w:rPr>
      </w:pPr>
      <w:r w:rsidRPr="0053341A">
        <w:rPr>
          <w:sz w:val="16"/>
          <w:szCs w:val="16"/>
        </w:rPr>
        <w:br w:type="page"/>
      </w:r>
    </w:p>
    <w:p w14:paraId="09332B34" w14:textId="77777777" w:rsidR="00AF0912" w:rsidRPr="0053341A" w:rsidRDefault="00AF0912">
      <w:pPr>
        <w:pStyle w:val="1A1a"/>
        <w:jc w:val="both"/>
        <w:rPr>
          <w:sz w:val="22"/>
          <w:szCs w:val="22"/>
        </w:rPr>
      </w:pPr>
      <w:r w:rsidRPr="0053341A">
        <w:rPr>
          <w:sz w:val="22"/>
          <w:szCs w:val="22"/>
        </w:rPr>
        <w:t>5.</w:t>
      </w:r>
      <w:r w:rsidRPr="0053341A">
        <w:rPr>
          <w:sz w:val="22"/>
          <w:szCs w:val="22"/>
        </w:rPr>
        <w:tab/>
        <w:t>A.</w:t>
      </w:r>
      <w:r w:rsidRPr="0053341A">
        <w:rPr>
          <w:sz w:val="22"/>
          <w:szCs w:val="22"/>
        </w:rPr>
        <w:tab/>
        <w:t>1.</w:t>
      </w:r>
      <w:r w:rsidRPr="0053341A">
        <w:rPr>
          <w:sz w:val="22"/>
          <w:szCs w:val="22"/>
        </w:rPr>
        <w:tab/>
        <w:t>e.</w:t>
      </w:r>
      <w:r w:rsidRPr="0053341A">
        <w:rPr>
          <w:sz w:val="22"/>
          <w:szCs w:val="22"/>
        </w:rPr>
        <w:tab/>
        <w:t>Radio direction finding equipment operating at frequencies above 30 MHz and having all of the following, and specially designed components therefor:</w:t>
      </w:r>
    </w:p>
    <w:p w14:paraId="0B0D0E89" w14:textId="77777777" w:rsidR="00AF0912" w:rsidRPr="0053341A" w:rsidRDefault="00AF0912">
      <w:pPr>
        <w:pStyle w:val="1A1a1"/>
        <w:rPr>
          <w:sz w:val="22"/>
          <w:szCs w:val="22"/>
        </w:rPr>
      </w:pPr>
      <w:r w:rsidRPr="0053341A">
        <w:rPr>
          <w:sz w:val="22"/>
          <w:szCs w:val="22"/>
        </w:rPr>
        <w:tab/>
      </w:r>
      <w:r w:rsidRPr="0053341A">
        <w:rPr>
          <w:sz w:val="22"/>
          <w:szCs w:val="22"/>
        </w:rPr>
        <w:tab/>
      </w:r>
      <w:r w:rsidRPr="0053341A">
        <w:rPr>
          <w:sz w:val="22"/>
          <w:szCs w:val="22"/>
        </w:rPr>
        <w:tab/>
      </w:r>
      <w:r w:rsidRPr="0053341A">
        <w:rPr>
          <w:sz w:val="22"/>
          <w:szCs w:val="22"/>
        </w:rPr>
        <w:tab/>
        <w:t>1.</w:t>
      </w:r>
      <w:r w:rsidRPr="0053341A">
        <w:rPr>
          <w:sz w:val="22"/>
          <w:szCs w:val="22"/>
        </w:rPr>
        <w:tab/>
        <w:t xml:space="preserve">"Instantaneous bandwidth" of 10 MHz or more; </w:t>
      </w:r>
      <w:r w:rsidRPr="0053341A">
        <w:rPr>
          <w:sz w:val="22"/>
          <w:szCs w:val="22"/>
          <w:u w:val="single"/>
        </w:rPr>
        <w:t>and</w:t>
      </w:r>
    </w:p>
    <w:p w14:paraId="0EF34A6E" w14:textId="77777777" w:rsidR="00AF0912" w:rsidRPr="0053341A" w:rsidRDefault="00AF0912">
      <w:pPr>
        <w:pStyle w:val="1A1a1"/>
        <w:rPr>
          <w:sz w:val="22"/>
          <w:szCs w:val="22"/>
        </w:rPr>
      </w:pPr>
      <w:r w:rsidRPr="0053341A">
        <w:rPr>
          <w:sz w:val="22"/>
          <w:szCs w:val="22"/>
        </w:rPr>
        <w:tab/>
      </w:r>
      <w:r w:rsidRPr="0053341A">
        <w:rPr>
          <w:sz w:val="22"/>
          <w:szCs w:val="22"/>
        </w:rPr>
        <w:tab/>
      </w:r>
      <w:r w:rsidRPr="0053341A">
        <w:rPr>
          <w:sz w:val="22"/>
          <w:szCs w:val="22"/>
        </w:rPr>
        <w:tab/>
      </w:r>
      <w:r w:rsidRPr="0053341A">
        <w:rPr>
          <w:sz w:val="22"/>
          <w:szCs w:val="22"/>
        </w:rPr>
        <w:tab/>
        <w:t>2.</w:t>
      </w:r>
      <w:r w:rsidRPr="0053341A">
        <w:rPr>
          <w:sz w:val="22"/>
          <w:szCs w:val="22"/>
        </w:rPr>
        <w:tab/>
        <w:t xml:space="preserve">Capable of finding a Line </w:t>
      </w:r>
      <w:r w:rsidR="0092665E" w:rsidRPr="0053341A">
        <w:rPr>
          <w:sz w:val="22"/>
          <w:szCs w:val="22"/>
        </w:rPr>
        <w:t>O</w:t>
      </w:r>
      <w:r w:rsidRPr="0053341A">
        <w:rPr>
          <w:sz w:val="22"/>
          <w:szCs w:val="22"/>
        </w:rPr>
        <w:t>f Bearing (LOB) to non-cooperating radio transmitters with a signal duration of less than 1 ms;</w:t>
      </w:r>
    </w:p>
    <w:p w14:paraId="267B1B54" w14:textId="77777777" w:rsidR="00AF0912" w:rsidRPr="0053341A" w:rsidRDefault="00AF0912">
      <w:pPr>
        <w:pStyle w:val="1A1a1"/>
        <w:rPr>
          <w:sz w:val="16"/>
          <w:szCs w:val="16"/>
        </w:rPr>
      </w:pPr>
    </w:p>
    <w:p w14:paraId="5BD43649" w14:textId="77777777" w:rsidR="00AF0912" w:rsidRPr="0053341A" w:rsidRDefault="00AF0912">
      <w:pPr>
        <w:pStyle w:val="1A1a"/>
        <w:jc w:val="both"/>
        <w:rPr>
          <w:sz w:val="22"/>
          <w:szCs w:val="22"/>
        </w:rPr>
      </w:pPr>
      <w:r w:rsidRPr="0053341A">
        <w:rPr>
          <w:sz w:val="22"/>
          <w:szCs w:val="22"/>
        </w:rPr>
        <w:t>5.</w:t>
      </w:r>
      <w:r w:rsidRPr="0053341A">
        <w:rPr>
          <w:sz w:val="22"/>
          <w:szCs w:val="22"/>
        </w:rPr>
        <w:tab/>
        <w:t>A.</w:t>
      </w:r>
      <w:r w:rsidRPr="0053341A">
        <w:rPr>
          <w:sz w:val="22"/>
          <w:szCs w:val="22"/>
        </w:rPr>
        <w:tab/>
        <w:t>1.</w:t>
      </w:r>
      <w:r w:rsidRPr="0053341A">
        <w:rPr>
          <w:sz w:val="22"/>
          <w:szCs w:val="22"/>
        </w:rPr>
        <w:tab/>
        <w:t>f.</w:t>
      </w:r>
      <w:r w:rsidRPr="0053341A">
        <w:rPr>
          <w:sz w:val="22"/>
          <w:szCs w:val="22"/>
        </w:rPr>
        <w:tab/>
      </w:r>
      <w:r w:rsidR="00345625" w:rsidRPr="0053341A">
        <w:rPr>
          <w:sz w:val="22"/>
          <w:szCs w:val="22"/>
        </w:rPr>
        <w:t xml:space="preserve">Mobile telecommunications interception or jamming equipment, and monitoring equipment therefor, as follows, </w:t>
      </w:r>
      <w:r w:rsidRPr="0053341A">
        <w:rPr>
          <w:sz w:val="22"/>
          <w:szCs w:val="22"/>
        </w:rPr>
        <w:t>and specially designed components therefor:</w:t>
      </w:r>
    </w:p>
    <w:p w14:paraId="77338760" w14:textId="77777777" w:rsidR="00345625" w:rsidRPr="0053341A" w:rsidRDefault="00345625" w:rsidP="00345625">
      <w:pPr>
        <w:pStyle w:val="1A1a1"/>
        <w:jc w:val="both"/>
        <w:rPr>
          <w:sz w:val="22"/>
          <w:szCs w:val="22"/>
        </w:rPr>
      </w:pPr>
      <w:r w:rsidRPr="0053341A">
        <w:rPr>
          <w:sz w:val="22"/>
          <w:szCs w:val="22"/>
        </w:rPr>
        <w:tab/>
      </w:r>
      <w:r w:rsidRPr="0053341A">
        <w:rPr>
          <w:sz w:val="22"/>
          <w:szCs w:val="22"/>
        </w:rPr>
        <w:tab/>
      </w:r>
      <w:r w:rsidRPr="0053341A">
        <w:rPr>
          <w:sz w:val="22"/>
          <w:szCs w:val="22"/>
        </w:rPr>
        <w:tab/>
      </w:r>
      <w:r w:rsidRPr="0053341A">
        <w:rPr>
          <w:sz w:val="22"/>
          <w:szCs w:val="22"/>
        </w:rPr>
        <w:tab/>
        <w:t>1.</w:t>
      </w:r>
      <w:r w:rsidRPr="0053341A">
        <w:rPr>
          <w:sz w:val="22"/>
          <w:szCs w:val="22"/>
        </w:rPr>
        <w:tab/>
        <w:t>Interception equipment designed for the extraction of voice or data, transmitted over the air interface;</w:t>
      </w:r>
    </w:p>
    <w:p w14:paraId="0EDD6D8E" w14:textId="77777777" w:rsidR="00345625" w:rsidRPr="0053341A" w:rsidRDefault="00345625" w:rsidP="00345625">
      <w:pPr>
        <w:pStyle w:val="1A1a1"/>
        <w:jc w:val="both"/>
        <w:rPr>
          <w:spacing w:val="-4"/>
          <w:sz w:val="22"/>
          <w:szCs w:val="22"/>
        </w:rPr>
      </w:pPr>
      <w:r w:rsidRPr="0053341A">
        <w:rPr>
          <w:sz w:val="22"/>
          <w:szCs w:val="22"/>
        </w:rPr>
        <w:tab/>
      </w:r>
      <w:r w:rsidRPr="0053341A">
        <w:rPr>
          <w:sz w:val="22"/>
          <w:szCs w:val="22"/>
        </w:rPr>
        <w:tab/>
      </w:r>
      <w:r w:rsidRPr="0053341A">
        <w:rPr>
          <w:sz w:val="22"/>
          <w:szCs w:val="22"/>
        </w:rPr>
        <w:tab/>
      </w:r>
      <w:r w:rsidRPr="0053341A">
        <w:rPr>
          <w:sz w:val="22"/>
          <w:szCs w:val="22"/>
        </w:rPr>
        <w:tab/>
        <w:t>2.</w:t>
      </w:r>
      <w:r w:rsidRPr="0053341A">
        <w:rPr>
          <w:sz w:val="22"/>
          <w:szCs w:val="22"/>
        </w:rPr>
        <w:tab/>
      </w:r>
      <w:r w:rsidRPr="0053341A">
        <w:rPr>
          <w:spacing w:val="-4"/>
          <w:sz w:val="22"/>
          <w:szCs w:val="22"/>
        </w:rPr>
        <w:t xml:space="preserve">Interception equipment not specified in 5.A.1.f.1., designed for the extraction of client device or subscriber identifiers (e.g., </w:t>
      </w:r>
      <w:r w:rsidR="001A3C3F" w:rsidRPr="0053341A">
        <w:rPr>
          <w:spacing w:val="-4"/>
          <w:sz w:val="22"/>
          <w:szCs w:val="22"/>
        </w:rPr>
        <w:t>International Mobile Subscriber Identity (</w:t>
      </w:r>
      <w:r w:rsidRPr="0053341A">
        <w:rPr>
          <w:spacing w:val="-4"/>
          <w:sz w:val="22"/>
          <w:szCs w:val="22"/>
        </w:rPr>
        <w:t>IMSI</w:t>
      </w:r>
      <w:r w:rsidR="001A3C3F" w:rsidRPr="0053341A">
        <w:rPr>
          <w:spacing w:val="-4"/>
          <w:sz w:val="22"/>
          <w:szCs w:val="22"/>
        </w:rPr>
        <w:t>)</w:t>
      </w:r>
      <w:r w:rsidRPr="0053341A">
        <w:rPr>
          <w:spacing w:val="-4"/>
          <w:sz w:val="22"/>
          <w:szCs w:val="22"/>
        </w:rPr>
        <w:t xml:space="preserve">, </w:t>
      </w:r>
      <w:r w:rsidR="001A3C3F" w:rsidRPr="0053341A">
        <w:rPr>
          <w:spacing w:val="-4"/>
          <w:sz w:val="22"/>
          <w:szCs w:val="22"/>
        </w:rPr>
        <w:t>Temporary International Mobile Subscriber Identity (</w:t>
      </w:r>
      <w:r w:rsidRPr="0053341A">
        <w:rPr>
          <w:spacing w:val="-4"/>
          <w:sz w:val="22"/>
          <w:szCs w:val="22"/>
        </w:rPr>
        <w:t>TIMSI</w:t>
      </w:r>
      <w:r w:rsidR="001A3C3F" w:rsidRPr="0053341A">
        <w:rPr>
          <w:spacing w:val="-4"/>
          <w:sz w:val="22"/>
          <w:szCs w:val="22"/>
        </w:rPr>
        <w:t>)</w:t>
      </w:r>
      <w:r w:rsidRPr="0053341A">
        <w:rPr>
          <w:spacing w:val="-4"/>
          <w:sz w:val="22"/>
          <w:szCs w:val="22"/>
        </w:rPr>
        <w:t xml:space="preserve"> or </w:t>
      </w:r>
      <w:r w:rsidR="001A3C3F" w:rsidRPr="0053341A">
        <w:rPr>
          <w:spacing w:val="-4"/>
          <w:sz w:val="22"/>
          <w:szCs w:val="22"/>
        </w:rPr>
        <w:t>International Mobile Equipment Identity (</w:t>
      </w:r>
      <w:r w:rsidRPr="0053341A">
        <w:rPr>
          <w:spacing w:val="-4"/>
          <w:sz w:val="22"/>
          <w:szCs w:val="22"/>
        </w:rPr>
        <w:t>IMEI)</w:t>
      </w:r>
      <w:r w:rsidR="001A3C3F" w:rsidRPr="0053341A">
        <w:rPr>
          <w:spacing w:val="-4"/>
          <w:sz w:val="22"/>
          <w:szCs w:val="22"/>
        </w:rPr>
        <w:t>)</w:t>
      </w:r>
      <w:r w:rsidRPr="0053341A">
        <w:rPr>
          <w:spacing w:val="-4"/>
          <w:sz w:val="22"/>
          <w:szCs w:val="22"/>
        </w:rPr>
        <w:t>, signalling, or other metadata transmitted over the air interface;</w:t>
      </w:r>
    </w:p>
    <w:p w14:paraId="5FC0A7D7" w14:textId="77777777" w:rsidR="00345625" w:rsidRPr="0053341A" w:rsidRDefault="00574CBA" w:rsidP="00345625">
      <w:pPr>
        <w:pStyle w:val="1A1a1"/>
        <w:jc w:val="both"/>
        <w:rPr>
          <w:sz w:val="22"/>
          <w:szCs w:val="22"/>
          <w:u w:val="single"/>
        </w:rPr>
      </w:pPr>
      <w:r w:rsidRPr="0053341A">
        <w:rPr>
          <w:sz w:val="22"/>
          <w:szCs w:val="22"/>
        </w:rPr>
        <w:tab/>
      </w:r>
      <w:r w:rsidRPr="0053341A">
        <w:rPr>
          <w:sz w:val="22"/>
          <w:szCs w:val="22"/>
        </w:rPr>
        <w:tab/>
      </w:r>
      <w:r w:rsidRPr="0053341A">
        <w:rPr>
          <w:sz w:val="22"/>
          <w:szCs w:val="22"/>
        </w:rPr>
        <w:tab/>
      </w:r>
      <w:r w:rsidR="0065196B" w:rsidRPr="0053341A">
        <w:rPr>
          <w:sz w:val="22"/>
          <w:szCs w:val="22"/>
        </w:rPr>
        <w:tab/>
      </w:r>
      <w:r w:rsidR="00345625" w:rsidRPr="0053341A">
        <w:rPr>
          <w:sz w:val="22"/>
          <w:szCs w:val="22"/>
        </w:rPr>
        <w:t>3.</w:t>
      </w:r>
      <w:r w:rsidR="00345625" w:rsidRPr="0053341A">
        <w:rPr>
          <w:sz w:val="22"/>
          <w:szCs w:val="22"/>
        </w:rPr>
        <w:tab/>
        <w:t>Jamming equipment specially designed or modified to intentionally and selectively interfere with, deny, inhibit, degrade or seduce mobile telecommunication services and performing any of the following:</w:t>
      </w:r>
    </w:p>
    <w:p w14:paraId="7CF3D957" w14:textId="77777777" w:rsidR="00AF0912" w:rsidRPr="0053341A" w:rsidRDefault="0065196B" w:rsidP="0065196B">
      <w:pPr>
        <w:pStyle w:val="1A1a1"/>
        <w:tabs>
          <w:tab w:val="left" w:pos="2072"/>
        </w:tabs>
        <w:spacing w:before="60"/>
        <w:ind w:left="2416" w:hanging="2393"/>
        <w:jc w:val="both"/>
        <w:rPr>
          <w:sz w:val="22"/>
          <w:szCs w:val="22"/>
        </w:rPr>
      </w:pPr>
      <w:r w:rsidRPr="0053341A">
        <w:rPr>
          <w:sz w:val="22"/>
          <w:szCs w:val="22"/>
        </w:rPr>
        <w:tab/>
      </w:r>
      <w:r w:rsidRPr="0053341A">
        <w:rPr>
          <w:sz w:val="22"/>
          <w:szCs w:val="22"/>
        </w:rPr>
        <w:tab/>
      </w:r>
      <w:r w:rsidRPr="0053341A">
        <w:rPr>
          <w:sz w:val="22"/>
          <w:szCs w:val="22"/>
        </w:rPr>
        <w:tab/>
      </w:r>
      <w:r w:rsidRPr="0053341A">
        <w:rPr>
          <w:sz w:val="22"/>
          <w:szCs w:val="22"/>
        </w:rPr>
        <w:tab/>
      </w:r>
      <w:r w:rsidR="00345625" w:rsidRPr="0053341A">
        <w:rPr>
          <w:sz w:val="22"/>
          <w:szCs w:val="22"/>
        </w:rPr>
        <w:tab/>
        <w:t>a</w:t>
      </w:r>
      <w:r w:rsidR="00AF0912" w:rsidRPr="0053341A">
        <w:rPr>
          <w:sz w:val="22"/>
          <w:szCs w:val="22"/>
        </w:rPr>
        <w:t>.</w:t>
      </w:r>
      <w:r w:rsidR="00AF0912" w:rsidRPr="0053341A">
        <w:rPr>
          <w:sz w:val="22"/>
          <w:szCs w:val="22"/>
        </w:rPr>
        <w:tab/>
        <w:t>Simulate the functions of Radio Access Network (RAN) equipment;</w:t>
      </w:r>
    </w:p>
    <w:p w14:paraId="31E5D093" w14:textId="77777777" w:rsidR="00AF0912" w:rsidRPr="0053341A" w:rsidRDefault="00AF0912" w:rsidP="00345625">
      <w:pPr>
        <w:pStyle w:val="1A1a1"/>
        <w:tabs>
          <w:tab w:val="left" w:pos="2072"/>
        </w:tabs>
        <w:ind w:left="2410" w:hanging="2390"/>
        <w:jc w:val="both"/>
        <w:rPr>
          <w:sz w:val="22"/>
          <w:szCs w:val="22"/>
          <w:u w:val="single"/>
        </w:rPr>
      </w:pPr>
      <w:r w:rsidRPr="0053341A">
        <w:rPr>
          <w:sz w:val="22"/>
          <w:szCs w:val="22"/>
        </w:rPr>
        <w:tab/>
      </w:r>
      <w:r w:rsidRPr="0053341A">
        <w:rPr>
          <w:sz w:val="22"/>
          <w:szCs w:val="22"/>
        </w:rPr>
        <w:tab/>
      </w:r>
      <w:r w:rsidRPr="0053341A">
        <w:rPr>
          <w:sz w:val="22"/>
          <w:szCs w:val="22"/>
        </w:rPr>
        <w:tab/>
      </w:r>
      <w:r w:rsidRPr="0053341A">
        <w:rPr>
          <w:sz w:val="22"/>
          <w:szCs w:val="22"/>
        </w:rPr>
        <w:tab/>
      </w:r>
      <w:r w:rsidR="00345625" w:rsidRPr="0053341A">
        <w:rPr>
          <w:sz w:val="22"/>
          <w:szCs w:val="22"/>
        </w:rPr>
        <w:tab/>
        <w:t>b</w:t>
      </w:r>
      <w:r w:rsidRPr="0053341A">
        <w:rPr>
          <w:sz w:val="22"/>
          <w:szCs w:val="22"/>
        </w:rPr>
        <w:t>.</w:t>
      </w:r>
      <w:r w:rsidRPr="0053341A">
        <w:rPr>
          <w:sz w:val="22"/>
          <w:szCs w:val="22"/>
        </w:rPr>
        <w:tab/>
        <w:t xml:space="preserve">Detect and exploit specific characteristics of the mobile telecommunications protocol employed (e.g., GSM); </w:t>
      </w:r>
      <w:r w:rsidRPr="0053341A">
        <w:rPr>
          <w:sz w:val="22"/>
          <w:szCs w:val="22"/>
          <w:u w:val="single"/>
        </w:rPr>
        <w:t>or</w:t>
      </w:r>
    </w:p>
    <w:p w14:paraId="587F5584" w14:textId="77777777" w:rsidR="00AF0912" w:rsidRPr="0053341A" w:rsidRDefault="00AF0912" w:rsidP="00345625">
      <w:pPr>
        <w:pStyle w:val="1A1a1"/>
        <w:tabs>
          <w:tab w:val="left" w:pos="2072"/>
        </w:tabs>
        <w:ind w:left="2410" w:hanging="2390"/>
        <w:jc w:val="both"/>
        <w:rPr>
          <w:sz w:val="22"/>
          <w:szCs w:val="22"/>
        </w:rPr>
      </w:pPr>
      <w:r w:rsidRPr="0053341A">
        <w:rPr>
          <w:sz w:val="22"/>
          <w:szCs w:val="22"/>
        </w:rPr>
        <w:tab/>
      </w:r>
      <w:r w:rsidRPr="0053341A">
        <w:rPr>
          <w:sz w:val="22"/>
          <w:szCs w:val="22"/>
        </w:rPr>
        <w:tab/>
      </w:r>
      <w:r w:rsidRPr="0053341A">
        <w:rPr>
          <w:sz w:val="22"/>
          <w:szCs w:val="22"/>
        </w:rPr>
        <w:tab/>
      </w:r>
      <w:r w:rsidRPr="0053341A">
        <w:rPr>
          <w:sz w:val="22"/>
          <w:szCs w:val="22"/>
        </w:rPr>
        <w:tab/>
      </w:r>
      <w:r w:rsidR="00345625" w:rsidRPr="0053341A">
        <w:rPr>
          <w:sz w:val="22"/>
          <w:szCs w:val="22"/>
        </w:rPr>
        <w:tab/>
        <w:t>c</w:t>
      </w:r>
      <w:r w:rsidRPr="0053341A">
        <w:rPr>
          <w:sz w:val="22"/>
          <w:szCs w:val="22"/>
        </w:rPr>
        <w:t>.</w:t>
      </w:r>
      <w:r w:rsidRPr="0053341A">
        <w:rPr>
          <w:sz w:val="22"/>
          <w:szCs w:val="22"/>
        </w:rPr>
        <w:tab/>
        <w:t>Exploit specific characteristics of the mobile telecommunications protocol employed (e.g., GSM);</w:t>
      </w:r>
    </w:p>
    <w:p w14:paraId="2800990C" w14:textId="77777777" w:rsidR="00AF0912" w:rsidRPr="0053341A" w:rsidRDefault="00AF0912">
      <w:pPr>
        <w:pStyle w:val="1A1a1"/>
        <w:jc w:val="both"/>
        <w:rPr>
          <w:sz w:val="16"/>
          <w:szCs w:val="16"/>
        </w:rPr>
      </w:pPr>
    </w:p>
    <w:p w14:paraId="39FC3102" w14:textId="77777777" w:rsidR="00345625" w:rsidRPr="0053341A" w:rsidRDefault="00681672" w:rsidP="00345625">
      <w:pPr>
        <w:pStyle w:val="1A1a1"/>
        <w:jc w:val="both"/>
        <w:rPr>
          <w:sz w:val="22"/>
          <w:szCs w:val="22"/>
          <w:u w:val="single"/>
        </w:rPr>
      </w:pPr>
      <w:r w:rsidRPr="0053341A">
        <w:rPr>
          <w:sz w:val="22"/>
          <w:szCs w:val="22"/>
        </w:rPr>
        <w:tab/>
      </w:r>
      <w:r w:rsidRPr="0053341A">
        <w:rPr>
          <w:sz w:val="22"/>
          <w:szCs w:val="22"/>
        </w:rPr>
        <w:tab/>
      </w:r>
      <w:r w:rsidRPr="0053341A">
        <w:rPr>
          <w:sz w:val="22"/>
          <w:szCs w:val="22"/>
        </w:rPr>
        <w:tab/>
      </w:r>
      <w:r w:rsidRPr="0053341A">
        <w:rPr>
          <w:sz w:val="22"/>
          <w:szCs w:val="22"/>
        </w:rPr>
        <w:tab/>
      </w:r>
      <w:r w:rsidR="00345625" w:rsidRPr="0053341A">
        <w:rPr>
          <w:sz w:val="22"/>
          <w:szCs w:val="22"/>
        </w:rPr>
        <w:t>4.</w:t>
      </w:r>
      <w:r w:rsidR="00345625" w:rsidRPr="0053341A">
        <w:rPr>
          <w:sz w:val="22"/>
          <w:szCs w:val="22"/>
        </w:rPr>
        <w:tab/>
      </w:r>
      <w:r w:rsidR="001A3C3F" w:rsidRPr="0053341A">
        <w:rPr>
          <w:sz w:val="22"/>
          <w:szCs w:val="22"/>
        </w:rPr>
        <w:t>Radio Frequency (</w:t>
      </w:r>
      <w:r w:rsidR="00345625" w:rsidRPr="0053341A">
        <w:rPr>
          <w:sz w:val="22"/>
          <w:szCs w:val="22"/>
        </w:rPr>
        <w:t>RF</w:t>
      </w:r>
      <w:r w:rsidR="001A3C3F" w:rsidRPr="0053341A">
        <w:rPr>
          <w:sz w:val="22"/>
          <w:szCs w:val="22"/>
        </w:rPr>
        <w:t>)</w:t>
      </w:r>
      <w:r w:rsidR="00345625" w:rsidRPr="0053341A">
        <w:rPr>
          <w:sz w:val="22"/>
          <w:szCs w:val="22"/>
        </w:rPr>
        <w:t xml:space="preserve"> monitoring equipment designed or modifie</w:t>
      </w:r>
      <w:r w:rsidR="00CF1C0F" w:rsidRPr="0053341A">
        <w:rPr>
          <w:sz w:val="22"/>
          <w:szCs w:val="22"/>
        </w:rPr>
        <w:t xml:space="preserve">d to identify the operation of </w:t>
      </w:r>
      <w:r w:rsidR="00345625" w:rsidRPr="0053341A">
        <w:rPr>
          <w:sz w:val="22"/>
          <w:szCs w:val="22"/>
        </w:rPr>
        <w:t>items specified in 5.A.1.f.1., 5.A.1.f.2. or 5.A.1.f.3.;</w:t>
      </w:r>
    </w:p>
    <w:p w14:paraId="1AF0F6CA" w14:textId="77777777" w:rsidR="00345625" w:rsidRPr="0053341A" w:rsidRDefault="00345625" w:rsidP="00681672">
      <w:pPr>
        <w:pStyle w:val="1A1a1"/>
        <w:tabs>
          <w:tab w:val="left" w:pos="2044"/>
        </w:tabs>
        <w:spacing w:before="120"/>
        <w:ind w:left="2677" w:hanging="2654"/>
        <w:jc w:val="both"/>
        <w:rPr>
          <w:i/>
          <w:sz w:val="22"/>
          <w:szCs w:val="22"/>
        </w:rPr>
      </w:pPr>
      <w:r w:rsidRPr="0053341A">
        <w:rPr>
          <w:i/>
          <w:sz w:val="22"/>
          <w:szCs w:val="22"/>
          <w:lang w:eastAsia="en-GB"/>
        </w:rPr>
        <w:tab/>
      </w:r>
      <w:r w:rsidRPr="0053341A">
        <w:rPr>
          <w:i/>
          <w:sz w:val="22"/>
          <w:szCs w:val="22"/>
          <w:lang w:eastAsia="en-GB"/>
        </w:rPr>
        <w:tab/>
      </w:r>
      <w:r w:rsidRPr="0053341A">
        <w:rPr>
          <w:i/>
          <w:sz w:val="22"/>
          <w:szCs w:val="22"/>
          <w:lang w:eastAsia="en-GB"/>
        </w:rPr>
        <w:tab/>
      </w:r>
      <w:r w:rsidRPr="0053341A">
        <w:rPr>
          <w:i/>
          <w:sz w:val="22"/>
          <w:szCs w:val="22"/>
          <w:lang w:eastAsia="en-GB"/>
        </w:rPr>
        <w:tab/>
      </w:r>
      <w:r w:rsidRPr="0053341A">
        <w:rPr>
          <w:i/>
          <w:sz w:val="22"/>
          <w:szCs w:val="22"/>
          <w:lang w:eastAsia="en-GB"/>
        </w:rPr>
        <w:tab/>
      </w:r>
      <w:r w:rsidRPr="0053341A">
        <w:rPr>
          <w:i/>
          <w:sz w:val="22"/>
          <w:szCs w:val="22"/>
          <w:u w:val="single"/>
          <w:lang w:eastAsia="en-GB"/>
        </w:rPr>
        <w:t>Note</w:t>
      </w:r>
      <w:r w:rsidRPr="0053341A">
        <w:rPr>
          <w:sz w:val="22"/>
          <w:szCs w:val="22"/>
          <w:lang w:eastAsia="en-GB"/>
        </w:rPr>
        <w:tab/>
      </w:r>
      <w:r w:rsidRPr="0053341A">
        <w:rPr>
          <w:i/>
          <w:sz w:val="22"/>
          <w:szCs w:val="22"/>
        </w:rPr>
        <w:t>5.A.1.f.1. and 5.A.1.f.2. do not apply to any of the following:</w:t>
      </w:r>
    </w:p>
    <w:p w14:paraId="29386DCA" w14:textId="77777777" w:rsidR="00345625" w:rsidRPr="0053341A" w:rsidRDefault="00CF1C0F" w:rsidP="00CF1C0F">
      <w:pPr>
        <w:pStyle w:val="1A1a1"/>
        <w:tabs>
          <w:tab w:val="clear" w:pos="340"/>
          <w:tab w:val="clear" w:pos="720"/>
          <w:tab w:val="clear" w:pos="1179"/>
          <w:tab w:val="clear" w:pos="1582"/>
        </w:tabs>
        <w:ind w:left="3066" w:hanging="350"/>
        <w:jc w:val="both"/>
        <w:rPr>
          <w:i/>
          <w:sz w:val="22"/>
          <w:szCs w:val="22"/>
        </w:rPr>
      </w:pPr>
      <w:r w:rsidRPr="0053341A">
        <w:rPr>
          <w:i/>
          <w:sz w:val="22"/>
          <w:szCs w:val="22"/>
        </w:rPr>
        <w:t>a.</w:t>
      </w:r>
      <w:r w:rsidRPr="0053341A">
        <w:rPr>
          <w:i/>
          <w:sz w:val="22"/>
          <w:szCs w:val="22"/>
        </w:rPr>
        <w:tab/>
      </w:r>
      <w:r w:rsidR="00345625" w:rsidRPr="0053341A">
        <w:rPr>
          <w:i/>
          <w:sz w:val="22"/>
          <w:szCs w:val="22"/>
        </w:rPr>
        <w:t>Equipment specially designed for the interception of analogue Private Mobile Radio (PMR), IEEE 802.11 WLAN;</w:t>
      </w:r>
    </w:p>
    <w:p w14:paraId="74D8A004" w14:textId="77777777" w:rsidR="00345625" w:rsidRPr="0053341A" w:rsidRDefault="00CF1C0F" w:rsidP="00CF1C0F">
      <w:pPr>
        <w:pStyle w:val="1A1a1"/>
        <w:tabs>
          <w:tab w:val="clear" w:pos="340"/>
          <w:tab w:val="clear" w:pos="720"/>
          <w:tab w:val="clear" w:pos="1179"/>
          <w:tab w:val="clear" w:pos="1582"/>
        </w:tabs>
        <w:ind w:left="3066" w:hanging="350"/>
        <w:jc w:val="both"/>
        <w:rPr>
          <w:i/>
          <w:sz w:val="22"/>
          <w:szCs w:val="22"/>
        </w:rPr>
      </w:pPr>
      <w:r w:rsidRPr="0053341A">
        <w:rPr>
          <w:i/>
          <w:sz w:val="22"/>
          <w:szCs w:val="22"/>
        </w:rPr>
        <w:t>b.</w:t>
      </w:r>
      <w:r w:rsidRPr="0053341A">
        <w:rPr>
          <w:i/>
          <w:sz w:val="22"/>
          <w:szCs w:val="22"/>
        </w:rPr>
        <w:tab/>
      </w:r>
      <w:r w:rsidR="00345625" w:rsidRPr="0053341A">
        <w:rPr>
          <w:i/>
          <w:sz w:val="22"/>
          <w:szCs w:val="22"/>
        </w:rPr>
        <w:t xml:space="preserve">Equipment designed for mobile telecommunications network operators; </w:t>
      </w:r>
      <w:r w:rsidR="00345625" w:rsidRPr="0053341A">
        <w:rPr>
          <w:i/>
          <w:sz w:val="22"/>
          <w:szCs w:val="22"/>
          <w:u w:val="single"/>
        </w:rPr>
        <w:t>or</w:t>
      </w:r>
    </w:p>
    <w:p w14:paraId="357FBE27" w14:textId="77777777" w:rsidR="00345625" w:rsidRPr="0053341A" w:rsidRDefault="00CF1C0F" w:rsidP="00CF1C0F">
      <w:pPr>
        <w:pStyle w:val="1A1a1"/>
        <w:tabs>
          <w:tab w:val="clear" w:pos="340"/>
          <w:tab w:val="clear" w:pos="720"/>
          <w:tab w:val="clear" w:pos="1179"/>
          <w:tab w:val="clear" w:pos="1582"/>
        </w:tabs>
        <w:ind w:left="3066" w:hanging="350"/>
        <w:jc w:val="both"/>
        <w:rPr>
          <w:i/>
          <w:sz w:val="22"/>
          <w:szCs w:val="22"/>
        </w:rPr>
      </w:pPr>
      <w:r w:rsidRPr="0053341A">
        <w:rPr>
          <w:i/>
          <w:sz w:val="22"/>
          <w:szCs w:val="22"/>
        </w:rPr>
        <w:t>c.</w:t>
      </w:r>
      <w:r w:rsidRPr="0053341A">
        <w:rPr>
          <w:i/>
          <w:sz w:val="22"/>
          <w:szCs w:val="22"/>
        </w:rPr>
        <w:tab/>
        <w:t>Equipment designed for the "</w:t>
      </w:r>
      <w:r w:rsidR="00345625" w:rsidRPr="0053341A">
        <w:rPr>
          <w:i/>
          <w:sz w:val="22"/>
          <w:szCs w:val="22"/>
        </w:rPr>
        <w:t>development</w:t>
      </w:r>
      <w:r w:rsidRPr="0053341A">
        <w:rPr>
          <w:i/>
          <w:sz w:val="22"/>
          <w:szCs w:val="22"/>
        </w:rPr>
        <w:t>" or "</w:t>
      </w:r>
      <w:r w:rsidR="00345625" w:rsidRPr="0053341A">
        <w:rPr>
          <w:i/>
          <w:sz w:val="22"/>
          <w:szCs w:val="22"/>
        </w:rPr>
        <w:t>production</w:t>
      </w:r>
      <w:r w:rsidRPr="0053341A">
        <w:rPr>
          <w:i/>
          <w:sz w:val="22"/>
          <w:szCs w:val="22"/>
        </w:rPr>
        <w:t>"</w:t>
      </w:r>
      <w:r w:rsidR="00345625" w:rsidRPr="0053341A">
        <w:rPr>
          <w:i/>
          <w:sz w:val="22"/>
          <w:szCs w:val="22"/>
        </w:rPr>
        <w:t xml:space="preserve"> of mobile telecommu</w:t>
      </w:r>
      <w:r w:rsidRPr="0053341A">
        <w:rPr>
          <w:i/>
          <w:sz w:val="22"/>
          <w:szCs w:val="22"/>
        </w:rPr>
        <w:t>nications equipment or systems.</w:t>
      </w:r>
    </w:p>
    <w:p w14:paraId="00AEAC06" w14:textId="77777777" w:rsidR="00345625" w:rsidRPr="0053341A" w:rsidRDefault="00345625" w:rsidP="00CF1C0F">
      <w:pPr>
        <w:pStyle w:val="1A1a1"/>
        <w:tabs>
          <w:tab w:val="clear" w:pos="340"/>
          <w:tab w:val="clear" w:pos="720"/>
          <w:tab w:val="clear" w:pos="1179"/>
          <w:tab w:val="clear" w:pos="1582"/>
        </w:tabs>
        <w:ind w:left="0" w:firstLine="0"/>
        <w:jc w:val="both"/>
        <w:rPr>
          <w:sz w:val="16"/>
          <w:szCs w:val="16"/>
        </w:rPr>
      </w:pPr>
    </w:p>
    <w:p w14:paraId="480A0B17" w14:textId="77777777" w:rsidR="00345625" w:rsidRPr="0053341A" w:rsidRDefault="00345625" w:rsidP="00CF1C0F">
      <w:pPr>
        <w:pStyle w:val="1A1a1"/>
        <w:tabs>
          <w:tab w:val="left" w:pos="5642"/>
        </w:tabs>
        <w:ind w:left="2268" w:hanging="2248"/>
        <w:rPr>
          <w:sz w:val="22"/>
          <w:szCs w:val="22"/>
        </w:rPr>
      </w:pPr>
      <w:r w:rsidRPr="0053341A">
        <w:rPr>
          <w:i/>
          <w:sz w:val="22"/>
          <w:szCs w:val="22"/>
        </w:rPr>
        <w:tab/>
      </w:r>
      <w:r w:rsidRPr="0053341A">
        <w:rPr>
          <w:i/>
          <w:sz w:val="22"/>
          <w:szCs w:val="22"/>
        </w:rPr>
        <w:tab/>
      </w:r>
      <w:r w:rsidRPr="0053341A">
        <w:rPr>
          <w:i/>
          <w:sz w:val="22"/>
          <w:szCs w:val="22"/>
        </w:rPr>
        <w:tab/>
      </w:r>
      <w:r w:rsidRPr="0053341A">
        <w:rPr>
          <w:i/>
          <w:sz w:val="22"/>
          <w:szCs w:val="22"/>
        </w:rPr>
        <w:tab/>
      </w:r>
      <w:r w:rsidRPr="0053341A">
        <w:rPr>
          <w:i/>
          <w:sz w:val="22"/>
          <w:szCs w:val="22"/>
          <w:u w:val="single"/>
        </w:rPr>
        <w:t>N.B.1.</w:t>
      </w:r>
      <w:r w:rsidRPr="0053341A">
        <w:rPr>
          <w:i/>
          <w:sz w:val="22"/>
          <w:szCs w:val="22"/>
        </w:rPr>
        <w:tab/>
        <w:t>See also the Munitions List.</w:t>
      </w:r>
    </w:p>
    <w:p w14:paraId="445851F0" w14:textId="77777777" w:rsidR="00345625" w:rsidRPr="0053341A" w:rsidRDefault="00345625" w:rsidP="00CF1C0F">
      <w:pPr>
        <w:pStyle w:val="1A1a1"/>
        <w:tabs>
          <w:tab w:val="left" w:pos="2590"/>
        </w:tabs>
        <w:spacing w:before="120"/>
        <w:ind w:left="2268" w:hanging="2245"/>
        <w:rPr>
          <w:sz w:val="22"/>
          <w:szCs w:val="22"/>
        </w:rPr>
      </w:pPr>
      <w:r w:rsidRPr="0053341A">
        <w:rPr>
          <w:i/>
          <w:sz w:val="22"/>
          <w:szCs w:val="22"/>
        </w:rPr>
        <w:tab/>
      </w:r>
      <w:r w:rsidRPr="0053341A">
        <w:rPr>
          <w:i/>
          <w:sz w:val="22"/>
          <w:szCs w:val="22"/>
        </w:rPr>
        <w:tab/>
      </w:r>
      <w:r w:rsidRPr="0053341A">
        <w:rPr>
          <w:i/>
          <w:sz w:val="22"/>
          <w:szCs w:val="22"/>
        </w:rPr>
        <w:tab/>
      </w:r>
      <w:r w:rsidRPr="0053341A">
        <w:rPr>
          <w:i/>
          <w:sz w:val="22"/>
          <w:szCs w:val="22"/>
        </w:rPr>
        <w:tab/>
      </w:r>
      <w:r w:rsidRPr="0053341A">
        <w:rPr>
          <w:i/>
          <w:sz w:val="22"/>
          <w:szCs w:val="22"/>
          <w:u w:val="single"/>
        </w:rPr>
        <w:t>N.B.2.</w:t>
      </w:r>
      <w:r w:rsidRPr="0053341A">
        <w:rPr>
          <w:i/>
          <w:sz w:val="22"/>
          <w:szCs w:val="22"/>
        </w:rPr>
        <w:tab/>
        <w:t>For radio receivers</w:t>
      </w:r>
      <w:r w:rsidR="006D4F2D" w:rsidRPr="0053341A">
        <w:rPr>
          <w:i/>
          <w:sz w:val="22"/>
          <w:szCs w:val="22"/>
        </w:rPr>
        <w:t>,</w:t>
      </w:r>
      <w:r w:rsidRPr="0053341A">
        <w:rPr>
          <w:i/>
          <w:sz w:val="22"/>
          <w:szCs w:val="22"/>
        </w:rPr>
        <w:t xml:space="preserve"> see 5.A.1.b.5.</w:t>
      </w:r>
    </w:p>
    <w:p w14:paraId="0B4C4EAA" w14:textId="77777777" w:rsidR="00345625" w:rsidRPr="0053341A" w:rsidRDefault="00345625">
      <w:pPr>
        <w:pStyle w:val="1A1a1"/>
        <w:jc w:val="both"/>
        <w:rPr>
          <w:sz w:val="22"/>
          <w:szCs w:val="22"/>
        </w:rPr>
      </w:pPr>
    </w:p>
    <w:p w14:paraId="09728782" w14:textId="77777777" w:rsidR="00AF0912" w:rsidRPr="0053341A" w:rsidRDefault="00AF0912">
      <w:pPr>
        <w:pStyle w:val="1A1a"/>
        <w:jc w:val="both"/>
        <w:rPr>
          <w:sz w:val="22"/>
          <w:szCs w:val="22"/>
        </w:rPr>
      </w:pPr>
      <w:r w:rsidRPr="0053341A">
        <w:rPr>
          <w:sz w:val="22"/>
          <w:szCs w:val="22"/>
        </w:rPr>
        <w:t>5.</w:t>
      </w:r>
      <w:r w:rsidRPr="0053341A">
        <w:rPr>
          <w:sz w:val="22"/>
          <w:szCs w:val="22"/>
        </w:rPr>
        <w:tab/>
        <w:t>A.</w:t>
      </w:r>
      <w:r w:rsidRPr="0053341A">
        <w:rPr>
          <w:sz w:val="22"/>
          <w:szCs w:val="22"/>
        </w:rPr>
        <w:tab/>
        <w:t>1.</w:t>
      </w:r>
      <w:r w:rsidRPr="0053341A">
        <w:rPr>
          <w:sz w:val="22"/>
          <w:szCs w:val="22"/>
        </w:rPr>
        <w:tab/>
        <w:t>g.</w:t>
      </w:r>
      <w:r w:rsidRPr="0053341A">
        <w:rPr>
          <w:sz w:val="22"/>
          <w:szCs w:val="22"/>
        </w:rPr>
        <w:tab/>
        <w:t>Passive Coherent Location (PCL) systems or equipment, specially designed for detecting and tracking moving objects by measuring reflections of ambient radio frequency emissions, supplied by non-radar transmitters;</w:t>
      </w:r>
    </w:p>
    <w:p w14:paraId="09C53F1A" w14:textId="77777777" w:rsidR="00AF0912" w:rsidRPr="0053341A" w:rsidRDefault="00AF0912">
      <w:pPr>
        <w:pStyle w:val="1A1a"/>
        <w:spacing w:before="120"/>
        <w:ind w:left="1582" w:hanging="1582"/>
        <w:jc w:val="both"/>
        <w:rPr>
          <w:i/>
          <w:sz w:val="22"/>
          <w:szCs w:val="22"/>
        </w:rPr>
      </w:pPr>
      <w:r w:rsidRPr="0053341A">
        <w:rPr>
          <w:i/>
          <w:sz w:val="22"/>
          <w:szCs w:val="22"/>
        </w:rPr>
        <w:tab/>
      </w:r>
      <w:r w:rsidRPr="0053341A">
        <w:rPr>
          <w:i/>
          <w:sz w:val="22"/>
          <w:szCs w:val="22"/>
        </w:rPr>
        <w:tab/>
      </w:r>
      <w:r w:rsidRPr="0053341A">
        <w:rPr>
          <w:i/>
          <w:sz w:val="22"/>
          <w:szCs w:val="22"/>
        </w:rPr>
        <w:tab/>
      </w:r>
      <w:r w:rsidRPr="0053341A">
        <w:rPr>
          <w:i/>
          <w:sz w:val="22"/>
          <w:szCs w:val="22"/>
        </w:rPr>
        <w:tab/>
      </w:r>
      <w:r w:rsidRPr="0053341A">
        <w:rPr>
          <w:i/>
          <w:sz w:val="22"/>
          <w:szCs w:val="22"/>
          <w:u w:val="single"/>
        </w:rPr>
        <w:t>Technical Note</w:t>
      </w:r>
    </w:p>
    <w:p w14:paraId="6F1276C0" w14:textId="77777777" w:rsidR="00AF0912" w:rsidRPr="0053341A" w:rsidRDefault="00AF0912">
      <w:pPr>
        <w:pStyle w:val="1A1a"/>
        <w:jc w:val="both"/>
        <w:rPr>
          <w:i/>
          <w:sz w:val="22"/>
          <w:szCs w:val="22"/>
        </w:rPr>
      </w:pPr>
      <w:r w:rsidRPr="0053341A">
        <w:rPr>
          <w:i/>
          <w:sz w:val="22"/>
          <w:szCs w:val="22"/>
        </w:rPr>
        <w:tab/>
      </w:r>
      <w:r w:rsidRPr="0053341A">
        <w:rPr>
          <w:i/>
          <w:sz w:val="22"/>
          <w:szCs w:val="22"/>
        </w:rPr>
        <w:tab/>
      </w:r>
      <w:r w:rsidRPr="0053341A">
        <w:rPr>
          <w:i/>
          <w:sz w:val="22"/>
          <w:szCs w:val="22"/>
        </w:rPr>
        <w:tab/>
      </w:r>
      <w:r w:rsidRPr="0053341A">
        <w:rPr>
          <w:i/>
          <w:sz w:val="22"/>
          <w:szCs w:val="22"/>
        </w:rPr>
        <w:tab/>
      </w:r>
      <w:r w:rsidR="002C415F" w:rsidRPr="0053341A">
        <w:rPr>
          <w:i/>
          <w:sz w:val="22"/>
          <w:szCs w:val="22"/>
        </w:rPr>
        <w:t>For the purposes of 5.A.1.g., n</w:t>
      </w:r>
      <w:r w:rsidRPr="0053341A">
        <w:rPr>
          <w:i/>
          <w:sz w:val="22"/>
          <w:szCs w:val="22"/>
        </w:rPr>
        <w:t>on-radar transmitters may include commercial radio, television or cellular telecommunications base stations</w:t>
      </w:r>
      <w:r w:rsidRPr="0053341A">
        <w:rPr>
          <w:bCs/>
          <w:i/>
          <w:sz w:val="22"/>
          <w:szCs w:val="22"/>
        </w:rPr>
        <w:t>.</w:t>
      </w:r>
    </w:p>
    <w:p w14:paraId="32628755" w14:textId="77777777" w:rsidR="00AF0912" w:rsidRPr="0053341A" w:rsidRDefault="00AF0912">
      <w:pPr>
        <w:pStyle w:val="1A1anote1"/>
        <w:spacing w:before="120"/>
        <w:ind w:left="2381" w:hanging="782"/>
        <w:rPr>
          <w:i/>
          <w:sz w:val="22"/>
          <w:szCs w:val="22"/>
        </w:rPr>
      </w:pPr>
      <w:r w:rsidRPr="0053341A">
        <w:rPr>
          <w:i/>
          <w:sz w:val="22"/>
          <w:szCs w:val="22"/>
          <w:u w:val="single"/>
        </w:rPr>
        <w:t>Note</w:t>
      </w:r>
      <w:r w:rsidRPr="0053341A">
        <w:rPr>
          <w:i/>
          <w:sz w:val="22"/>
          <w:szCs w:val="22"/>
        </w:rPr>
        <w:tab/>
        <w:t>5.A.1.g. does not apply to any of the following:</w:t>
      </w:r>
    </w:p>
    <w:p w14:paraId="08EE8ACB" w14:textId="77777777" w:rsidR="00AF0912" w:rsidRPr="0053341A" w:rsidRDefault="00AF0912">
      <w:pPr>
        <w:pStyle w:val="1A1anote1"/>
        <w:ind w:left="2835" w:hanging="425"/>
        <w:jc w:val="both"/>
        <w:rPr>
          <w:i/>
          <w:sz w:val="22"/>
          <w:szCs w:val="22"/>
          <w:u w:val="single"/>
        </w:rPr>
      </w:pPr>
      <w:r w:rsidRPr="0053341A">
        <w:rPr>
          <w:i/>
          <w:sz w:val="22"/>
          <w:szCs w:val="22"/>
        </w:rPr>
        <w:t>a.</w:t>
      </w:r>
      <w:r w:rsidRPr="0053341A">
        <w:rPr>
          <w:i/>
          <w:sz w:val="22"/>
          <w:szCs w:val="22"/>
        </w:rPr>
        <w:tab/>
        <w:t xml:space="preserve">Radio-astronomical equipment; </w:t>
      </w:r>
      <w:r w:rsidRPr="0053341A">
        <w:rPr>
          <w:i/>
          <w:sz w:val="22"/>
          <w:szCs w:val="22"/>
          <w:u w:val="single"/>
        </w:rPr>
        <w:t>or</w:t>
      </w:r>
    </w:p>
    <w:p w14:paraId="424F4917" w14:textId="77777777" w:rsidR="00AF0912" w:rsidRPr="0053341A" w:rsidRDefault="00AF0912">
      <w:pPr>
        <w:pStyle w:val="1A1anote1"/>
        <w:ind w:left="2835" w:hanging="425"/>
        <w:jc w:val="both"/>
        <w:rPr>
          <w:i/>
          <w:sz w:val="22"/>
          <w:szCs w:val="22"/>
        </w:rPr>
      </w:pPr>
      <w:r w:rsidRPr="0053341A">
        <w:rPr>
          <w:i/>
          <w:sz w:val="22"/>
          <w:szCs w:val="22"/>
        </w:rPr>
        <w:t>b.</w:t>
      </w:r>
      <w:r w:rsidRPr="0053341A">
        <w:rPr>
          <w:i/>
          <w:sz w:val="22"/>
          <w:szCs w:val="22"/>
        </w:rPr>
        <w:tab/>
        <w:t>Systems or equipment, that require any radio transmission from the target.</w:t>
      </w:r>
    </w:p>
    <w:p w14:paraId="76B3CBCC" w14:textId="77777777" w:rsidR="00AF0912" w:rsidRPr="0053341A" w:rsidRDefault="00232654">
      <w:pPr>
        <w:pStyle w:val="1A1anote1"/>
        <w:ind w:left="0" w:firstLine="0"/>
        <w:jc w:val="both"/>
        <w:rPr>
          <w:sz w:val="22"/>
          <w:szCs w:val="22"/>
        </w:rPr>
      </w:pPr>
      <w:r w:rsidRPr="0053341A">
        <w:rPr>
          <w:sz w:val="22"/>
          <w:szCs w:val="22"/>
        </w:rPr>
        <w:br w:type="page"/>
      </w:r>
    </w:p>
    <w:p w14:paraId="6A9E4625" w14:textId="77777777" w:rsidR="00AF0912" w:rsidRPr="0053341A" w:rsidRDefault="00AF0912">
      <w:pPr>
        <w:pStyle w:val="1A1a"/>
        <w:jc w:val="both"/>
        <w:rPr>
          <w:sz w:val="22"/>
          <w:szCs w:val="22"/>
        </w:rPr>
      </w:pPr>
      <w:r w:rsidRPr="0053341A">
        <w:rPr>
          <w:sz w:val="22"/>
          <w:szCs w:val="22"/>
        </w:rPr>
        <w:t>5.</w:t>
      </w:r>
      <w:r w:rsidRPr="0053341A">
        <w:rPr>
          <w:sz w:val="22"/>
          <w:szCs w:val="22"/>
        </w:rPr>
        <w:tab/>
        <w:t>A.</w:t>
      </w:r>
      <w:r w:rsidRPr="0053341A">
        <w:rPr>
          <w:sz w:val="22"/>
          <w:szCs w:val="22"/>
        </w:rPr>
        <w:tab/>
        <w:t>1.</w:t>
      </w:r>
      <w:r w:rsidRPr="0053341A">
        <w:rPr>
          <w:sz w:val="22"/>
          <w:szCs w:val="22"/>
        </w:rPr>
        <w:tab/>
        <w:t>h.</w:t>
      </w:r>
      <w:r w:rsidRPr="0053341A">
        <w:rPr>
          <w:sz w:val="22"/>
          <w:szCs w:val="22"/>
        </w:rPr>
        <w:tab/>
      </w:r>
      <w:r w:rsidR="00CF1C0F" w:rsidRPr="0053341A">
        <w:rPr>
          <w:sz w:val="22"/>
          <w:szCs w:val="22"/>
        </w:rPr>
        <w:t xml:space="preserve">Counter Improvised Explosive Device </w:t>
      </w:r>
      <w:r w:rsidR="00CF1C0F" w:rsidRPr="0053341A">
        <w:rPr>
          <w:color w:val="auto"/>
          <w:sz w:val="22"/>
          <w:szCs w:val="22"/>
        </w:rPr>
        <w:t xml:space="preserve">(IED) </w:t>
      </w:r>
      <w:r w:rsidR="00CF1C0F" w:rsidRPr="0053341A">
        <w:rPr>
          <w:sz w:val="22"/>
          <w:szCs w:val="22"/>
        </w:rPr>
        <w:t>equipment and related equipment, as follows:</w:t>
      </w:r>
    </w:p>
    <w:p w14:paraId="54F5EF27" w14:textId="77777777" w:rsidR="00CF1C0F" w:rsidRPr="0053341A" w:rsidRDefault="00CF1C0F" w:rsidP="00CF1C0F">
      <w:pPr>
        <w:pStyle w:val="1A1a"/>
        <w:tabs>
          <w:tab w:val="left" w:pos="1560"/>
        </w:tabs>
        <w:ind w:left="1848" w:hanging="1848"/>
        <w:jc w:val="both"/>
        <w:rPr>
          <w:sz w:val="22"/>
          <w:szCs w:val="22"/>
        </w:rPr>
      </w:pPr>
      <w:r w:rsidRPr="0053341A">
        <w:rPr>
          <w:sz w:val="22"/>
          <w:szCs w:val="22"/>
        </w:rPr>
        <w:tab/>
      </w:r>
      <w:r w:rsidRPr="0053341A">
        <w:rPr>
          <w:sz w:val="22"/>
          <w:szCs w:val="22"/>
        </w:rPr>
        <w:tab/>
      </w:r>
      <w:r w:rsidRPr="0053341A">
        <w:rPr>
          <w:sz w:val="22"/>
          <w:szCs w:val="22"/>
        </w:rPr>
        <w:tab/>
      </w:r>
      <w:r w:rsidRPr="0053341A">
        <w:rPr>
          <w:sz w:val="22"/>
          <w:szCs w:val="22"/>
        </w:rPr>
        <w:tab/>
        <w:t>1.</w:t>
      </w:r>
      <w:r w:rsidRPr="0053341A">
        <w:rPr>
          <w:sz w:val="22"/>
          <w:szCs w:val="22"/>
        </w:rPr>
        <w:tab/>
        <w:t xml:space="preserve">Radio Frequency (RF) transmitting equipment, not specified </w:t>
      </w:r>
      <w:r w:rsidR="00C43AE6" w:rsidRPr="0053341A">
        <w:rPr>
          <w:sz w:val="22"/>
          <w:szCs w:val="22"/>
        </w:rPr>
        <w:t>in</w:t>
      </w:r>
      <w:r w:rsidRPr="0053341A">
        <w:rPr>
          <w:sz w:val="22"/>
          <w:szCs w:val="22"/>
        </w:rPr>
        <w:t xml:space="preserve"> 5.A.1.f., designed or modified for prematurely activating or preventing the initiation of </w:t>
      </w:r>
      <w:r w:rsidRPr="0053341A">
        <w:rPr>
          <w:color w:val="auto"/>
          <w:sz w:val="22"/>
          <w:szCs w:val="22"/>
        </w:rPr>
        <w:t>Improvised Explosive Devices</w:t>
      </w:r>
      <w:r w:rsidR="00851E62" w:rsidRPr="0053341A">
        <w:rPr>
          <w:color w:val="auto"/>
          <w:sz w:val="22"/>
          <w:szCs w:val="22"/>
        </w:rPr>
        <w:t xml:space="preserve"> (IEDs)</w:t>
      </w:r>
      <w:r w:rsidRPr="0053341A">
        <w:rPr>
          <w:sz w:val="22"/>
          <w:szCs w:val="22"/>
        </w:rPr>
        <w:t>;</w:t>
      </w:r>
    </w:p>
    <w:p w14:paraId="79E492B7" w14:textId="77777777" w:rsidR="00CF1C0F" w:rsidRPr="0053341A" w:rsidRDefault="00CF1C0F" w:rsidP="00CF1C0F">
      <w:pPr>
        <w:pStyle w:val="1A1a"/>
        <w:tabs>
          <w:tab w:val="left" w:pos="1560"/>
        </w:tabs>
        <w:ind w:left="1848" w:hanging="1848"/>
        <w:jc w:val="both"/>
        <w:rPr>
          <w:sz w:val="22"/>
          <w:szCs w:val="22"/>
        </w:rPr>
      </w:pPr>
      <w:r w:rsidRPr="0053341A">
        <w:rPr>
          <w:sz w:val="22"/>
          <w:szCs w:val="22"/>
        </w:rPr>
        <w:tab/>
      </w:r>
      <w:r w:rsidRPr="0053341A">
        <w:rPr>
          <w:sz w:val="22"/>
          <w:szCs w:val="22"/>
        </w:rPr>
        <w:tab/>
      </w:r>
      <w:r w:rsidRPr="0053341A">
        <w:rPr>
          <w:sz w:val="22"/>
          <w:szCs w:val="22"/>
        </w:rPr>
        <w:tab/>
      </w:r>
      <w:r w:rsidRPr="0053341A">
        <w:rPr>
          <w:sz w:val="22"/>
          <w:szCs w:val="22"/>
        </w:rPr>
        <w:tab/>
        <w:t>2.</w:t>
      </w:r>
      <w:r w:rsidRPr="0053341A">
        <w:rPr>
          <w:sz w:val="22"/>
          <w:szCs w:val="22"/>
        </w:rPr>
        <w:tab/>
      </w:r>
      <w:r w:rsidRPr="0053341A">
        <w:rPr>
          <w:color w:val="auto"/>
          <w:sz w:val="22"/>
          <w:szCs w:val="22"/>
        </w:rPr>
        <w:t xml:space="preserve">Equipment </w:t>
      </w:r>
      <w:r w:rsidRPr="0053341A">
        <w:rPr>
          <w:rFonts w:cs="Arial"/>
          <w:color w:val="auto"/>
          <w:sz w:val="22"/>
          <w:szCs w:val="22"/>
          <w:lang w:eastAsia="en-GB"/>
        </w:rPr>
        <w:t xml:space="preserve">using techniques designed to enable radio communications in the same frequency channels on which co-located equipment specified </w:t>
      </w:r>
      <w:r w:rsidR="00C43AE6" w:rsidRPr="0053341A">
        <w:rPr>
          <w:rFonts w:cs="Arial"/>
          <w:color w:val="auto"/>
          <w:sz w:val="22"/>
          <w:szCs w:val="22"/>
          <w:lang w:eastAsia="en-GB"/>
        </w:rPr>
        <w:t>in</w:t>
      </w:r>
      <w:r w:rsidRPr="0053341A">
        <w:rPr>
          <w:rFonts w:cs="Arial"/>
          <w:color w:val="auto"/>
          <w:sz w:val="22"/>
          <w:szCs w:val="22"/>
          <w:lang w:eastAsia="en-GB"/>
        </w:rPr>
        <w:t xml:space="preserve"> 5.A.1.h.1. is transmitting</w:t>
      </w:r>
      <w:r w:rsidR="00851E62" w:rsidRPr="0053341A">
        <w:rPr>
          <w:rFonts w:cs="Arial"/>
          <w:color w:val="auto"/>
          <w:sz w:val="22"/>
          <w:szCs w:val="22"/>
          <w:lang w:eastAsia="en-GB"/>
        </w:rPr>
        <w:t>;</w:t>
      </w:r>
    </w:p>
    <w:p w14:paraId="50DD77BB" w14:textId="77777777" w:rsidR="00AF0912" w:rsidRPr="0053341A" w:rsidRDefault="00AF0912" w:rsidP="00CF1C0F">
      <w:pPr>
        <w:pStyle w:val="1A1a1"/>
        <w:spacing w:before="120"/>
        <w:ind w:left="2268" w:hanging="2245"/>
        <w:rPr>
          <w:i/>
          <w:sz w:val="22"/>
          <w:szCs w:val="22"/>
        </w:rPr>
      </w:pPr>
      <w:r w:rsidRPr="0053341A">
        <w:rPr>
          <w:i/>
          <w:sz w:val="22"/>
          <w:szCs w:val="22"/>
        </w:rPr>
        <w:tab/>
      </w:r>
      <w:r w:rsidRPr="0053341A">
        <w:rPr>
          <w:i/>
          <w:sz w:val="22"/>
          <w:szCs w:val="22"/>
        </w:rPr>
        <w:tab/>
      </w:r>
      <w:r w:rsidRPr="0053341A">
        <w:rPr>
          <w:i/>
          <w:sz w:val="22"/>
          <w:szCs w:val="22"/>
        </w:rPr>
        <w:tab/>
      </w:r>
      <w:r w:rsidRPr="0053341A">
        <w:rPr>
          <w:i/>
          <w:sz w:val="22"/>
          <w:szCs w:val="22"/>
        </w:rPr>
        <w:tab/>
      </w:r>
      <w:r w:rsidRPr="0053341A">
        <w:rPr>
          <w:i/>
          <w:sz w:val="22"/>
          <w:szCs w:val="22"/>
          <w:u w:val="single"/>
        </w:rPr>
        <w:t>N.B.</w:t>
      </w:r>
      <w:r w:rsidRPr="0053341A">
        <w:rPr>
          <w:i/>
          <w:sz w:val="22"/>
          <w:szCs w:val="22"/>
        </w:rPr>
        <w:tab/>
        <w:t>See also the Munitions List.</w:t>
      </w:r>
    </w:p>
    <w:p w14:paraId="5B472782" w14:textId="77777777" w:rsidR="00AF0912" w:rsidRPr="0053341A" w:rsidRDefault="00AF0912">
      <w:pPr>
        <w:pStyle w:val="1A1a1"/>
        <w:rPr>
          <w:sz w:val="22"/>
          <w:szCs w:val="22"/>
        </w:rPr>
      </w:pPr>
    </w:p>
    <w:p w14:paraId="53C3999E" w14:textId="77777777" w:rsidR="0069764A" w:rsidRPr="0053341A" w:rsidRDefault="0069764A" w:rsidP="0069764A">
      <w:pPr>
        <w:pStyle w:val="1A1a"/>
        <w:jc w:val="both"/>
        <w:rPr>
          <w:sz w:val="22"/>
          <w:szCs w:val="22"/>
        </w:rPr>
      </w:pPr>
      <w:r w:rsidRPr="0053341A">
        <w:rPr>
          <w:sz w:val="22"/>
          <w:szCs w:val="22"/>
        </w:rPr>
        <w:t>5.</w:t>
      </w:r>
      <w:r w:rsidRPr="0053341A">
        <w:rPr>
          <w:sz w:val="22"/>
          <w:szCs w:val="22"/>
        </w:rPr>
        <w:tab/>
        <w:t>A.</w:t>
      </w:r>
      <w:r w:rsidRPr="0053341A">
        <w:rPr>
          <w:sz w:val="22"/>
          <w:szCs w:val="22"/>
        </w:rPr>
        <w:tab/>
        <w:t>1.</w:t>
      </w:r>
      <w:r w:rsidRPr="0053341A">
        <w:rPr>
          <w:sz w:val="22"/>
          <w:szCs w:val="22"/>
        </w:rPr>
        <w:tab/>
        <w:t>i.</w:t>
      </w:r>
      <w:r w:rsidRPr="0053341A">
        <w:rPr>
          <w:sz w:val="22"/>
          <w:szCs w:val="22"/>
        </w:rPr>
        <w:tab/>
      </w:r>
      <w:r w:rsidR="00CF1C0F" w:rsidRPr="0053341A">
        <w:rPr>
          <w:color w:val="auto"/>
          <w:sz w:val="22"/>
          <w:szCs w:val="22"/>
        </w:rPr>
        <w:t>Not used since 2012</w:t>
      </w:r>
    </w:p>
    <w:p w14:paraId="11E911C0" w14:textId="77777777" w:rsidR="0069764A" w:rsidRPr="0053341A" w:rsidRDefault="0069764A" w:rsidP="00CF1C0F">
      <w:pPr>
        <w:pStyle w:val="1A1a"/>
        <w:tabs>
          <w:tab w:val="left" w:pos="2682"/>
        </w:tabs>
        <w:spacing w:before="120"/>
        <w:ind w:left="2211" w:hanging="618"/>
        <w:jc w:val="both"/>
        <w:rPr>
          <w:sz w:val="22"/>
          <w:szCs w:val="22"/>
        </w:rPr>
      </w:pPr>
      <w:r w:rsidRPr="0053341A">
        <w:rPr>
          <w:i/>
          <w:sz w:val="22"/>
          <w:szCs w:val="22"/>
          <w:u w:val="single"/>
        </w:rPr>
        <w:t>N.B</w:t>
      </w:r>
      <w:r w:rsidRPr="0053341A">
        <w:rPr>
          <w:i/>
          <w:sz w:val="22"/>
          <w:szCs w:val="22"/>
        </w:rPr>
        <w:t>.</w:t>
      </w:r>
      <w:r w:rsidRPr="0053341A">
        <w:rPr>
          <w:i/>
          <w:sz w:val="22"/>
          <w:szCs w:val="22"/>
        </w:rPr>
        <w:tab/>
      </w:r>
      <w:r w:rsidR="002B4F39" w:rsidRPr="0053341A">
        <w:rPr>
          <w:i/>
          <w:sz w:val="22"/>
          <w:szCs w:val="22"/>
        </w:rPr>
        <w:t>F</w:t>
      </w:r>
      <w:r w:rsidR="00CF1C0F" w:rsidRPr="0053341A">
        <w:rPr>
          <w:i/>
          <w:sz w:val="22"/>
          <w:szCs w:val="22"/>
        </w:rPr>
        <w:t xml:space="preserve">or items previously specified </w:t>
      </w:r>
      <w:r w:rsidR="00DE490C" w:rsidRPr="0053341A">
        <w:rPr>
          <w:i/>
          <w:sz w:val="22"/>
          <w:szCs w:val="22"/>
        </w:rPr>
        <w:t>in</w:t>
      </w:r>
      <w:r w:rsidR="00CF1C0F" w:rsidRPr="0053341A">
        <w:rPr>
          <w:i/>
          <w:sz w:val="22"/>
          <w:szCs w:val="22"/>
        </w:rPr>
        <w:t xml:space="preserve"> 5.A.1.i.</w:t>
      </w:r>
      <w:r w:rsidR="002B4F39" w:rsidRPr="0053341A">
        <w:rPr>
          <w:i/>
          <w:sz w:val="22"/>
          <w:szCs w:val="22"/>
        </w:rPr>
        <w:t>, see 5.A.1.f.</w:t>
      </w:r>
    </w:p>
    <w:p w14:paraId="355AB3F0" w14:textId="77777777" w:rsidR="0069764A" w:rsidRPr="0053341A" w:rsidRDefault="0069764A">
      <w:pPr>
        <w:pStyle w:val="1A1a1"/>
        <w:rPr>
          <w:sz w:val="22"/>
          <w:szCs w:val="22"/>
        </w:rPr>
      </w:pPr>
    </w:p>
    <w:p w14:paraId="73B5D913" w14:textId="77777777" w:rsidR="00A076D1" w:rsidRPr="0053341A" w:rsidRDefault="00A076D1" w:rsidP="00681672">
      <w:pPr>
        <w:tabs>
          <w:tab w:val="left" w:pos="360"/>
          <w:tab w:val="left" w:pos="732"/>
          <w:tab w:val="left" w:pos="1107"/>
          <w:tab w:val="left" w:pos="1620"/>
        </w:tabs>
        <w:ind w:left="1621" w:hanging="1610"/>
        <w:jc w:val="both"/>
        <w:rPr>
          <w:sz w:val="22"/>
          <w:szCs w:val="22"/>
        </w:rPr>
      </w:pPr>
      <w:r w:rsidRPr="0053341A">
        <w:rPr>
          <w:sz w:val="22"/>
          <w:szCs w:val="22"/>
        </w:rPr>
        <w:t>5.</w:t>
      </w:r>
      <w:r w:rsidRPr="0053341A">
        <w:rPr>
          <w:sz w:val="22"/>
          <w:szCs w:val="22"/>
        </w:rPr>
        <w:tab/>
        <w:t>A.</w:t>
      </w:r>
      <w:r w:rsidRPr="0053341A">
        <w:rPr>
          <w:sz w:val="22"/>
          <w:szCs w:val="22"/>
        </w:rPr>
        <w:tab/>
        <w:t>1.</w:t>
      </w:r>
      <w:r w:rsidRPr="0053341A">
        <w:rPr>
          <w:sz w:val="22"/>
          <w:szCs w:val="22"/>
        </w:rPr>
        <w:tab/>
      </w:r>
      <w:r w:rsidR="004F7F47" w:rsidRPr="0053341A">
        <w:rPr>
          <w:sz w:val="22"/>
          <w:szCs w:val="22"/>
        </w:rPr>
        <w:t xml:space="preserve"> </w:t>
      </w:r>
      <w:r w:rsidRPr="0053341A">
        <w:rPr>
          <w:sz w:val="22"/>
          <w:szCs w:val="22"/>
        </w:rPr>
        <w:t xml:space="preserve">j. </w:t>
      </w:r>
      <w:r w:rsidRPr="0053341A">
        <w:rPr>
          <w:sz w:val="22"/>
          <w:szCs w:val="22"/>
        </w:rPr>
        <w:tab/>
      </w:r>
      <w:r w:rsidR="00C43AE6" w:rsidRPr="0053341A">
        <w:rPr>
          <w:sz w:val="22"/>
          <w:szCs w:val="22"/>
        </w:rPr>
        <w:t>Internet Protocol (</w:t>
      </w:r>
      <w:r w:rsidRPr="0053341A">
        <w:rPr>
          <w:bCs/>
          <w:sz w:val="22"/>
          <w:szCs w:val="22"/>
        </w:rPr>
        <w:t>IP</w:t>
      </w:r>
      <w:r w:rsidR="00C43AE6" w:rsidRPr="0053341A">
        <w:rPr>
          <w:bCs/>
          <w:sz w:val="22"/>
          <w:szCs w:val="22"/>
        </w:rPr>
        <w:t>)</w:t>
      </w:r>
      <w:r w:rsidRPr="0053341A">
        <w:rPr>
          <w:bCs/>
          <w:sz w:val="22"/>
          <w:szCs w:val="22"/>
        </w:rPr>
        <w:t xml:space="preserve"> network communications </w:t>
      </w:r>
      <w:r w:rsidRPr="0053341A">
        <w:rPr>
          <w:bCs/>
          <w:color w:val="auto"/>
          <w:sz w:val="22"/>
          <w:szCs w:val="22"/>
        </w:rPr>
        <w:t>surveillance</w:t>
      </w:r>
      <w:r w:rsidRPr="0053341A">
        <w:rPr>
          <w:bCs/>
          <w:sz w:val="22"/>
          <w:szCs w:val="22"/>
        </w:rPr>
        <w:t xml:space="preserve"> systems or equipment, and specially designed components therefor, having all of the following:</w:t>
      </w:r>
    </w:p>
    <w:p w14:paraId="22559468" w14:textId="77777777" w:rsidR="00681672" w:rsidRPr="0053341A" w:rsidRDefault="00681672" w:rsidP="00681672">
      <w:pPr>
        <w:pStyle w:val="1A1a"/>
        <w:tabs>
          <w:tab w:val="left" w:pos="1560"/>
        </w:tabs>
        <w:ind w:left="1848" w:hanging="1848"/>
        <w:jc w:val="both"/>
        <w:rPr>
          <w:sz w:val="22"/>
          <w:szCs w:val="22"/>
        </w:rPr>
      </w:pPr>
      <w:r w:rsidRPr="0053341A">
        <w:rPr>
          <w:bCs/>
          <w:sz w:val="22"/>
          <w:szCs w:val="22"/>
        </w:rPr>
        <w:tab/>
      </w:r>
      <w:r w:rsidRPr="0053341A">
        <w:rPr>
          <w:bCs/>
          <w:sz w:val="22"/>
          <w:szCs w:val="22"/>
        </w:rPr>
        <w:tab/>
      </w:r>
      <w:r w:rsidRPr="0053341A">
        <w:rPr>
          <w:bCs/>
          <w:sz w:val="22"/>
          <w:szCs w:val="22"/>
        </w:rPr>
        <w:tab/>
      </w:r>
      <w:r w:rsidRPr="0053341A">
        <w:rPr>
          <w:bCs/>
          <w:sz w:val="22"/>
          <w:szCs w:val="22"/>
        </w:rPr>
        <w:tab/>
        <w:t>1.</w:t>
      </w:r>
      <w:r w:rsidRPr="0053341A">
        <w:rPr>
          <w:bCs/>
          <w:sz w:val="22"/>
          <w:szCs w:val="22"/>
        </w:rPr>
        <w:tab/>
      </w:r>
      <w:r w:rsidR="00A076D1" w:rsidRPr="0053341A">
        <w:rPr>
          <w:bCs/>
          <w:sz w:val="22"/>
          <w:szCs w:val="22"/>
        </w:rPr>
        <w:t>Performing all of the following on a carrier class IP network (e.g., national grade IP backbone)</w:t>
      </w:r>
      <w:r w:rsidR="00A076D1" w:rsidRPr="0053341A">
        <w:rPr>
          <w:sz w:val="22"/>
          <w:szCs w:val="22"/>
        </w:rPr>
        <w:t>:</w:t>
      </w:r>
      <w:r w:rsidRPr="0053341A">
        <w:rPr>
          <w:sz w:val="22"/>
          <w:szCs w:val="22"/>
        </w:rPr>
        <w:t xml:space="preserve"> </w:t>
      </w:r>
    </w:p>
    <w:p w14:paraId="482B1FD7" w14:textId="77777777" w:rsidR="00681672" w:rsidRPr="0053341A" w:rsidRDefault="00681672" w:rsidP="00681672">
      <w:pPr>
        <w:pStyle w:val="1A1a1"/>
        <w:tabs>
          <w:tab w:val="left" w:pos="2072"/>
        </w:tabs>
        <w:ind w:left="2410" w:hanging="2390"/>
        <w:jc w:val="both"/>
        <w:rPr>
          <w:sz w:val="22"/>
          <w:szCs w:val="22"/>
        </w:rPr>
      </w:pPr>
      <w:r w:rsidRPr="0053341A">
        <w:rPr>
          <w:bCs/>
          <w:sz w:val="22"/>
          <w:szCs w:val="22"/>
        </w:rPr>
        <w:tab/>
      </w:r>
      <w:r w:rsidRPr="0053341A">
        <w:rPr>
          <w:bCs/>
          <w:sz w:val="22"/>
          <w:szCs w:val="22"/>
        </w:rPr>
        <w:tab/>
      </w:r>
      <w:r w:rsidRPr="0053341A">
        <w:rPr>
          <w:bCs/>
          <w:sz w:val="22"/>
          <w:szCs w:val="22"/>
        </w:rPr>
        <w:tab/>
      </w:r>
      <w:r w:rsidRPr="0053341A">
        <w:rPr>
          <w:bCs/>
          <w:sz w:val="22"/>
          <w:szCs w:val="22"/>
        </w:rPr>
        <w:tab/>
      </w:r>
      <w:r w:rsidRPr="0053341A">
        <w:rPr>
          <w:bCs/>
          <w:sz w:val="22"/>
          <w:szCs w:val="22"/>
        </w:rPr>
        <w:tab/>
        <w:t>a.</w:t>
      </w:r>
      <w:r w:rsidRPr="0053341A">
        <w:rPr>
          <w:bCs/>
          <w:sz w:val="22"/>
          <w:szCs w:val="22"/>
        </w:rPr>
        <w:tab/>
      </w:r>
      <w:r w:rsidR="00A076D1" w:rsidRPr="0053341A">
        <w:rPr>
          <w:bCs/>
          <w:sz w:val="22"/>
          <w:szCs w:val="22"/>
        </w:rPr>
        <w:t>Analysis at the application layer (e.g., Layer 7 of Open Systems Interconnection (OSI) model (ISO/IEC 7498-1));</w:t>
      </w:r>
      <w:r w:rsidRPr="0053341A">
        <w:rPr>
          <w:sz w:val="22"/>
          <w:szCs w:val="22"/>
        </w:rPr>
        <w:t xml:space="preserve"> </w:t>
      </w:r>
    </w:p>
    <w:p w14:paraId="39714E94" w14:textId="77777777" w:rsidR="00681672" w:rsidRPr="0053341A" w:rsidRDefault="00681672" w:rsidP="00681672">
      <w:pPr>
        <w:pStyle w:val="1A1a1"/>
        <w:tabs>
          <w:tab w:val="left" w:pos="2072"/>
        </w:tabs>
        <w:ind w:left="2410" w:hanging="2390"/>
        <w:jc w:val="both"/>
        <w:rPr>
          <w:sz w:val="22"/>
          <w:szCs w:val="22"/>
        </w:rPr>
      </w:pPr>
      <w:r w:rsidRPr="0053341A">
        <w:rPr>
          <w:bCs/>
          <w:color w:val="auto"/>
          <w:sz w:val="22"/>
          <w:szCs w:val="22"/>
        </w:rPr>
        <w:tab/>
      </w:r>
      <w:r w:rsidRPr="0053341A">
        <w:rPr>
          <w:bCs/>
          <w:color w:val="auto"/>
          <w:sz w:val="22"/>
          <w:szCs w:val="22"/>
        </w:rPr>
        <w:tab/>
      </w:r>
      <w:r w:rsidRPr="0053341A">
        <w:rPr>
          <w:bCs/>
          <w:color w:val="auto"/>
          <w:sz w:val="22"/>
          <w:szCs w:val="22"/>
        </w:rPr>
        <w:tab/>
      </w:r>
      <w:r w:rsidRPr="0053341A">
        <w:rPr>
          <w:bCs/>
          <w:color w:val="auto"/>
          <w:sz w:val="22"/>
          <w:szCs w:val="22"/>
        </w:rPr>
        <w:tab/>
      </w:r>
      <w:r w:rsidRPr="0053341A">
        <w:rPr>
          <w:bCs/>
          <w:color w:val="auto"/>
          <w:sz w:val="22"/>
          <w:szCs w:val="22"/>
        </w:rPr>
        <w:tab/>
        <w:t>b.</w:t>
      </w:r>
      <w:r w:rsidRPr="0053341A">
        <w:rPr>
          <w:bCs/>
          <w:color w:val="auto"/>
          <w:sz w:val="22"/>
          <w:szCs w:val="22"/>
        </w:rPr>
        <w:tab/>
      </w:r>
      <w:r w:rsidR="00A076D1" w:rsidRPr="0053341A">
        <w:rPr>
          <w:bCs/>
          <w:color w:val="auto"/>
          <w:sz w:val="22"/>
          <w:szCs w:val="22"/>
        </w:rPr>
        <w:t>Extraction of selected</w:t>
      </w:r>
      <w:r w:rsidR="00A076D1" w:rsidRPr="0053341A">
        <w:rPr>
          <w:bCs/>
          <w:sz w:val="22"/>
          <w:szCs w:val="22"/>
        </w:rPr>
        <w:t xml:space="preserve"> metadata and application content (e.g., voice, video, messages, attachments); </w:t>
      </w:r>
      <w:r w:rsidR="00A076D1" w:rsidRPr="0053341A">
        <w:rPr>
          <w:bCs/>
          <w:sz w:val="22"/>
          <w:szCs w:val="22"/>
          <w:u w:val="single"/>
        </w:rPr>
        <w:t>and</w:t>
      </w:r>
      <w:r w:rsidR="00A076D1" w:rsidRPr="0053341A">
        <w:rPr>
          <w:bCs/>
          <w:sz w:val="22"/>
          <w:szCs w:val="22"/>
        </w:rPr>
        <w:t xml:space="preserve"> </w:t>
      </w:r>
    </w:p>
    <w:p w14:paraId="4AE04494" w14:textId="77777777" w:rsidR="00681672" w:rsidRPr="0053341A" w:rsidRDefault="00681672" w:rsidP="00681672">
      <w:pPr>
        <w:pStyle w:val="1A1a1"/>
        <w:tabs>
          <w:tab w:val="left" w:pos="2072"/>
        </w:tabs>
        <w:ind w:left="2410" w:hanging="2390"/>
        <w:jc w:val="both"/>
        <w:rPr>
          <w:sz w:val="22"/>
          <w:szCs w:val="22"/>
        </w:rPr>
      </w:pPr>
      <w:r w:rsidRPr="0053341A">
        <w:rPr>
          <w:bCs/>
          <w:color w:val="auto"/>
          <w:sz w:val="22"/>
          <w:szCs w:val="22"/>
        </w:rPr>
        <w:tab/>
      </w:r>
      <w:r w:rsidRPr="0053341A">
        <w:rPr>
          <w:bCs/>
          <w:color w:val="auto"/>
          <w:sz w:val="22"/>
          <w:szCs w:val="22"/>
        </w:rPr>
        <w:tab/>
      </w:r>
      <w:r w:rsidRPr="0053341A">
        <w:rPr>
          <w:bCs/>
          <w:color w:val="auto"/>
          <w:sz w:val="22"/>
          <w:szCs w:val="22"/>
        </w:rPr>
        <w:tab/>
      </w:r>
      <w:r w:rsidRPr="0053341A">
        <w:rPr>
          <w:bCs/>
          <w:color w:val="auto"/>
          <w:sz w:val="22"/>
          <w:szCs w:val="22"/>
        </w:rPr>
        <w:tab/>
      </w:r>
      <w:r w:rsidRPr="0053341A">
        <w:rPr>
          <w:bCs/>
          <w:color w:val="auto"/>
          <w:sz w:val="22"/>
          <w:szCs w:val="22"/>
        </w:rPr>
        <w:tab/>
        <w:t>c.</w:t>
      </w:r>
      <w:r w:rsidRPr="0053341A">
        <w:rPr>
          <w:bCs/>
          <w:color w:val="auto"/>
          <w:sz w:val="22"/>
          <w:szCs w:val="22"/>
        </w:rPr>
        <w:tab/>
      </w:r>
      <w:r w:rsidR="00A076D1" w:rsidRPr="0053341A">
        <w:rPr>
          <w:bCs/>
          <w:color w:val="auto"/>
          <w:sz w:val="22"/>
          <w:szCs w:val="22"/>
        </w:rPr>
        <w:t>Indexing of</w:t>
      </w:r>
      <w:r w:rsidR="00A076D1" w:rsidRPr="0053341A">
        <w:rPr>
          <w:bCs/>
          <w:sz w:val="22"/>
          <w:szCs w:val="22"/>
        </w:rPr>
        <w:t xml:space="preserve"> extracted data; </w:t>
      </w:r>
      <w:r w:rsidR="00A076D1" w:rsidRPr="0053341A">
        <w:rPr>
          <w:bCs/>
          <w:sz w:val="22"/>
          <w:szCs w:val="22"/>
          <w:u w:val="single"/>
        </w:rPr>
        <w:t>and</w:t>
      </w:r>
    </w:p>
    <w:p w14:paraId="18B3C02E" w14:textId="77777777" w:rsidR="00681672" w:rsidRPr="0053341A" w:rsidRDefault="00681672" w:rsidP="00F74073">
      <w:pPr>
        <w:pStyle w:val="1A1a"/>
        <w:tabs>
          <w:tab w:val="left" w:pos="1560"/>
        </w:tabs>
        <w:spacing w:before="60"/>
        <w:ind w:left="1888" w:hanging="1888"/>
        <w:jc w:val="both"/>
        <w:rPr>
          <w:sz w:val="22"/>
          <w:szCs w:val="22"/>
        </w:rPr>
      </w:pPr>
      <w:r w:rsidRPr="0053341A">
        <w:rPr>
          <w:sz w:val="22"/>
          <w:szCs w:val="22"/>
        </w:rPr>
        <w:tab/>
      </w:r>
      <w:r w:rsidRPr="0053341A">
        <w:rPr>
          <w:sz w:val="22"/>
          <w:szCs w:val="22"/>
        </w:rPr>
        <w:tab/>
      </w:r>
      <w:r w:rsidRPr="0053341A">
        <w:rPr>
          <w:sz w:val="22"/>
          <w:szCs w:val="22"/>
        </w:rPr>
        <w:tab/>
      </w:r>
      <w:r w:rsidRPr="0053341A">
        <w:rPr>
          <w:sz w:val="22"/>
          <w:szCs w:val="22"/>
        </w:rPr>
        <w:tab/>
        <w:t>2.</w:t>
      </w:r>
      <w:r w:rsidRPr="0053341A">
        <w:rPr>
          <w:sz w:val="22"/>
          <w:szCs w:val="22"/>
        </w:rPr>
        <w:tab/>
      </w:r>
      <w:r w:rsidR="00A076D1" w:rsidRPr="0053341A">
        <w:rPr>
          <w:sz w:val="22"/>
          <w:szCs w:val="22"/>
        </w:rPr>
        <w:t xml:space="preserve">Being specially designed to carry out </w:t>
      </w:r>
      <w:r w:rsidR="00A076D1" w:rsidRPr="0053341A">
        <w:rPr>
          <w:color w:val="auto"/>
          <w:sz w:val="22"/>
          <w:szCs w:val="22"/>
        </w:rPr>
        <w:t>all</w:t>
      </w:r>
      <w:r w:rsidR="00A076D1" w:rsidRPr="0053341A">
        <w:rPr>
          <w:color w:val="FF0000"/>
          <w:sz w:val="22"/>
          <w:szCs w:val="22"/>
        </w:rPr>
        <w:t xml:space="preserve"> </w:t>
      </w:r>
      <w:r w:rsidR="00A076D1" w:rsidRPr="0053341A">
        <w:rPr>
          <w:sz w:val="22"/>
          <w:szCs w:val="22"/>
        </w:rPr>
        <w:t>of the following:</w:t>
      </w:r>
      <w:r w:rsidRPr="0053341A">
        <w:rPr>
          <w:sz w:val="22"/>
          <w:szCs w:val="22"/>
        </w:rPr>
        <w:t xml:space="preserve"> </w:t>
      </w:r>
    </w:p>
    <w:p w14:paraId="42E05317" w14:textId="77777777" w:rsidR="00681672" w:rsidRPr="0053341A" w:rsidRDefault="00681672" w:rsidP="00681672">
      <w:pPr>
        <w:pStyle w:val="1A1a1"/>
        <w:tabs>
          <w:tab w:val="left" w:pos="2072"/>
        </w:tabs>
        <w:ind w:left="2410" w:hanging="2390"/>
        <w:jc w:val="both"/>
        <w:rPr>
          <w:sz w:val="22"/>
          <w:szCs w:val="22"/>
        </w:rPr>
      </w:pPr>
      <w:r w:rsidRPr="0053341A">
        <w:rPr>
          <w:color w:val="auto"/>
          <w:sz w:val="22"/>
          <w:szCs w:val="22"/>
        </w:rPr>
        <w:tab/>
      </w:r>
      <w:r w:rsidRPr="0053341A">
        <w:rPr>
          <w:color w:val="auto"/>
          <w:sz w:val="22"/>
          <w:szCs w:val="22"/>
        </w:rPr>
        <w:tab/>
      </w:r>
      <w:r w:rsidRPr="0053341A">
        <w:rPr>
          <w:color w:val="auto"/>
          <w:sz w:val="22"/>
          <w:szCs w:val="22"/>
        </w:rPr>
        <w:tab/>
      </w:r>
      <w:r w:rsidRPr="0053341A">
        <w:rPr>
          <w:color w:val="auto"/>
          <w:sz w:val="22"/>
          <w:szCs w:val="22"/>
        </w:rPr>
        <w:tab/>
      </w:r>
      <w:r w:rsidRPr="0053341A">
        <w:rPr>
          <w:color w:val="auto"/>
          <w:sz w:val="22"/>
          <w:szCs w:val="22"/>
        </w:rPr>
        <w:tab/>
        <w:t>a.</w:t>
      </w:r>
      <w:r w:rsidRPr="0053341A">
        <w:rPr>
          <w:color w:val="auto"/>
          <w:sz w:val="22"/>
          <w:szCs w:val="22"/>
        </w:rPr>
        <w:tab/>
      </w:r>
      <w:r w:rsidR="00A076D1" w:rsidRPr="0053341A">
        <w:rPr>
          <w:color w:val="auto"/>
          <w:sz w:val="22"/>
          <w:szCs w:val="22"/>
        </w:rPr>
        <w:t xml:space="preserve">Execution of searches </w:t>
      </w:r>
      <w:r w:rsidR="00851E62" w:rsidRPr="0053341A">
        <w:rPr>
          <w:sz w:val="22"/>
          <w:szCs w:val="22"/>
        </w:rPr>
        <w:t>on the basis of "</w:t>
      </w:r>
      <w:r w:rsidR="00A076D1" w:rsidRPr="0053341A">
        <w:rPr>
          <w:sz w:val="22"/>
          <w:szCs w:val="22"/>
        </w:rPr>
        <w:t>hard selectors</w:t>
      </w:r>
      <w:r w:rsidR="00851E62" w:rsidRPr="0053341A">
        <w:rPr>
          <w:sz w:val="22"/>
          <w:szCs w:val="22"/>
        </w:rPr>
        <w:t>"</w:t>
      </w:r>
      <w:r w:rsidR="00A076D1" w:rsidRPr="0053341A">
        <w:rPr>
          <w:sz w:val="22"/>
          <w:szCs w:val="22"/>
        </w:rPr>
        <w:t xml:space="preserve">; </w:t>
      </w:r>
      <w:r w:rsidR="00A076D1" w:rsidRPr="0053341A">
        <w:rPr>
          <w:color w:val="auto"/>
          <w:sz w:val="22"/>
          <w:szCs w:val="22"/>
          <w:u w:val="single"/>
        </w:rPr>
        <w:t>and</w:t>
      </w:r>
    </w:p>
    <w:p w14:paraId="32E083E8" w14:textId="77777777" w:rsidR="00681672" w:rsidRPr="0053341A" w:rsidRDefault="00681672" w:rsidP="00681672">
      <w:pPr>
        <w:pStyle w:val="1A1a1"/>
        <w:tabs>
          <w:tab w:val="left" w:pos="2072"/>
        </w:tabs>
        <w:ind w:left="2410" w:hanging="2390"/>
        <w:jc w:val="both"/>
        <w:rPr>
          <w:sz w:val="22"/>
          <w:szCs w:val="22"/>
        </w:rPr>
      </w:pPr>
      <w:r w:rsidRPr="0053341A">
        <w:rPr>
          <w:color w:val="auto"/>
          <w:sz w:val="22"/>
          <w:szCs w:val="22"/>
        </w:rPr>
        <w:tab/>
      </w:r>
      <w:r w:rsidRPr="0053341A">
        <w:rPr>
          <w:color w:val="auto"/>
          <w:sz w:val="22"/>
          <w:szCs w:val="22"/>
        </w:rPr>
        <w:tab/>
      </w:r>
      <w:r w:rsidRPr="0053341A">
        <w:rPr>
          <w:color w:val="auto"/>
          <w:sz w:val="22"/>
          <w:szCs w:val="22"/>
        </w:rPr>
        <w:tab/>
      </w:r>
      <w:r w:rsidRPr="0053341A">
        <w:rPr>
          <w:color w:val="auto"/>
          <w:sz w:val="22"/>
          <w:szCs w:val="22"/>
        </w:rPr>
        <w:tab/>
      </w:r>
      <w:r w:rsidRPr="0053341A">
        <w:rPr>
          <w:color w:val="auto"/>
          <w:sz w:val="22"/>
          <w:szCs w:val="22"/>
        </w:rPr>
        <w:tab/>
        <w:t>b.</w:t>
      </w:r>
      <w:r w:rsidRPr="0053341A">
        <w:rPr>
          <w:color w:val="auto"/>
          <w:sz w:val="22"/>
          <w:szCs w:val="22"/>
        </w:rPr>
        <w:tab/>
      </w:r>
      <w:r w:rsidR="00A076D1" w:rsidRPr="0053341A">
        <w:rPr>
          <w:color w:val="auto"/>
          <w:sz w:val="22"/>
          <w:szCs w:val="22"/>
        </w:rPr>
        <w:t xml:space="preserve">Mapping </w:t>
      </w:r>
      <w:r w:rsidR="00A076D1" w:rsidRPr="0053341A">
        <w:rPr>
          <w:sz w:val="22"/>
          <w:szCs w:val="22"/>
        </w:rPr>
        <w:t>of the relational network of an individual or of a group of people.</w:t>
      </w:r>
      <w:r w:rsidRPr="0053341A">
        <w:rPr>
          <w:sz w:val="22"/>
          <w:szCs w:val="22"/>
        </w:rPr>
        <w:t xml:space="preserve"> </w:t>
      </w:r>
    </w:p>
    <w:p w14:paraId="6A3119FE" w14:textId="77777777" w:rsidR="00A076D1" w:rsidRPr="0053341A" w:rsidRDefault="00A076D1" w:rsidP="00F74073">
      <w:pPr>
        <w:spacing w:before="60"/>
        <w:ind w:left="2467" w:hanging="828"/>
        <w:jc w:val="both"/>
        <w:rPr>
          <w:i/>
          <w:sz w:val="22"/>
          <w:szCs w:val="22"/>
        </w:rPr>
      </w:pPr>
      <w:r w:rsidRPr="0053341A">
        <w:rPr>
          <w:i/>
          <w:sz w:val="22"/>
          <w:szCs w:val="22"/>
          <w:u w:val="single"/>
        </w:rPr>
        <w:t>Note</w:t>
      </w:r>
      <w:r w:rsidRPr="0053341A">
        <w:rPr>
          <w:i/>
          <w:sz w:val="22"/>
          <w:szCs w:val="22"/>
        </w:rPr>
        <w:tab/>
        <w:t>5.A.1.j. does not apply to systems or equipment, specially designed for any of the following:</w:t>
      </w:r>
    </w:p>
    <w:p w14:paraId="78BF26BF" w14:textId="77777777" w:rsidR="00A076D1" w:rsidRPr="0053341A" w:rsidRDefault="00A076D1" w:rsidP="00A076D1">
      <w:pPr>
        <w:numPr>
          <w:ilvl w:val="0"/>
          <w:numId w:val="4"/>
        </w:numPr>
        <w:tabs>
          <w:tab w:val="left" w:pos="2828"/>
        </w:tabs>
        <w:spacing w:before="60"/>
        <w:ind w:left="2858" w:hanging="380"/>
        <w:jc w:val="both"/>
        <w:rPr>
          <w:i/>
          <w:sz w:val="22"/>
          <w:szCs w:val="22"/>
        </w:rPr>
      </w:pPr>
      <w:r w:rsidRPr="0053341A">
        <w:rPr>
          <w:i/>
          <w:sz w:val="22"/>
          <w:szCs w:val="22"/>
        </w:rPr>
        <w:t xml:space="preserve">Marketing purpose; </w:t>
      </w:r>
    </w:p>
    <w:p w14:paraId="583E68CB" w14:textId="77777777" w:rsidR="00A076D1" w:rsidRPr="0053341A" w:rsidRDefault="00A076D1" w:rsidP="00A076D1">
      <w:pPr>
        <w:numPr>
          <w:ilvl w:val="0"/>
          <w:numId w:val="4"/>
        </w:numPr>
        <w:tabs>
          <w:tab w:val="left" w:pos="2828"/>
        </w:tabs>
        <w:ind w:left="2856" w:hanging="378"/>
        <w:jc w:val="both"/>
        <w:rPr>
          <w:i/>
          <w:color w:val="auto"/>
          <w:sz w:val="22"/>
          <w:szCs w:val="22"/>
        </w:rPr>
      </w:pPr>
      <w:r w:rsidRPr="0053341A">
        <w:rPr>
          <w:i/>
          <w:color w:val="auto"/>
          <w:sz w:val="22"/>
          <w:szCs w:val="22"/>
        </w:rPr>
        <w:t>Network Quality of Service (QoS);</w:t>
      </w:r>
      <w:r w:rsidR="005075A9" w:rsidRPr="0053341A">
        <w:rPr>
          <w:i/>
          <w:color w:val="auto"/>
          <w:sz w:val="22"/>
          <w:szCs w:val="22"/>
        </w:rPr>
        <w:t xml:space="preserve"> </w:t>
      </w:r>
      <w:r w:rsidRPr="0053341A">
        <w:rPr>
          <w:i/>
          <w:color w:val="auto"/>
          <w:sz w:val="22"/>
          <w:szCs w:val="22"/>
          <w:u w:val="single"/>
        </w:rPr>
        <w:t>or</w:t>
      </w:r>
    </w:p>
    <w:p w14:paraId="6D4713E0" w14:textId="77777777" w:rsidR="00A076D1" w:rsidRPr="0053341A" w:rsidRDefault="00A076D1" w:rsidP="00A076D1">
      <w:pPr>
        <w:numPr>
          <w:ilvl w:val="0"/>
          <w:numId w:val="4"/>
        </w:numPr>
        <w:tabs>
          <w:tab w:val="left" w:pos="2828"/>
        </w:tabs>
        <w:ind w:left="2856" w:hanging="378"/>
        <w:jc w:val="both"/>
        <w:rPr>
          <w:i/>
          <w:color w:val="auto"/>
          <w:sz w:val="22"/>
          <w:szCs w:val="22"/>
        </w:rPr>
      </w:pPr>
      <w:r w:rsidRPr="0053341A">
        <w:rPr>
          <w:i/>
          <w:color w:val="auto"/>
          <w:sz w:val="22"/>
          <w:szCs w:val="22"/>
        </w:rPr>
        <w:t>Quality of Experience (</w:t>
      </w:r>
      <w:proofErr w:type="spellStart"/>
      <w:r w:rsidRPr="0053341A">
        <w:rPr>
          <w:i/>
          <w:color w:val="auto"/>
          <w:sz w:val="22"/>
          <w:szCs w:val="22"/>
        </w:rPr>
        <w:t>QoE</w:t>
      </w:r>
      <w:proofErr w:type="spellEnd"/>
      <w:r w:rsidRPr="0053341A">
        <w:rPr>
          <w:i/>
          <w:color w:val="auto"/>
          <w:sz w:val="22"/>
          <w:szCs w:val="22"/>
        </w:rPr>
        <w:t>).</w:t>
      </w:r>
    </w:p>
    <w:p w14:paraId="5AD27A4D" w14:textId="77777777" w:rsidR="00A076D1" w:rsidRPr="0053341A" w:rsidRDefault="00A076D1">
      <w:pPr>
        <w:pStyle w:val="1A1a1"/>
        <w:rPr>
          <w:sz w:val="16"/>
          <w:szCs w:val="16"/>
        </w:rPr>
      </w:pPr>
    </w:p>
    <w:p w14:paraId="57AAB49D" w14:textId="77777777" w:rsidR="00A076D1" w:rsidRPr="0053341A" w:rsidRDefault="00A076D1">
      <w:pPr>
        <w:pStyle w:val="1A1a1"/>
        <w:rPr>
          <w:sz w:val="16"/>
          <w:szCs w:val="16"/>
        </w:rPr>
      </w:pPr>
    </w:p>
    <w:p w14:paraId="4ADFC04E" w14:textId="77777777" w:rsidR="00AF0912" w:rsidRPr="0053341A" w:rsidRDefault="00AF0912">
      <w:pPr>
        <w:pStyle w:val="1A1"/>
        <w:jc w:val="both"/>
        <w:rPr>
          <w:sz w:val="22"/>
          <w:szCs w:val="22"/>
        </w:rPr>
      </w:pPr>
      <w:r w:rsidRPr="0053341A">
        <w:rPr>
          <w:sz w:val="22"/>
          <w:szCs w:val="22"/>
        </w:rPr>
        <w:t>5.</w:t>
      </w:r>
      <w:r w:rsidRPr="0053341A">
        <w:rPr>
          <w:sz w:val="22"/>
          <w:szCs w:val="22"/>
        </w:rPr>
        <w:tab/>
        <w:t>B.</w:t>
      </w:r>
      <w:r w:rsidRPr="0053341A">
        <w:rPr>
          <w:sz w:val="22"/>
          <w:szCs w:val="22"/>
        </w:rPr>
        <w:tab/>
        <w:t>Part 1.</w:t>
      </w:r>
      <w:r w:rsidRPr="0053341A">
        <w:rPr>
          <w:sz w:val="22"/>
          <w:szCs w:val="22"/>
        </w:rPr>
        <w:tab/>
      </w:r>
      <w:r w:rsidRPr="0053341A">
        <w:rPr>
          <w:sz w:val="22"/>
          <w:szCs w:val="22"/>
          <w:u w:val="single"/>
        </w:rPr>
        <w:t>TEST, INSPECTION AND PRODUCTION EQUIPMENT</w:t>
      </w:r>
    </w:p>
    <w:p w14:paraId="04E13EF1" w14:textId="77777777" w:rsidR="00AF0912" w:rsidRPr="0053341A" w:rsidRDefault="00AF0912">
      <w:pPr>
        <w:pStyle w:val="1A1"/>
        <w:jc w:val="both"/>
        <w:rPr>
          <w:sz w:val="18"/>
          <w:szCs w:val="18"/>
        </w:rPr>
      </w:pPr>
    </w:p>
    <w:p w14:paraId="5038456B" w14:textId="77777777" w:rsidR="00AF0912" w:rsidRPr="0053341A" w:rsidRDefault="00AF0912">
      <w:pPr>
        <w:pStyle w:val="1A1"/>
        <w:jc w:val="both"/>
        <w:rPr>
          <w:sz w:val="22"/>
          <w:szCs w:val="22"/>
        </w:rPr>
      </w:pPr>
      <w:r w:rsidRPr="0053341A">
        <w:rPr>
          <w:sz w:val="22"/>
          <w:szCs w:val="22"/>
        </w:rPr>
        <w:t>5.</w:t>
      </w:r>
      <w:r w:rsidRPr="0053341A">
        <w:rPr>
          <w:sz w:val="22"/>
          <w:szCs w:val="22"/>
        </w:rPr>
        <w:tab/>
        <w:t>B.</w:t>
      </w:r>
      <w:r w:rsidRPr="0053341A">
        <w:rPr>
          <w:sz w:val="22"/>
          <w:szCs w:val="22"/>
        </w:rPr>
        <w:tab/>
        <w:t>1.</w:t>
      </w:r>
      <w:r w:rsidRPr="0053341A">
        <w:rPr>
          <w:sz w:val="22"/>
          <w:szCs w:val="22"/>
        </w:rPr>
        <w:tab/>
        <w:t>Telecommunication test, inspection and production equipment, components and accessories, as follows:</w:t>
      </w:r>
    </w:p>
    <w:p w14:paraId="19CBF79C" w14:textId="77777777" w:rsidR="00AF0912" w:rsidRPr="0053341A" w:rsidRDefault="00AF0912">
      <w:pPr>
        <w:pStyle w:val="1A1a"/>
        <w:jc w:val="both"/>
        <w:rPr>
          <w:sz w:val="22"/>
          <w:szCs w:val="22"/>
        </w:rPr>
      </w:pPr>
      <w:r w:rsidRPr="0053341A">
        <w:rPr>
          <w:sz w:val="22"/>
          <w:szCs w:val="22"/>
        </w:rPr>
        <w:tab/>
      </w:r>
      <w:r w:rsidRPr="0053341A">
        <w:rPr>
          <w:sz w:val="22"/>
          <w:szCs w:val="22"/>
        </w:rPr>
        <w:tab/>
      </w:r>
      <w:r w:rsidRPr="0053341A">
        <w:rPr>
          <w:sz w:val="22"/>
          <w:szCs w:val="22"/>
        </w:rPr>
        <w:tab/>
        <w:t>a.</w:t>
      </w:r>
      <w:r w:rsidRPr="0053341A">
        <w:rPr>
          <w:sz w:val="22"/>
          <w:szCs w:val="22"/>
        </w:rPr>
        <w:tab/>
        <w:t>Equipment and specially designed components or accessories therefor, specially designed for the "development"</w:t>
      </w:r>
      <w:r w:rsidR="00CF1C0F" w:rsidRPr="0053341A">
        <w:rPr>
          <w:sz w:val="22"/>
          <w:szCs w:val="22"/>
        </w:rPr>
        <w:t xml:space="preserve"> or</w:t>
      </w:r>
      <w:r w:rsidRPr="0053341A">
        <w:rPr>
          <w:sz w:val="22"/>
          <w:szCs w:val="22"/>
        </w:rPr>
        <w:t xml:space="preserve"> "production" of equipment, functions or features, specified </w:t>
      </w:r>
      <w:r w:rsidR="00C43AE6" w:rsidRPr="0053341A">
        <w:rPr>
          <w:sz w:val="22"/>
          <w:szCs w:val="22"/>
        </w:rPr>
        <w:t>in</w:t>
      </w:r>
      <w:r w:rsidRPr="0053341A">
        <w:rPr>
          <w:sz w:val="22"/>
          <w:szCs w:val="22"/>
        </w:rPr>
        <w:t xml:space="preserve"> 5.A.1.;</w:t>
      </w:r>
    </w:p>
    <w:p w14:paraId="40E6D810" w14:textId="77777777" w:rsidR="00AF0912" w:rsidRPr="0053341A" w:rsidRDefault="00AF0912">
      <w:pPr>
        <w:pStyle w:val="1A1anote1"/>
        <w:spacing w:before="60"/>
        <w:ind w:left="2381" w:hanging="782"/>
        <w:jc w:val="both"/>
        <w:rPr>
          <w:sz w:val="22"/>
          <w:szCs w:val="22"/>
        </w:rPr>
      </w:pPr>
      <w:r w:rsidRPr="0053341A">
        <w:rPr>
          <w:i/>
          <w:sz w:val="22"/>
          <w:szCs w:val="22"/>
          <w:u w:val="single"/>
        </w:rPr>
        <w:t>Note</w:t>
      </w:r>
      <w:r w:rsidRPr="0053341A">
        <w:rPr>
          <w:i/>
          <w:sz w:val="22"/>
          <w:szCs w:val="22"/>
        </w:rPr>
        <w:tab/>
        <w:t>5.B.1.a. does not apply to optical fibre characterization equipment.</w:t>
      </w:r>
    </w:p>
    <w:p w14:paraId="72FBC715" w14:textId="77777777" w:rsidR="00AF0912" w:rsidRPr="0053341A" w:rsidRDefault="008F44F9" w:rsidP="00527F83">
      <w:pPr>
        <w:pStyle w:val="1A1a"/>
        <w:spacing w:before="120"/>
        <w:ind w:left="1582" w:hanging="1582"/>
        <w:jc w:val="both"/>
        <w:rPr>
          <w:sz w:val="22"/>
          <w:szCs w:val="22"/>
        </w:rPr>
      </w:pPr>
      <w:r w:rsidRPr="0053341A">
        <w:rPr>
          <w:sz w:val="22"/>
          <w:szCs w:val="22"/>
        </w:rPr>
        <w:tab/>
      </w:r>
      <w:r w:rsidRPr="0053341A">
        <w:rPr>
          <w:sz w:val="22"/>
          <w:szCs w:val="22"/>
        </w:rPr>
        <w:tab/>
      </w:r>
      <w:r w:rsidRPr="0053341A">
        <w:rPr>
          <w:sz w:val="22"/>
          <w:szCs w:val="22"/>
        </w:rPr>
        <w:tab/>
      </w:r>
      <w:r w:rsidR="00AF0912" w:rsidRPr="0053341A">
        <w:rPr>
          <w:sz w:val="22"/>
          <w:szCs w:val="22"/>
        </w:rPr>
        <w:t>b.</w:t>
      </w:r>
      <w:r w:rsidR="00AF0912" w:rsidRPr="0053341A">
        <w:rPr>
          <w:sz w:val="22"/>
          <w:szCs w:val="22"/>
        </w:rPr>
        <w:tab/>
        <w:t>Equipment and specially designed components or accessories therefor, specially designed for the "development" of any of the following telecommunication transmission or switching equipment:</w:t>
      </w:r>
    </w:p>
    <w:p w14:paraId="401178B3" w14:textId="77777777" w:rsidR="00AF0912" w:rsidRPr="0053341A" w:rsidRDefault="00574CBA" w:rsidP="00527F83">
      <w:pPr>
        <w:pStyle w:val="1A1a1a"/>
        <w:ind w:left="2070" w:hanging="2070"/>
        <w:jc w:val="both"/>
        <w:rPr>
          <w:sz w:val="22"/>
          <w:szCs w:val="22"/>
        </w:rPr>
      </w:pPr>
      <w:r w:rsidRPr="0053341A">
        <w:rPr>
          <w:sz w:val="22"/>
          <w:szCs w:val="22"/>
        </w:rPr>
        <w:br w:type="page"/>
      </w:r>
      <w:r w:rsidRPr="0053341A">
        <w:rPr>
          <w:sz w:val="22"/>
          <w:szCs w:val="22"/>
        </w:rPr>
        <w:lastRenderedPageBreak/>
        <w:t>5.</w:t>
      </w:r>
      <w:r w:rsidRPr="0053341A">
        <w:rPr>
          <w:sz w:val="22"/>
          <w:szCs w:val="22"/>
        </w:rPr>
        <w:tab/>
        <w:t>B.</w:t>
      </w:r>
      <w:r w:rsidRPr="0053341A">
        <w:rPr>
          <w:sz w:val="22"/>
          <w:szCs w:val="22"/>
        </w:rPr>
        <w:tab/>
        <w:t>1.</w:t>
      </w:r>
      <w:r w:rsidRPr="0053341A">
        <w:rPr>
          <w:sz w:val="22"/>
          <w:szCs w:val="22"/>
        </w:rPr>
        <w:tab/>
        <w:t>b.</w:t>
      </w:r>
      <w:r w:rsidRPr="0053341A">
        <w:rPr>
          <w:sz w:val="22"/>
          <w:szCs w:val="22"/>
        </w:rPr>
        <w:tab/>
      </w:r>
      <w:r w:rsidR="00AF0912" w:rsidRPr="0053341A">
        <w:rPr>
          <w:sz w:val="22"/>
          <w:szCs w:val="22"/>
        </w:rPr>
        <w:t>1.</w:t>
      </w:r>
      <w:r w:rsidR="00AF0912" w:rsidRPr="0053341A">
        <w:rPr>
          <w:sz w:val="22"/>
          <w:szCs w:val="22"/>
        </w:rPr>
        <w:tab/>
        <w:t>Not used since 2009</w:t>
      </w:r>
    </w:p>
    <w:p w14:paraId="79503F78" w14:textId="77777777" w:rsidR="00AF0912" w:rsidRPr="0053341A" w:rsidRDefault="005C5EC3" w:rsidP="00C43AE6">
      <w:pPr>
        <w:pStyle w:val="1A1a1a"/>
        <w:spacing w:before="60"/>
        <w:ind w:left="2070" w:hanging="2070"/>
        <w:jc w:val="both"/>
        <w:rPr>
          <w:sz w:val="22"/>
          <w:szCs w:val="22"/>
        </w:rPr>
      </w:pPr>
      <w:r w:rsidRPr="0053341A">
        <w:rPr>
          <w:sz w:val="22"/>
          <w:szCs w:val="22"/>
        </w:rPr>
        <w:tab/>
      </w:r>
      <w:r w:rsidRPr="0053341A">
        <w:rPr>
          <w:sz w:val="22"/>
          <w:szCs w:val="22"/>
        </w:rPr>
        <w:tab/>
      </w:r>
      <w:r w:rsidRPr="0053341A">
        <w:rPr>
          <w:sz w:val="22"/>
          <w:szCs w:val="22"/>
        </w:rPr>
        <w:tab/>
      </w:r>
      <w:r w:rsidR="00AF0912" w:rsidRPr="0053341A">
        <w:rPr>
          <w:sz w:val="22"/>
          <w:szCs w:val="22"/>
        </w:rPr>
        <w:tab/>
        <w:t>2.</w:t>
      </w:r>
      <w:r w:rsidR="00AF0912" w:rsidRPr="0053341A">
        <w:rPr>
          <w:sz w:val="22"/>
          <w:szCs w:val="22"/>
        </w:rPr>
        <w:tab/>
        <w:t>Equipment employing a "laser" and having any of the following:</w:t>
      </w:r>
    </w:p>
    <w:p w14:paraId="169FD3A2" w14:textId="77777777" w:rsidR="00AF0912" w:rsidRPr="0053341A" w:rsidRDefault="00AF0912">
      <w:pPr>
        <w:pStyle w:val="1A1a1a"/>
        <w:ind w:right="58"/>
        <w:jc w:val="both"/>
        <w:rPr>
          <w:sz w:val="22"/>
          <w:szCs w:val="22"/>
        </w:rPr>
      </w:pPr>
      <w:r w:rsidRPr="0053341A">
        <w:rPr>
          <w:sz w:val="22"/>
          <w:szCs w:val="22"/>
        </w:rPr>
        <w:tab/>
      </w:r>
      <w:r w:rsidRPr="0053341A">
        <w:rPr>
          <w:sz w:val="22"/>
          <w:szCs w:val="22"/>
        </w:rPr>
        <w:tab/>
      </w:r>
      <w:r w:rsidRPr="0053341A">
        <w:rPr>
          <w:sz w:val="22"/>
          <w:szCs w:val="22"/>
        </w:rPr>
        <w:tab/>
      </w:r>
      <w:r w:rsidRPr="0053341A">
        <w:rPr>
          <w:sz w:val="22"/>
          <w:szCs w:val="22"/>
        </w:rPr>
        <w:tab/>
      </w:r>
      <w:r w:rsidRPr="0053341A">
        <w:rPr>
          <w:sz w:val="22"/>
          <w:szCs w:val="22"/>
        </w:rPr>
        <w:tab/>
        <w:t>a.</w:t>
      </w:r>
      <w:r w:rsidRPr="0053341A">
        <w:rPr>
          <w:sz w:val="22"/>
          <w:szCs w:val="22"/>
        </w:rPr>
        <w:tab/>
        <w:t>A transmission wavelength exceeding 1,750 nm;</w:t>
      </w:r>
      <w:r w:rsidR="00F74073" w:rsidRPr="0053341A">
        <w:rPr>
          <w:sz w:val="22"/>
          <w:szCs w:val="22"/>
        </w:rPr>
        <w:t xml:space="preserve"> </w:t>
      </w:r>
      <w:r w:rsidR="00F74073" w:rsidRPr="0053341A">
        <w:rPr>
          <w:sz w:val="22"/>
          <w:szCs w:val="22"/>
          <w:u w:val="single"/>
        </w:rPr>
        <w:t>or</w:t>
      </w:r>
    </w:p>
    <w:p w14:paraId="0C86BD34" w14:textId="77777777" w:rsidR="00AF0912" w:rsidRPr="0053341A" w:rsidRDefault="00AF0912">
      <w:pPr>
        <w:pStyle w:val="1A1a1a"/>
        <w:ind w:right="58"/>
        <w:jc w:val="both"/>
        <w:rPr>
          <w:sz w:val="22"/>
          <w:szCs w:val="22"/>
        </w:rPr>
      </w:pPr>
      <w:r w:rsidRPr="0053341A">
        <w:rPr>
          <w:sz w:val="22"/>
          <w:szCs w:val="22"/>
        </w:rPr>
        <w:tab/>
      </w:r>
      <w:r w:rsidRPr="0053341A">
        <w:rPr>
          <w:sz w:val="22"/>
          <w:szCs w:val="22"/>
        </w:rPr>
        <w:tab/>
      </w:r>
      <w:r w:rsidRPr="0053341A">
        <w:rPr>
          <w:sz w:val="22"/>
          <w:szCs w:val="22"/>
        </w:rPr>
        <w:tab/>
      </w:r>
      <w:r w:rsidRPr="0053341A">
        <w:rPr>
          <w:sz w:val="22"/>
          <w:szCs w:val="22"/>
        </w:rPr>
        <w:tab/>
      </w:r>
      <w:r w:rsidRPr="0053341A">
        <w:rPr>
          <w:sz w:val="22"/>
          <w:szCs w:val="22"/>
        </w:rPr>
        <w:tab/>
        <w:t>b.</w:t>
      </w:r>
      <w:r w:rsidRPr="0053341A">
        <w:rPr>
          <w:sz w:val="22"/>
          <w:szCs w:val="22"/>
        </w:rPr>
        <w:tab/>
      </w:r>
      <w:r w:rsidR="00CE5F46" w:rsidRPr="0053341A">
        <w:rPr>
          <w:sz w:val="22"/>
          <w:szCs w:val="22"/>
        </w:rPr>
        <w:t>Not used since 2015</w:t>
      </w:r>
    </w:p>
    <w:p w14:paraId="28153514" w14:textId="77777777" w:rsidR="00AF0912" w:rsidRPr="0053341A" w:rsidRDefault="00AF0912">
      <w:pPr>
        <w:pStyle w:val="1A1a1a"/>
        <w:ind w:right="58"/>
        <w:jc w:val="both"/>
        <w:rPr>
          <w:sz w:val="22"/>
          <w:szCs w:val="22"/>
          <w:u w:val="single"/>
        </w:rPr>
      </w:pPr>
      <w:r w:rsidRPr="0053341A">
        <w:rPr>
          <w:sz w:val="22"/>
          <w:szCs w:val="22"/>
        </w:rPr>
        <w:tab/>
      </w:r>
      <w:r w:rsidRPr="0053341A">
        <w:rPr>
          <w:sz w:val="22"/>
          <w:szCs w:val="22"/>
        </w:rPr>
        <w:tab/>
      </w:r>
      <w:r w:rsidRPr="0053341A">
        <w:rPr>
          <w:sz w:val="22"/>
          <w:szCs w:val="22"/>
        </w:rPr>
        <w:tab/>
      </w:r>
      <w:r w:rsidRPr="0053341A">
        <w:rPr>
          <w:sz w:val="22"/>
          <w:szCs w:val="22"/>
        </w:rPr>
        <w:tab/>
      </w:r>
      <w:r w:rsidRPr="0053341A">
        <w:rPr>
          <w:sz w:val="22"/>
          <w:szCs w:val="22"/>
        </w:rPr>
        <w:tab/>
        <w:t>c.</w:t>
      </w:r>
      <w:r w:rsidRPr="0053341A">
        <w:rPr>
          <w:sz w:val="22"/>
          <w:szCs w:val="22"/>
        </w:rPr>
        <w:tab/>
      </w:r>
      <w:r w:rsidR="00F74073" w:rsidRPr="0053341A">
        <w:rPr>
          <w:sz w:val="22"/>
          <w:szCs w:val="22"/>
        </w:rPr>
        <w:t>Not used since 2016</w:t>
      </w:r>
    </w:p>
    <w:p w14:paraId="50A21B27" w14:textId="77777777" w:rsidR="00AF0912" w:rsidRPr="0053341A" w:rsidRDefault="00527F83">
      <w:pPr>
        <w:pStyle w:val="1A1a1a"/>
        <w:ind w:right="58"/>
        <w:jc w:val="both"/>
        <w:rPr>
          <w:sz w:val="22"/>
          <w:szCs w:val="22"/>
        </w:rPr>
      </w:pPr>
      <w:r w:rsidRPr="0053341A">
        <w:rPr>
          <w:sz w:val="22"/>
          <w:szCs w:val="22"/>
        </w:rPr>
        <w:tab/>
      </w:r>
      <w:r w:rsidRPr="0053341A">
        <w:rPr>
          <w:sz w:val="22"/>
          <w:szCs w:val="22"/>
        </w:rPr>
        <w:tab/>
      </w:r>
      <w:r w:rsidRPr="0053341A">
        <w:rPr>
          <w:sz w:val="22"/>
          <w:szCs w:val="22"/>
        </w:rPr>
        <w:tab/>
      </w:r>
      <w:r w:rsidR="00F74073" w:rsidRPr="0053341A">
        <w:rPr>
          <w:sz w:val="22"/>
          <w:szCs w:val="22"/>
        </w:rPr>
        <w:tab/>
      </w:r>
      <w:r w:rsidR="00AF0912" w:rsidRPr="0053341A">
        <w:rPr>
          <w:sz w:val="22"/>
          <w:szCs w:val="22"/>
        </w:rPr>
        <w:tab/>
        <w:t>d.</w:t>
      </w:r>
      <w:r w:rsidR="00AF0912" w:rsidRPr="0053341A">
        <w:rPr>
          <w:sz w:val="22"/>
          <w:szCs w:val="22"/>
        </w:rPr>
        <w:tab/>
        <w:t>Employing analogue techniques and having a bandwidth exceeding 2.5 GHz;</w:t>
      </w:r>
      <w:r w:rsidR="007B3B62" w:rsidRPr="0053341A">
        <w:rPr>
          <w:sz w:val="22"/>
          <w:szCs w:val="22"/>
        </w:rPr>
        <w:t xml:space="preserve"> </w:t>
      </w:r>
      <w:r w:rsidR="007B3B62" w:rsidRPr="0053341A">
        <w:rPr>
          <w:sz w:val="22"/>
          <w:szCs w:val="22"/>
          <w:u w:val="single"/>
        </w:rPr>
        <w:t>or</w:t>
      </w:r>
    </w:p>
    <w:p w14:paraId="75F88DAB" w14:textId="77777777" w:rsidR="00AF0912" w:rsidRPr="0053341A" w:rsidRDefault="00AF0912">
      <w:pPr>
        <w:pStyle w:val="1A1a1note1"/>
        <w:spacing w:before="60"/>
        <w:ind w:left="3339" w:hanging="799"/>
        <w:jc w:val="both"/>
        <w:rPr>
          <w:i/>
          <w:spacing w:val="-4"/>
          <w:sz w:val="22"/>
          <w:szCs w:val="22"/>
        </w:rPr>
      </w:pPr>
      <w:r w:rsidRPr="0053341A">
        <w:rPr>
          <w:i/>
          <w:sz w:val="22"/>
          <w:szCs w:val="22"/>
          <w:u w:val="single"/>
        </w:rPr>
        <w:t>Note</w:t>
      </w:r>
      <w:r w:rsidRPr="0053341A">
        <w:rPr>
          <w:i/>
          <w:sz w:val="22"/>
          <w:szCs w:val="22"/>
        </w:rPr>
        <w:tab/>
      </w:r>
      <w:r w:rsidRPr="0053341A">
        <w:rPr>
          <w:i/>
          <w:spacing w:val="-4"/>
          <w:sz w:val="22"/>
          <w:szCs w:val="22"/>
        </w:rPr>
        <w:t>5.B.1.b.2.d. does not apply to equipment specially designed for the "development" of commercial TV systems.</w:t>
      </w:r>
    </w:p>
    <w:p w14:paraId="5B5FC58A" w14:textId="77777777" w:rsidR="00AF0912" w:rsidRPr="0053341A" w:rsidRDefault="00B062D6" w:rsidP="00F74073">
      <w:pPr>
        <w:pStyle w:val="1A1a1a"/>
        <w:spacing w:before="120" w:line="235" w:lineRule="auto"/>
        <w:ind w:left="2070" w:hanging="2070"/>
        <w:jc w:val="both"/>
        <w:rPr>
          <w:sz w:val="22"/>
          <w:szCs w:val="22"/>
        </w:rPr>
      </w:pPr>
      <w:r w:rsidRPr="0053341A">
        <w:rPr>
          <w:sz w:val="22"/>
          <w:szCs w:val="22"/>
        </w:rPr>
        <w:tab/>
      </w:r>
      <w:r w:rsidRPr="0053341A">
        <w:rPr>
          <w:sz w:val="22"/>
          <w:szCs w:val="22"/>
        </w:rPr>
        <w:tab/>
      </w:r>
      <w:r w:rsidRPr="0053341A">
        <w:rPr>
          <w:sz w:val="22"/>
          <w:szCs w:val="22"/>
        </w:rPr>
        <w:tab/>
      </w:r>
      <w:r w:rsidRPr="0053341A">
        <w:rPr>
          <w:sz w:val="22"/>
          <w:szCs w:val="22"/>
        </w:rPr>
        <w:tab/>
      </w:r>
      <w:r w:rsidR="00AF0912" w:rsidRPr="0053341A">
        <w:rPr>
          <w:sz w:val="22"/>
          <w:szCs w:val="22"/>
        </w:rPr>
        <w:t>3.</w:t>
      </w:r>
      <w:r w:rsidR="00AF0912" w:rsidRPr="0053341A">
        <w:rPr>
          <w:sz w:val="22"/>
          <w:szCs w:val="22"/>
        </w:rPr>
        <w:tab/>
        <w:t>Not used since 2009</w:t>
      </w:r>
    </w:p>
    <w:p w14:paraId="042A390C" w14:textId="77777777" w:rsidR="00AF0912" w:rsidRPr="0053341A" w:rsidRDefault="00B062D6" w:rsidP="00F110FC">
      <w:pPr>
        <w:pStyle w:val="1A1a1a"/>
        <w:spacing w:before="60"/>
        <w:ind w:left="2070" w:hanging="2070"/>
        <w:jc w:val="both"/>
        <w:rPr>
          <w:sz w:val="22"/>
          <w:szCs w:val="22"/>
          <w:u w:val="single"/>
        </w:rPr>
      </w:pPr>
      <w:r w:rsidRPr="0053341A">
        <w:rPr>
          <w:sz w:val="22"/>
          <w:szCs w:val="22"/>
        </w:rPr>
        <w:tab/>
      </w:r>
      <w:r w:rsidRPr="0053341A">
        <w:rPr>
          <w:sz w:val="22"/>
          <w:szCs w:val="22"/>
        </w:rPr>
        <w:tab/>
      </w:r>
      <w:r w:rsidRPr="0053341A">
        <w:rPr>
          <w:sz w:val="22"/>
          <w:szCs w:val="22"/>
        </w:rPr>
        <w:tab/>
      </w:r>
      <w:r w:rsidRPr="0053341A">
        <w:rPr>
          <w:sz w:val="22"/>
          <w:szCs w:val="22"/>
        </w:rPr>
        <w:tab/>
      </w:r>
      <w:r w:rsidR="00AF0912" w:rsidRPr="0053341A">
        <w:rPr>
          <w:sz w:val="22"/>
          <w:szCs w:val="22"/>
        </w:rPr>
        <w:t>4.</w:t>
      </w:r>
      <w:r w:rsidR="00AF0912" w:rsidRPr="0053341A">
        <w:rPr>
          <w:sz w:val="22"/>
          <w:szCs w:val="22"/>
        </w:rPr>
        <w:tab/>
        <w:t>Radio equipment employing Quadrature-Amplitude-Modulation</w:t>
      </w:r>
      <w:r w:rsidR="00CE5F46" w:rsidRPr="0053341A">
        <w:rPr>
          <w:sz w:val="22"/>
          <w:szCs w:val="22"/>
        </w:rPr>
        <w:t xml:space="preserve"> (QAM) techniques above level 1,024</w:t>
      </w:r>
      <w:r w:rsidR="00660FCE" w:rsidRPr="0053341A">
        <w:rPr>
          <w:sz w:val="22"/>
          <w:szCs w:val="22"/>
        </w:rPr>
        <w:t>.</w:t>
      </w:r>
    </w:p>
    <w:p w14:paraId="62DB22C7" w14:textId="77777777" w:rsidR="00AF0912" w:rsidRPr="0053341A" w:rsidRDefault="00B062D6" w:rsidP="00F110FC">
      <w:pPr>
        <w:pStyle w:val="1A1a1a"/>
        <w:spacing w:before="60"/>
        <w:ind w:left="2070" w:hanging="2070"/>
        <w:jc w:val="both"/>
        <w:rPr>
          <w:sz w:val="22"/>
          <w:szCs w:val="22"/>
        </w:rPr>
      </w:pPr>
      <w:r w:rsidRPr="0053341A">
        <w:rPr>
          <w:sz w:val="22"/>
          <w:szCs w:val="22"/>
        </w:rPr>
        <w:tab/>
      </w:r>
      <w:r w:rsidRPr="0053341A">
        <w:rPr>
          <w:sz w:val="22"/>
          <w:szCs w:val="22"/>
        </w:rPr>
        <w:tab/>
      </w:r>
      <w:r w:rsidRPr="0053341A">
        <w:rPr>
          <w:sz w:val="22"/>
          <w:szCs w:val="22"/>
        </w:rPr>
        <w:tab/>
      </w:r>
      <w:r w:rsidRPr="0053341A">
        <w:rPr>
          <w:sz w:val="22"/>
          <w:szCs w:val="22"/>
        </w:rPr>
        <w:tab/>
      </w:r>
      <w:r w:rsidR="00AF0912" w:rsidRPr="0053341A">
        <w:rPr>
          <w:sz w:val="22"/>
          <w:szCs w:val="22"/>
        </w:rPr>
        <w:t>5.</w:t>
      </w:r>
      <w:r w:rsidR="00AF0912" w:rsidRPr="0053341A">
        <w:rPr>
          <w:sz w:val="22"/>
          <w:szCs w:val="22"/>
        </w:rPr>
        <w:tab/>
      </w:r>
      <w:r w:rsidR="00660FCE" w:rsidRPr="0053341A">
        <w:rPr>
          <w:sz w:val="22"/>
          <w:szCs w:val="22"/>
        </w:rPr>
        <w:t>Not used since 2011</w:t>
      </w:r>
    </w:p>
    <w:p w14:paraId="0BD20696" w14:textId="77777777" w:rsidR="005C5EC3" w:rsidRPr="0053341A" w:rsidRDefault="005C5EC3">
      <w:pPr>
        <w:pStyle w:val="1A1"/>
        <w:jc w:val="both"/>
        <w:rPr>
          <w:sz w:val="16"/>
          <w:szCs w:val="16"/>
        </w:rPr>
      </w:pPr>
    </w:p>
    <w:p w14:paraId="13535740" w14:textId="77777777" w:rsidR="00574CBA" w:rsidRPr="0053341A" w:rsidRDefault="00574CBA">
      <w:pPr>
        <w:pStyle w:val="1A1"/>
        <w:jc w:val="both"/>
        <w:rPr>
          <w:sz w:val="16"/>
          <w:szCs w:val="16"/>
        </w:rPr>
      </w:pPr>
    </w:p>
    <w:p w14:paraId="7F46F2E9" w14:textId="77777777" w:rsidR="00AF0912" w:rsidRPr="0053341A" w:rsidRDefault="00AF0912">
      <w:pPr>
        <w:pStyle w:val="1A1"/>
        <w:jc w:val="both"/>
        <w:rPr>
          <w:sz w:val="22"/>
          <w:szCs w:val="22"/>
        </w:rPr>
      </w:pPr>
      <w:r w:rsidRPr="0053341A">
        <w:rPr>
          <w:sz w:val="22"/>
          <w:szCs w:val="22"/>
        </w:rPr>
        <w:t>5.</w:t>
      </w:r>
      <w:r w:rsidRPr="0053341A">
        <w:rPr>
          <w:sz w:val="22"/>
          <w:szCs w:val="22"/>
        </w:rPr>
        <w:tab/>
        <w:t>C.</w:t>
      </w:r>
      <w:r w:rsidRPr="0053341A">
        <w:rPr>
          <w:sz w:val="22"/>
          <w:szCs w:val="22"/>
        </w:rPr>
        <w:tab/>
        <w:t>Part 1.</w:t>
      </w:r>
      <w:r w:rsidRPr="0053341A">
        <w:rPr>
          <w:sz w:val="22"/>
          <w:szCs w:val="22"/>
        </w:rPr>
        <w:tab/>
      </w:r>
      <w:r w:rsidRPr="0053341A">
        <w:rPr>
          <w:sz w:val="22"/>
          <w:szCs w:val="22"/>
          <w:u w:val="single"/>
        </w:rPr>
        <w:t>MATERIALS</w:t>
      </w:r>
      <w:r w:rsidRPr="0053341A">
        <w:rPr>
          <w:sz w:val="22"/>
          <w:szCs w:val="22"/>
        </w:rPr>
        <w:t xml:space="preserve"> - None</w:t>
      </w:r>
    </w:p>
    <w:p w14:paraId="5FE1CB7B" w14:textId="77777777" w:rsidR="00AF0912" w:rsidRPr="0053341A" w:rsidRDefault="00AF0912">
      <w:pPr>
        <w:pStyle w:val="1A1"/>
        <w:jc w:val="both"/>
        <w:rPr>
          <w:sz w:val="16"/>
          <w:szCs w:val="16"/>
        </w:rPr>
      </w:pPr>
    </w:p>
    <w:p w14:paraId="74480AD1" w14:textId="77777777" w:rsidR="00AF0912" w:rsidRPr="0053341A" w:rsidRDefault="00AF0912">
      <w:pPr>
        <w:pStyle w:val="1A1"/>
        <w:jc w:val="both"/>
        <w:rPr>
          <w:sz w:val="16"/>
          <w:szCs w:val="16"/>
        </w:rPr>
      </w:pPr>
    </w:p>
    <w:p w14:paraId="0AD3EBAA" w14:textId="77777777" w:rsidR="00AF0912" w:rsidRPr="0053341A" w:rsidRDefault="00AF0912">
      <w:pPr>
        <w:pStyle w:val="1A1"/>
        <w:rPr>
          <w:sz w:val="22"/>
          <w:szCs w:val="22"/>
          <w:u w:val="single"/>
        </w:rPr>
      </w:pPr>
      <w:r w:rsidRPr="0053341A">
        <w:rPr>
          <w:sz w:val="22"/>
          <w:szCs w:val="22"/>
        </w:rPr>
        <w:t>5.</w:t>
      </w:r>
      <w:r w:rsidRPr="0053341A">
        <w:rPr>
          <w:sz w:val="22"/>
          <w:szCs w:val="22"/>
        </w:rPr>
        <w:tab/>
        <w:t>D.</w:t>
      </w:r>
      <w:r w:rsidRPr="0053341A">
        <w:rPr>
          <w:sz w:val="22"/>
          <w:szCs w:val="22"/>
        </w:rPr>
        <w:tab/>
        <w:t>Part 1.</w:t>
      </w:r>
      <w:r w:rsidRPr="0053341A">
        <w:rPr>
          <w:sz w:val="22"/>
          <w:szCs w:val="22"/>
        </w:rPr>
        <w:tab/>
      </w:r>
      <w:r w:rsidRPr="0053341A">
        <w:rPr>
          <w:sz w:val="22"/>
          <w:szCs w:val="22"/>
          <w:u w:val="single"/>
        </w:rPr>
        <w:t>SOFTWARE</w:t>
      </w:r>
    </w:p>
    <w:p w14:paraId="7F04966C" w14:textId="77777777" w:rsidR="00AF0912" w:rsidRPr="0053341A" w:rsidRDefault="00AF0912">
      <w:pPr>
        <w:pStyle w:val="1A1"/>
        <w:rPr>
          <w:sz w:val="18"/>
          <w:szCs w:val="18"/>
        </w:rPr>
      </w:pPr>
    </w:p>
    <w:p w14:paraId="6E0B99E1" w14:textId="77777777" w:rsidR="00AF0912" w:rsidRPr="0053341A" w:rsidRDefault="00AF0912">
      <w:pPr>
        <w:pStyle w:val="1A1"/>
        <w:numPr>
          <w:ins w:id="1" w:author="Author"/>
        </w:numPr>
        <w:rPr>
          <w:sz w:val="22"/>
          <w:szCs w:val="22"/>
        </w:rPr>
      </w:pPr>
      <w:r w:rsidRPr="0053341A">
        <w:rPr>
          <w:sz w:val="22"/>
          <w:szCs w:val="22"/>
        </w:rPr>
        <w:t>5.</w:t>
      </w:r>
      <w:r w:rsidRPr="0053341A">
        <w:rPr>
          <w:sz w:val="22"/>
          <w:szCs w:val="22"/>
        </w:rPr>
        <w:tab/>
        <w:t>D.</w:t>
      </w:r>
      <w:r w:rsidRPr="0053341A">
        <w:rPr>
          <w:sz w:val="22"/>
          <w:szCs w:val="22"/>
        </w:rPr>
        <w:tab/>
        <w:t>1.</w:t>
      </w:r>
      <w:r w:rsidRPr="0053341A">
        <w:rPr>
          <w:sz w:val="22"/>
          <w:szCs w:val="22"/>
        </w:rPr>
        <w:tab/>
        <w:t>"Software" as follows:</w:t>
      </w:r>
    </w:p>
    <w:p w14:paraId="4E1B3543" w14:textId="77777777" w:rsidR="00AF0912" w:rsidRPr="0053341A" w:rsidRDefault="00AF0912" w:rsidP="00DE4BEB">
      <w:pPr>
        <w:pStyle w:val="1A1a"/>
        <w:ind w:left="1582" w:hanging="1582"/>
        <w:jc w:val="both"/>
        <w:rPr>
          <w:spacing w:val="-4"/>
          <w:sz w:val="22"/>
          <w:szCs w:val="22"/>
        </w:rPr>
      </w:pPr>
      <w:r w:rsidRPr="0053341A">
        <w:rPr>
          <w:sz w:val="22"/>
          <w:szCs w:val="22"/>
        </w:rPr>
        <w:tab/>
      </w:r>
      <w:r w:rsidRPr="0053341A">
        <w:rPr>
          <w:sz w:val="22"/>
          <w:szCs w:val="22"/>
        </w:rPr>
        <w:tab/>
      </w:r>
      <w:r w:rsidRPr="0053341A">
        <w:rPr>
          <w:sz w:val="22"/>
          <w:szCs w:val="22"/>
        </w:rPr>
        <w:tab/>
        <w:t>a.</w:t>
      </w:r>
      <w:r w:rsidRPr="0053341A">
        <w:rPr>
          <w:sz w:val="22"/>
          <w:szCs w:val="22"/>
        </w:rPr>
        <w:tab/>
      </w:r>
      <w:r w:rsidRPr="0053341A">
        <w:rPr>
          <w:spacing w:val="-4"/>
          <w:sz w:val="22"/>
          <w:szCs w:val="22"/>
        </w:rPr>
        <w:t xml:space="preserve">"Software" specially designed or modified for the "development", "production" or "use" of equipment, functions or features, specified </w:t>
      </w:r>
      <w:r w:rsidR="00C43AE6" w:rsidRPr="0053341A">
        <w:rPr>
          <w:spacing w:val="-4"/>
          <w:sz w:val="22"/>
          <w:szCs w:val="22"/>
        </w:rPr>
        <w:t>in</w:t>
      </w:r>
      <w:r w:rsidRPr="0053341A">
        <w:rPr>
          <w:spacing w:val="-4"/>
          <w:sz w:val="22"/>
          <w:szCs w:val="22"/>
        </w:rPr>
        <w:t xml:space="preserve"> 5.A.1.;</w:t>
      </w:r>
    </w:p>
    <w:p w14:paraId="04D7342B" w14:textId="77777777" w:rsidR="00AF0912" w:rsidRPr="0053341A" w:rsidRDefault="00AF0912">
      <w:pPr>
        <w:pStyle w:val="1A1a"/>
        <w:jc w:val="both"/>
        <w:rPr>
          <w:sz w:val="22"/>
          <w:szCs w:val="22"/>
        </w:rPr>
      </w:pPr>
      <w:r w:rsidRPr="0053341A">
        <w:rPr>
          <w:sz w:val="22"/>
          <w:szCs w:val="22"/>
        </w:rPr>
        <w:tab/>
      </w:r>
      <w:r w:rsidRPr="0053341A">
        <w:rPr>
          <w:sz w:val="22"/>
          <w:szCs w:val="22"/>
        </w:rPr>
        <w:tab/>
      </w:r>
      <w:r w:rsidRPr="0053341A">
        <w:rPr>
          <w:sz w:val="22"/>
          <w:szCs w:val="22"/>
        </w:rPr>
        <w:tab/>
        <w:t>b.</w:t>
      </w:r>
      <w:r w:rsidRPr="0053341A">
        <w:rPr>
          <w:sz w:val="22"/>
          <w:szCs w:val="22"/>
        </w:rPr>
        <w:tab/>
      </w:r>
      <w:r w:rsidR="004F71C9" w:rsidRPr="0053341A">
        <w:rPr>
          <w:sz w:val="22"/>
          <w:szCs w:val="22"/>
        </w:rPr>
        <w:t>Not used since 2014</w:t>
      </w:r>
    </w:p>
    <w:p w14:paraId="4EF90D84" w14:textId="77777777" w:rsidR="00AF0912" w:rsidRPr="0053341A" w:rsidRDefault="006503E2">
      <w:pPr>
        <w:pStyle w:val="1A1a"/>
        <w:jc w:val="both"/>
        <w:rPr>
          <w:spacing w:val="-2"/>
          <w:sz w:val="22"/>
          <w:szCs w:val="22"/>
        </w:rPr>
      </w:pPr>
      <w:r w:rsidRPr="0053341A">
        <w:rPr>
          <w:sz w:val="22"/>
          <w:szCs w:val="22"/>
        </w:rPr>
        <w:tab/>
      </w:r>
      <w:r w:rsidR="00527F83" w:rsidRPr="0053341A">
        <w:rPr>
          <w:sz w:val="22"/>
          <w:szCs w:val="22"/>
        </w:rPr>
        <w:tab/>
      </w:r>
      <w:r w:rsidRPr="0053341A">
        <w:rPr>
          <w:sz w:val="22"/>
          <w:szCs w:val="22"/>
        </w:rPr>
        <w:tab/>
      </w:r>
      <w:r w:rsidR="00AF0912" w:rsidRPr="0053341A">
        <w:rPr>
          <w:spacing w:val="-2"/>
          <w:sz w:val="22"/>
          <w:szCs w:val="22"/>
        </w:rPr>
        <w:t>c.</w:t>
      </w:r>
      <w:r w:rsidR="00AF0912" w:rsidRPr="0053341A">
        <w:rPr>
          <w:spacing w:val="-2"/>
          <w:sz w:val="22"/>
          <w:szCs w:val="22"/>
        </w:rPr>
        <w:tab/>
        <w:t xml:space="preserve">Specific "software" specially designed or modified to provide characteristics, functions or features of equipment, specified </w:t>
      </w:r>
      <w:r w:rsidR="00C43AE6" w:rsidRPr="0053341A">
        <w:rPr>
          <w:spacing w:val="-2"/>
          <w:sz w:val="22"/>
          <w:szCs w:val="22"/>
        </w:rPr>
        <w:t>in</w:t>
      </w:r>
      <w:r w:rsidR="00AF0912" w:rsidRPr="0053341A">
        <w:rPr>
          <w:spacing w:val="-2"/>
          <w:sz w:val="22"/>
          <w:szCs w:val="22"/>
        </w:rPr>
        <w:t xml:space="preserve"> 5.A.1. or 5.B.1.;</w:t>
      </w:r>
    </w:p>
    <w:p w14:paraId="43886E20" w14:textId="77777777" w:rsidR="00AF0912" w:rsidRPr="0053341A" w:rsidRDefault="00E63370" w:rsidP="00574CBA">
      <w:pPr>
        <w:pStyle w:val="1A1a"/>
        <w:spacing w:before="60"/>
        <w:ind w:left="1582" w:hanging="1582"/>
        <w:jc w:val="both"/>
        <w:rPr>
          <w:sz w:val="22"/>
          <w:szCs w:val="22"/>
        </w:rPr>
      </w:pPr>
      <w:r w:rsidRPr="0053341A">
        <w:rPr>
          <w:sz w:val="22"/>
          <w:szCs w:val="22"/>
        </w:rPr>
        <w:tab/>
      </w:r>
      <w:r w:rsidR="00574CBA" w:rsidRPr="0053341A">
        <w:rPr>
          <w:sz w:val="22"/>
          <w:szCs w:val="22"/>
        </w:rPr>
        <w:tab/>
      </w:r>
      <w:r w:rsidRPr="0053341A">
        <w:rPr>
          <w:sz w:val="22"/>
          <w:szCs w:val="22"/>
        </w:rPr>
        <w:tab/>
      </w:r>
      <w:r w:rsidR="00AF0912" w:rsidRPr="0053341A">
        <w:rPr>
          <w:sz w:val="22"/>
          <w:szCs w:val="22"/>
        </w:rPr>
        <w:t>d.</w:t>
      </w:r>
      <w:r w:rsidR="00AF0912" w:rsidRPr="0053341A">
        <w:rPr>
          <w:sz w:val="22"/>
          <w:szCs w:val="22"/>
        </w:rPr>
        <w:tab/>
        <w:t>"Software" specially designed or modified for the "development" of any of the following telecommunication transmission or switching equipment:</w:t>
      </w:r>
    </w:p>
    <w:p w14:paraId="63F58E0D" w14:textId="77777777" w:rsidR="00AF0912" w:rsidRPr="0053341A" w:rsidRDefault="00AF0912">
      <w:pPr>
        <w:pStyle w:val="1A1a1a"/>
        <w:ind w:left="2070" w:hanging="2070"/>
        <w:jc w:val="both"/>
        <w:rPr>
          <w:sz w:val="22"/>
          <w:szCs w:val="22"/>
        </w:rPr>
      </w:pPr>
      <w:r w:rsidRPr="0053341A">
        <w:rPr>
          <w:sz w:val="22"/>
          <w:szCs w:val="22"/>
        </w:rPr>
        <w:tab/>
      </w:r>
      <w:r w:rsidRPr="0053341A">
        <w:rPr>
          <w:sz w:val="22"/>
          <w:szCs w:val="22"/>
        </w:rPr>
        <w:tab/>
      </w:r>
      <w:r w:rsidRPr="0053341A">
        <w:rPr>
          <w:sz w:val="22"/>
          <w:szCs w:val="22"/>
        </w:rPr>
        <w:tab/>
      </w:r>
      <w:r w:rsidRPr="0053341A">
        <w:rPr>
          <w:sz w:val="22"/>
          <w:szCs w:val="22"/>
        </w:rPr>
        <w:tab/>
        <w:t>1.</w:t>
      </w:r>
      <w:r w:rsidRPr="0053341A">
        <w:rPr>
          <w:sz w:val="22"/>
          <w:szCs w:val="22"/>
        </w:rPr>
        <w:tab/>
        <w:t>Not used since 2009</w:t>
      </w:r>
    </w:p>
    <w:p w14:paraId="5E576D0D" w14:textId="77777777" w:rsidR="00AF0912" w:rsidRPr="0053341A" w:rsidRDefault="00AF0912" w:rsidP="00DE4BEB">
      <w:pPr>
        <w:pStyle w:val="1A1a1a"/>
        <w:ind w:left="2070" w:hanging="2070"/>
        <w:jc w:val="both"/>
        <w:rPr>
          <w:sz w:val="22"/>
          <w:szCs w:val="22"/>
        </w:rPr>
      </w:pPr>
      <w:r w:rsidRPr="0053341A">
        <w:rPr>
          <w:sz w:val="22"/>
          <w:szCs w:val="22"/>
        </w:rPr>
        <w:tab/>
      </w:r>
      <w:r w:rsidRPr="0053341A">
        <w:rPr>
          <w:sz w:val="22"/>
          <w:szCs w:val="22"/>
        </w:rPr>
        <w:tab/>
      </w:r>
      <w:r w:rsidRPr="0053341A">
        <w:rPr>
          <w:sz w:val="22"/>
          <w:szCs w:val="22"/>
        </w:rPr>
        <w:tab/>
      </w:r>
      <w:r w:rsidRPr="0053341A">
        <w:rPr>
          <w:sz w:val="22"/>
          <w:szCs w:val="22"/>
        </w:rPr>
        <w:tab/>
        <w:t>2.</w:t>
      </w:r>
      <w:r w:rsidRPr="0053341A">
        <w:rPr>
          <w:sz w:val="22"/>
          <w:szCs w:val="22"/>
        </w:rPr>
        <w:tab/>
        <w:t>Equipment employing a "laser" and having any of the following:</w:t>
      </w:r>
    </w:p>
    <w:p w14:paraId="5AFF6DE1" w14:textId="77777777" w:rsidR="00AF0912" w:rsidRPr="0053341A" w:rsidRDefault="00AF0912">
      <w:pPr>
        <w:pStyle w:val="1A1a1a"/>
        <w:ind w:right="58"/>
        <w:jc w:val="both"/>
        <w:rPr>
          <w:sz w:val="22"/>
          <w:szCs w:val="22"/>
        </w:rPr>
      </w:pPr>
      <w:r w:rsidRPr="0053341A">
        <w:rPr>
          <w:sz w:val="22"/>
          <w:szCs w:val="22"/>
        </w:rPr>
        <w:tab/>
      </w:r>
      <w:r w:rsidRPr="0053341A">
        <w:rPr>
          <w:sz w:val="22"/>
          <w:szCs w:val="22"/>
        </w:rPr>
        <w:tab/>
      </w:r>
      <w:r w:rsidRPr="0053341A">
        <w:rPr>
          <w:sz w:val="22"/>
          <w:szCs w:val="22"/>
        </w:rPr>
        <w:tab/>
      </w:r>
      <w:r w:rsidRPr="0053341A">
        <w:rPr>
          <w:sz w:val="22"/>
          <w:szCs w:val="22"/>
        </w:rPr>
        <w:tab/>
      </w:r>
      <w:r w:rsidRPr="0053341A">
        <w:rPr>
          <w:sz w:val="22"/>
          <w:szCs w:val="22"/>
        </w:rPr>
        <w:tab/>
        <w:t>a.</w:t>
      </w:r>
      <w:r w:rsidRPr="0053341A">
        <w:rPr>
          <w:sz w:val="22"/>
          <w:szCs w:val="22"/>
        </w:rPr>
        <w:tab/>
        <w:t xml:space="preserve">A transmission wavelength exceeding 1,750 nm; </w:t>
      </w:r>
      <w:r w:rsidRPr="0053341A">
        <w:rPr>
          <w:sz w:val="22"/>
          <w:szCs w:val="22"/>
          <w:u w:val="single"/>
        </w:rPr>
        <w:t>or</w:t>
      </w:r>
    </w:p>
    <w:p w14:paraId="142728A2" w14:textId="77777777" w:rsidR="00AF0912" w:rsidRPr="0053341A" w:rsidRDefault="00AF0912">
      <w:pPr>
        <w:pStyle w:val="1A1a1a"/>
        <w:ind w:right="58"/>
        <w:jc w:val="both"/>
        <w:rPr>
          <w:sz w:val="22"/>
          <w:szCs w:val="22"/>
          <w:u w:val="single"/>
        </w:rPr>
      </w:pPr>
      <w:r w:rsidRPr="0053341A">
        <w:rPr>
          <w:sz w:val="22"/>
          <w:szCs w:val="22"/>
        </w:rPr>
        <w:tab/>
      </w:r>
      <w:r w:rsidRPr="0053341A">
        <w:rPr>
          <w:sz w:val="22"/>
          <w:szCs w:val="22"/>
        </w:rPr>
        <w:tab/>
      </w:r>
      <w:r w:rsidRPr="0053341A">
        <w:rPr>
          <w:sz w:val="22"/>
          <w:szCs w:val="22"/>
        </w:rPr>
        <w:tab/>
      </w:r>
      <w:r w:rsidRPr="0053341A">
        <w:rPr>
          <w:sz w:val="22"/>
          <w:szCs w:val="22"/>
        </w:rPr>
        <w:tab/>
      </w:r>
      <w:r w:rsidRPr="0053341A">
        <w:rPr>
          <w:sz w:val="22"/>
          <w:szCs w:val="22"/>
        </w:rPr>
        <w:tab/>
        <w:t>b.</w:t>
      </w:r>
      <w:r w:rsidRPr="0053341A">
        <w:rPr>
          <w:sz w:val="22"/>
          <w:szCs w:val="22"/>
        </w:rPr>
        <w:tab/>
        <w:t xml:space="preserve">Employing analogue techniques and having a bandwidth exceeding 2.5 GHz; </w:t>
      </w:r>
      <w:r w:rsidRPr="0053341A">
        <w:rPr>
          <w:sz w:val="22"/>
          <w:szCs w:val="22"/>
          <w:u w:val="single"/>
        </w:rPr>
        <w:t>or</w:t>
      </w:r>
    </w:p>
    <w:p w14:paraId="3D4E84CD" w14:textId="77777777" w:rsidR="00AF0912" w:rsidRPr="0053341A" w:rsidRDefault="00AF0912">
      <w:pPr>
        <w:pStyle w:val="1A1a1note1"/>
        <w:spacing w:before="60"/>
        <w:ind w:left="3339" w:hanging="799"/>
        <w:jc w:val="both"/>
        <w:rPr>
          <w:i/>
          <w:sz w:val="22"/>
          <w:szCs w:val="22"/>
        </w:rPr>
      </w:pPr>
      <w:r w:rsidRPr="0053341A">
        <w:rPr>
          <w:i/>
          <w:sz w:val="22"/>
          <w:szCs w:val="22"/>
          <w:u w:val="single"/>
        </w:rPr>
        <w:t>Note</w:t>
      </w:r>
      <w:r w:rsidRPr="0053341A">
        <w:rPr>
          <w:i/>
          <w:sz w:val="22"/>
          <w:szCs w:val="22"/>
        </w:rPr>
        <w:tab/>
        <w:t>5.D.1.d.2.b. does not apply to "software" specially designed or modified for the "development" of commercial TV systems.</w:t>
      </w:r>
    </w:p>
    <w:p w14:paraId="08497DEC" w14:textId="77777777" w:rsidR="00AF0912" w:rsidRPr="0053341A" w:rsidRDefault="00AF0912" w:rsidP="00B062D6">
      <w:pPr>
        <w:pStyle w:val="1A1a1a"/>
        <w:spacing w:before="120"/>
        <w:jc w:val="both"/>
        <w:rPr>
          <w:sz w:val="22"/>
          <w:szCs w:val="22"/>
        </w:rPr>
      </w:pPr>
      <w:r w:rsidRPr="0053341A">
        <w:rPr>
          <w:sz w:val="22"/>
          <w:szCs w:val="22"/>
        </w:rPr>
        <w:tab/>
      </w:r>
      <w:r w:rsidRPr="0053341A">
        <w:rPr>
          <w:sz w:val="22"/>
          <w:szCs w:val="22"/>
        </w:rPr>
        <w:tab/>
      </w:r>
      <w:r w:rsidRPr="0053341A">
        <w:rPr>
          <w:sz w:val="22"/>
          <w:szCs w:val="22"/>
        </w:rPr>
        <w:tab/>
      </w:r>
      <w:r w:rsidRPr="0053341A">
        <w:rPr>
          <w:sz w:val="22"/>
          <w:szCs w:val="22"/>
        </w:rPr>
        <w:tab/>
        <w:t>3.</w:t>
      </w:r>
      <w:r w:rsidRPr="0053341A">
        <w:rPr>
          <w:sz w:val="22"/>
          <w:szCs w:val="22"/>
        </w:rPr>
        <w:tab/>
        <w:t>Not used since 2009</w:t>
      </w:r>
    </w:p>
    <w:p w14:paraId="06708B39" w14:textId="77777777" w:rsidR="00AF0912" w:rsidRPr="0053341A" w:rsidRDefault="00AF0912" w:rsidP="00B062D6">
      <w:pPr>
        <w:pStyle w:val="1A1a1a"/>
        <w:ind w:left="2070" w:hanging="2070"/>
        <w:jc w:val="both"/>
        <w:rPr>
          <w:sz w:val="22"/>
          <w:szCs w:val="22"/>
        </w:rPr>
      </w:pPr>
      <w:r w:rsidRPr="0053341A">
        <w:rPr>
          <w:sz w:val="22"/>
          <w:szCs w:val="22"/>
        </w:rPr>
        <w:tab/>
      </w:r>
      <w:r w:rsidRPr="0053341A">
        <w:rPr>
          <w:sz w:val="22"/>
          <w:szCs w:val="22"/>
        </w:rPr>
        <w:tab/>
      </w:r>
      <w:r w:rsidRPr="0053341A">
        <w:rPr>
          <w:sz w:val="22"/>
          <w:szCs w:val="22"/>
        </w:rPr>
        <w:tab/>
      </w:r>
      <w:r w:rsidRPr="0053341A">
        <w:rPr>
          <w:sz w:val="22"/>
          <w:szCs w:val="22"/>
        </w:rPr>
        <w:tab/>
        <w:t>4.</w:t>
      </w:r>
      <w:r w:rsidRPr="0053341A">
        <w:rPr>
          <w:sz w:val="22"/>
          <w:szCs w:val="22"/>
        </w:rPr>
        <w:tab/>
        <w:t xml:space="preserve">Radio equipment employing Quadrature-Amplitude-Modulation (QAM) techniques above level </w:t>
      </w:r>
      <w:r w:rsidR="00E63370" w:rsidRPr="0053341A">
        <w:rPr>
          <w:sz w:val="22"/>
          <w:szCs w:val="22"/>
        </w:rPr>
        <w:t>1,024</w:t>
      </w:r>
      <w:r w:rsidR="00F011EF" w:rsidRPr="0053341A">
        <w:rPr>
          <w:sz w:val="22"/>
          <w:szCs w:val="22"/>
        </w:rPr>
        <w:t>;</w:t>
      </w:r>
    </w:p>
    <w:p w14:paraId="2699BDEF" w14:textId="77777777" w:rsidR="00AF0912" w:rsidRPr="0053341A" w:rsidRDefault="00AF0912" w:rsidP="00DE4BEB">
      <w:pPr>
        <w:pStyle w:val="1A1a1a"/>
        <w:spacing w:line="235" w:lineRule="auto"/>
        <w:jc w:val="both"/>
        <w:rPr>
          <w:sz w:val="16"/>
          <w:szCs w:val="16"/>
        </w:rPr>
      </w:pPr>
    </w:p>
    <w:p w14:paraId="73184473" w14:textId="77777777" w:rsidR="00851E62" w:rsidRPr="0053341A" w:rsidRDefault="00851E62" w:rsidP="00851E62">
      <w:pPr>
        <w:tabs>
          <w:tab w:val="left" w:pos="360"/>
          <w:tab w:val="left" w:pos="732"/>
          <w:tab w:val="left" w:pos="1107"/>
          <w:tab w:val="left" w:pos="1620"/>
        </w:tabs>
        <w:ind w:left="1621" w:hanging="1610"/>
        <w:jc w:val="both"/>
        <w:rPr>
          <w:sz w:val="22"/>
          <w:szCs w:val="22"/>
        </w:rPr>
      </w:pPr>
      <w:r w:rsidRPr="0053341A">
        <w:rPr>
          <w:sz w:val="22"/>
          <w:szCs w:val="22"/>
        </w:rPr>
        <w:t>5.</w:t>
      </w:r>
      <w:r w:rsidRPr="0053341A">
        <w:rPr>
          <w:sz w:val="22"/>
          <w:szCs w:val="22"/>
        </w:rPr>
        <w:tab/>
        <w:t>D.</w:t>
      </w:r>
      <w:r w:rsidRPr="0053341A">
        <w:rPr>
          <w:sz w:val="22"/>
          <w:szCs w:val="22"/>
        </w:rPr>
        <w:tab/>
        <w:t>1.</w:t>
      </w:r>
      <w:r w:rsidRPr="0053341A">
        <w:rPr>
          <w:sz w:val="22"/>
          <w:szCs w:val="22"/>
        </w:rPr>
        <w:tab/>
        <w:t>e.</w:t>
      </w:r>
      <w:r w:rsidRPr="0053341A">
        <w:rPr>
          <w:sz w:val="22"/>
          <w:szCs w:val="22"/>
        </w:rPr>
        <w:tab/>
        <w:t xml:space="preserve">"Software", other than that specified </w:t>
      </w:r>
      <w:r w:rsidR="00C43AE6" w:rsidRPr="0053341A">
        <w:rPr>
          <w:sz w:val="22"/>
          <w:szCs w:val="22"/>
        </w:rPr>
        <w:t>in</w:t>
      </w:r>
      <w:r w:rsidRPr="0053341A">
        <w:rPr>
          <w:sz w:val="22"/>
          <w:szCs w:val="22"/>
        </w:rPr>
        <w:t xml:space="preserve"> 5.D.1.a. or 5.D.1.c., specially designed or modified for monitoring or analysis </w:t>
      </w:r>
      <w:r w:rsidR="00F472E5" w:rsidRPr="0053341A">
        <w:rPr>
          <w:sz w:val="22"/>
          <w:szCs w:val="22"/>
        </w:rPr>
        <w:t>for</w:t>
      </w:r>
      <w:r w:rsidRPr="0053341A">
        <w:rPr>
          <w:sz w:val="22"/>
          <w:szCs w:val="22"/>
        </w:rPr>
        <w:t xml:space="preserve"> law enforcement</w:t>
      </w:r>
      <w:r w:rsidR="00F472E5" w:rsidRPr="0053341A">
        <w:t xml:space="preserve"> </w:t>
      </w:r>
      <w:r w:rsidR="00F472E5" w:rsidRPr="0053341A">
        <w:rPr>
          <w:sz w:val="22"/>
          <w:szCs w:val="22"/>
        </w:rPr>
        <w:t>purposes</w:t>
      </w:r>
      <w:r w:rsidRPr="0053341A">
        <w:rPr>
          <w:sz w:val="22"/>
          <w:szCs w:val="22"/>
        </w:rPr>
        <w:t>, providing all of the following:</w:t>
      </w:r>
    </w:p>
    <w:p w14:paraId="0506ECB0" w14:textId="77777777" w:rsidR="00851E62" w:rsidRPr="0053341A" w:rsidRDefault="00851E62" w:rsidP="009644D3">
      <w:pPr>
        <w:widowControl w:val="0"/>
        <w:tabs>
          <w:tab w:val="left" w:pos="437"/>
          <w:tab w:val="left" w:pos="837"/>
          <w:tab w:val="left" w:pos="1287"/>
          <w:tab w:val="left" w:pos="1652"/>
        </w:tabs>
        <w:autoSpaceDE w:val="0"/>
        <w:autoSpaceDN w:val="0"/>
        <w:adjustRightInd w:val="0"/>
        <w:ind w:left="2087" w:hanging="2087"/>
        <w:contextualSpacing/>
        <w:jc w:val="both"/>
        <w:rPr>
          <w:sz w:val="22"/>
          <w:szCs w:val="22"/>
          <w:u w:val="single"/>
        </w:rPr>
      </w:pPr>
      <w:r w:rsidRPr="0053341A">
        <w:rPr>
          <w:sz w:val="22"/>
          <w:szCs w:val="22"/>
        </w:rPr>
        <w:tab/>
      </w:r>
      <w:r w:rsidRPr="0053341A">
        <w:rPr>
          <w:sz w:val="22"/>
          <w:szCs w:val="22"/>
        </w:rPr>
        <w:tab/>
      </w:r>
      <w:r w:rsidRPr="0053341A">
        <w:rPr>
          <w:sz w:val="22"/>
          <w:szCs w:val="22"/>
        </w:rPr>
        <w:tab/>
      </w:r>
      <w:r w:rsidRPr="0053341A">
        <w:rPr>
          <w:sz w:val="22"/>
          <w:szCs w:val="22"/>
        </w:rPr>
        <w:tab/>
        <w:t>1.</w:t>
      </w:r>
      <w:r w:rsidRPr="0053341A">
        <w:rPr>
          <w:sz w:val="22"/>
          <w:szCs w:val="22"/>
        </w:rPr>
        <w:tab/>
        <w:t>Execution of searches on the basis of "hard selectors" of either the content of communication or metadata acquired</w:t>
      </w:r>
      <w:r w:rsidRPr="0053341A">
        <w:rPr>
          <w:i/>
          <w:sz w:val="22"/>
          <w:szCs w:val="22"/>
        </w:rPr>
        <w:t xml:space="preserve"> </w:t>
      </w:r>
      <w:r w:rsidRPr="0053341A">
        <w:rPr>
          <w:sz w:val="22"/>
          <w:szCs w:val="22"/>
        </w:rPr>
        <w:t xml:space="preserve">from a communications service provider using a 'handover interface'; </w:t>
      </w:r>
      <w:r w:rsidRPr="0053341A">
        <w:rPr>
          <w:sz w:val="22"/>
          <w:szCs w:val="22"/>
          <w:u w:val="single"/>
        </w:rPr>
        <w:t>and</w:t>
      </w:r>
    </w:p>
    <w:p w14:paraId="75B2C79E" w14:textId="77777777" w:rsidR="00851E62" w:rsidRPr="0053341A" w:rsidRDefault="00851E62" w:rsidP="00851E62">
      <w:pPr>
        <w:widowControl w:val="0"/>
        <w:autoSpaceDE w:val="0"/>
        <w:autoSpaceDN w:val="0"/>
        <w:adjustRightInd w:val="0"/>
        <w:ind w:left="2137" w:hanging="527"/>
        <w:rPr>
          <w:i/>
          <w:sz w:val="12"/>
          <w:szCs w:val="12"/>
        </w:rPr>
      </w:pPr>
    </w:p>
    <w:p w14:paraId="66A0F4A1" w14:textId="77777777" w:rsidR="00851E62" w:rsidRPr="0053341A" w:rsidRDefault="00851E62" w:rsidP="009644D3">
      <w:pPr>
        <w:widowControl w:val="0"/>
        <w:autoSpaceDE w:val="0"/>
        <w:autoSpaceDN w:val="0"/>
        <w:adjustRightInd w:val="0"/>
        <w:ind w:left="2137" w:hanging="513"/>
        <w:rPr>
          <w:i/>
          <w:sz w:val="22"/>
          <w:szCs w:val="22"/>
          <w:u w:val="single"/>
        </w:rPr>
      </w:pPr>
      <w:r w:rsidRPr="0053341A">
        <w:rPr>
          <w:i/>
          <w:sz w:val="22"/>
          <w:szCs w:val="22"/>
          <w:u w:val="single"/>
        </w:rPr>
        <w:t>Technical Notes</w:t>
      </w:r>
    </w:p>
    <w:p w14:paraId="47D5A49F" w14:textId="77777777" w:rsidR="00851E62" w:rsidRPr="0053341A" w:rsidRDefault="009644D3" w:rsidP="009644D3">
      <w:pPr>
        <w:pStyle w:val="ListParagraph"/>
        <w:widowControl w:val="0"/>
        <w:autoSpaceDE w:val="0"/>
        <w:autoSpaceDN w:val="0"/>
        <w:adjustRightInd w:val="0"/>
        <w:ind w:left="2114" w:hanging="476"/>
        <w:jc w:val="both"/>
        <w:rPr>
          <w:i/>
          <w:spacing w:val="-4"/>
          <w:sz w:val="22"/>
          <w:szCs w:val="22"/>
          <w:lang w:val="en-GB"/>
        </w:rPr>
      </w:pPr>
      <w:r w:rsidRPr="0053341A">
        <w:rPr>
          <w:i/>
          <w:spacing w:val="-4"/>
          <w:sz w:val="22"/>
          <w:szCs w:val="22"/>
          <w:lang w:val="en-GB"/>
        </w:rPr>
        <w:t>1.</w:t>
      </w:r>
      <w:r w:rsidRPr="0053341A">
        <w:rPr>
          <w:i/>
          <w:spacing w:val="-4"/>
          <w:sz w:val="22"/>
          <w:szCs w:val="22"/>
          <w:lang w:val="en-GB"/>
        </w:rPr>
        <w:tab/>
      </w:r>
      <w:r w:rsidR="00851E62" w:rsidRPr="0053341A">
        <w:rPr>
          <w:i/>
          <w:spacing w:val="-4"/>
          <w:sz w:val="22"/>
          <w:szCs w:val="22"/>
          <w:lang w:val="en-GB"/>
        </w:rPr>
        <w:t xml:space="preserve">For the purposes of 5.D.1.e., a 'handover interface' is a physical and logical interface, designed for use by an authorised law enforcement authority, across which targeted interception measures are requested from a communications service provider and the results of interception are delivered from a communications service provider to the requesting </w:t>
      </w:r>
      <w:r w:rsidR="00851E62" w:rsidRPr="0053341A">
        <w:rPr>
          <w:i/>
          <w:spacing w:val="-4"/>
          <w:sz w:val="22"/>
          <w:szCs w:val="22"/>
          <w:lang w:val="en-GB"/>
        </w:rPr>
        <w:lastRenderedPageBreak/>
        <w:t>authority. The 'handover interface' is implemented within systems or equipment (e.g., mediation devices) that receive and validate the interception request, and deliver to the requesting authority only the results of interception that fulfil the validated request.</w:t>
      </w:r>
    </w:p>
    <w:p w14:paraId="6A194352" w14:textId="77777777" w:rsidR="00851E62" w:rsidRPr="0053341A" w:rsidRDefault="009644D3" w:rsidP="009644D3">
      <w:pPr>
        <w:pStyle w:val="ListParagraph"/>
        <w:widowControl w:val="0"/>
        <w:autoSpaceDE w:val="0"/>
        <w:autoSpaceDN w:val="0"/>
        <w:adjustRightInd w:val="0"/>
        <w:ind w:left="2114" w:hanging="476"/>
        <w:jc w:val="both"/>
        <w:rPr>
          <w:i/>
          <w:spacing w:val="-4"/>
          <w:sz w:val="22"/>
          <w:szCs w:val="22"/>
          <w:lang w:val="en-GB"/>
        </w:rPr>
      </w:pPr>
      <w:r w:rsidRPr="0053341A">
        <w:rPr>
          <w:i/>
          <w:spacing w:val="-4"/>
          <w:sz w:val="22"/>
          <w:szCs w:val="22"/>
          <w:lang w:val="en-GB"/>
        </w:rPr>
        <w:t>2.</w:t>
      </w:r>
      <w:r w:rsidRPr="0053341A">
        <w:rPr>
          <w:i/>
          <w:spacing w:val="-4"/>
          <w:sz w:val="22"/>
          <w:szCs w:val="22"/>
          <w:lang w:val="en-GB"/>
        </w:rPr>
        <w:tab/>
      </w:r>
      <w:r w:rsidR="00851E62" w:rsidRPr="0053341A">
        <w:rPr>
          <w:i/>
          <w:spacing w:val="-4"/>
          <w:sz w:val="22"/>
          <w:szCs w:val="22"/>
          <w:lang w:val="en-GB"/>
        </w:rPr>
        <w:t xml:space="preserve">'Handover interfaces' may be specified </w:t>
      </w:r>
      <w:r w:rsidR="00C43AE6" w:rsidRPr="0053341A">
        <w:rPr>
          <w:i/>
          <w:spacing w:val="-4"/>
          <w:sz w:val="22"/>
          <w:szCs w:val="22"/>
          <w:lang w:val="en-GB"/>
        </w:rPr>
        <w:t>in</w:t>
      </w:r>
      <w:r w:rsidR="00851E62" w:rsidRPr="0053341A">
        <w:rPr>
          <w:i/>
          <w:spacing w:val="-4"/>
          <w:sz w:val="22"/>
          <w:szCs w:val="22"/>
          <w:lang w:val="en-GB"/>
        </w:rPr>
        <w:t xml:space="preserve"> international standards (including but not limited to ETSI TS 101 331, ETSI TS 101 671, 3GPP TS 33.108) or national equivalents.</w:t>
      </w:r>
    </w:p>
    <w:p w14:paraId="66389FA4" w14:textId="77777777" w:rsidR="00851E62" w:rsidRPr="0053341A" w:rsidRDefault="00851E62" w:rsidP="00851E62">
      <w:pPr>
        <w:widowControl w:val="0"/>
        <w:tabs>
          <w:tab w:val="left" w:pos="437"/>
          <w:tab w:val="left" w:pos="837"/>
          <w:tab w:val="left" w:pos="1287"/>
          <w:tab w:val="left" w:pos="1638"/>
        </w:tabs>
        <w:autoSpaceDE w:val="0"/>
        <w:autoSpaceDN w:val="0"/>
        <w:adjustRightInd w:val="0"/>
        <w:ind w:left="2087" w:hanging="2087"/>
        <w:jc w:val="both"/>
        <w:rPr>
          <w:sz w:val="12"/>
          <w:szCs w:val="12"/>
        </w:rPr>
      </w:pPr>
    </w:p>
    <w:p w14:paraId="25514446" w14:textId="77777777" w:rsidR="00851E62" w:rsidRPr="0053341A" w:rsidRDefault="00851E62" w:rsidP="00851E62">
      <w:pPr>
        <w:widowControl w:val="0"/>
        <w:tabs>
          <w:tab w:val="left" w:pos="437"/>
          <w:tab w:val="left" w:pos="837"/>
          <w:tab w:val="left" w:pos="1287"/>
          <w:tab w:val="left" w:pos="1638"/>
        </w:tabs>
        <w:autoSpaceDE w:val="0"/>
        <w:autoSpaceDN w:val="0"/>
        <w:adjustRightInd w:val="0"/>
        <w:ind w:left="2087" w:hanging="2087"/>
        <w:jc w:val="both"/>
        <w:rPr>
          <w:sz w:val="22"/>
          <w:szCs w:val="22"/>
        </w:rPr>
      </w:pPr>
      <w:r w:rsidRPr="0053341A">
        <w:rPr>
          <w:sz w:val="22"/>
          <w:szCs w:val="22"/>
        </w:rPr>
        <w:t>5.</w:t>
      </w:r>
      <w:r w:rsidRPr="0053341A">
        <w:rPr>
          <w:sz w:val="22"/>
          <w:szCs w:val="22"/>
        </w:rPr>
        <w:tab/>
        <w:t>D.</w:t>
      </w:r>
      <w:r w:rsidRPr="0053341A">
        <w:rPr>
          <w:sz w:val="22"/>
          <w:szCs w:val="22"/>
        </w:rPr>
        <w:tab/>
        <w:t>1.</w:t>
      </w:r>
      <w:r w:rsidRPr="0053341A">
        <w:rPr>
          <w:sz w:val="22"/>
          <w:szCs w:val="22"/>
        </w:rPr>
        <w:tab/>
        <w:t>e.</w:t>
      </w:r>
      <w:r w:rsidRPr="0053341A">
        <w:rPr>
          <w:sz w:val="22"/>
          <w:szCs w:val="22"/>
        </w:rPr>
        <w:tab/>
        <w:t>2.</w:t>
      </w:r>
      <w:r w:rsidRPr="0053341A">
        <w:rPr>
          <w:sz w:val="22"/>
          <w:szCs w:val="22"/>
        </w:rPr>
        <w:tab/>
        <w:t xml:space="preserve">Mapping of the relational network or tracking the movement </w:t>
      </w:r>
      <w:r w:rsidR="00B01299" w:rsidRPr="0053341A">
        <w:rPr>
          <w:sz w:val="22"/>
          <w:szCs w:val="22"/>
        </w:rPr>
        <w:t xml:space="preserve">or location </w:t>
      </w:r>
      <w:r w:rsidRPr="0053341A">
        <w:rPr>
          <w:sz w:val="22"/>
          <w:szCs w:val="22"/>
        </w:rPr>
        <w:t>of targeted individuals based on the results of searches on content of communication or metadata or searches as described in 5.D.1.e.1.</w:t>
      </w:r>
    </w:p>
    <w:p w14:paraId="39B50846" w14:textId="77777777" w:rsidR="00851E62" w:rsidRPr="0053341A" w:rsidRDefault="00851E62" w:rsidP="009644D3">
      <w:pPr>
        <w:widowControl w:val="0"/>
        <w:autoSpaceDE w:val="0"/>
        <w:autoSpaceDN w:val="0"/>
        <w:adjustRightInd w:val="0"/>
        <w:spacing w:before="60"/>
        <w:ind w:left="2410" w:hanging="771"/>
        <w:jc w:val="both"/>
        <w:rPr>
          <w:i/>
          <w:sz w:val="22"/>
          <w:szCs w:val="22"/>
        </w:rPr>
      </w:pPr>
      <w:r w:rsidRPr="0053341A">
        <w:rPr>
          <w:i/>
          <w:sz w:val="22"/>
          <w:szCs w:val="22"/>
          <w:u w:val="single"/>
        </w:rPr>
        <w:t>Note</w:t>
      </w:r>
      <w:r w:rsidRPr="0053341A">
        <w:rPr>
          <w:i/>
          <w:sz w:val="22"/>
          <w:szCs w:val="22"/>
        </w:rPr>
        <w:tab/>
        <w:t xml:space="preserve">5.D.1.e. does not apply to </w:t>
      </w:r>
      <w:r w:rsidRPr="0053341A">
        <w:rPr>
          <w:sz w:val="22"/>
          <w:szCs w:val="22"/>
        </w:rPr>
        <w:t>"</w:t>
      </w:r>
      <w:r w:rsidRPr="0053341A">
        <w:rPr>
          <w:i/>
          <w:sz w:val="22"/>
          <w:szCs w:val="22"/>
        </w:rPr>
        <w:t>software</w:t>
      </w:r>
      <w:r w:rsidRPr="0053341A">
        <w:rPr>
          <w:sz w:val="22"/>
          <w:szCs w:val="22"/>
        </w:rPr>
        <w:t>"</w:t>
      </w:r>
      <w:r w:rsidRPr="0053341A">
        <w:rPr>
          <w:i/>
          <w:sz w:val="22"/>
          <w:szCs w:val="22"/>
        </w:rPr>
        <w:t xml:space="preserve"> specially designed or modified for any of the following:</w:t>
      </w:r>
    </w:p>
    <w:p w14:paraId="710B2CE9" w14:textId="77777777" w:rsidR="00851E62" w:rsidRPr="0053341A" w:rsidRDefault="00851E62" w:rsidP="00851E62">
      <w:pPr>
        <w:tabs>
          <w:tab w:val="left" w:pos="2410"/>
        </w:tabs>
        <w:ind w:left="2773" w:hanging="2773"/>
        <w:rPr>
          <w:i/>
          <w:sz w:val="22"/>
          <w:szCs w:val="22"/>
        </w:rPr>
      </w:pPr>
      <w:r w:rsidRPr="0053341A">
        <w:rPr>
          <w:i/>
          <w:sz w:val="22"/>
          <w:szCs w:val="22"/>
        </w:rPr>
        <w:tab/>
        <w:t>a.</w:t>
      </w:r>
      <w:r w:rsidRPr="0053341A">
        <w:rPr>
          <w:i/>
          <w:sz w:val="22"/>
          <w:szCs w:val="22"/>
        </w:rPr>
        <w:tab/>
        <w:t>Billing purposes;</w:t>
      </w:r>
    </w:p>
    <w:p w14:paraId="54C6CB6C" w14:textId="77777777" w:rsidR="00851E62" w:rsidRPr="0053341A" w:rsidRDefault="00851E62" w:rsidP="00851E62">
      <w:pPr>
        <w:tabs>
          <w:tab w:val="left" w:pos="2410"/>
        </w:tabs>
        <w:ind w:left="2773" w:hanging="2773"/>
        <w:rPr>
          <w:i/>
          <w:sz w:val="22"/>
          <w:szCs w:val="22"/>
        </w:rPr>
      </w:pPr>
      <w:r w:rsidRPr="0053341A">
        <w:rPr>
          <w:i/>
          <w:sz w:val="22"/>
          <w:szCs w:val="22"/>
        </w:rPr>
        <w:tab/>
        <w:t>b.</w:t>
      </w:r>
      <w:r w:rsidRPr="0053341A">
        <w:rPr>
          <w:i/>
          <w:sz w:val="22"/>
          <w:szCs w:val="22"/>
        </w:rPr>
        <w:tab/>
        <w:t>Network Quality of Service (QoS);</w:t>
      </w:r>
    </w:p>
    <w:p w14:paraId="6976D3E9" w14:textId="77777777" w:rsidR="00851E62" w:rsidRPr="0053341A" w:rsidRDefault="00851E62" w:rsidP="00851E62">
      <w:pPr>
        <w:tabs>
          <w:tab w:val="left" w:pos="2410"/>
        </w:tabs>
        <w:ind w:left="2773" w:hanging="2773"/>
        <w:rPr>
          <w:i/>
          <w:sz w:val="22"/>
          <w:szCs w:val="22"/>
        </w:rPr>
      </w:pPr>
      <w:r w:rsidRPr="0053341A">
        <w:rPr>
          <w:i/>
          <w:sz w:val="22"/>
          <w:szCs w:val="22"/>
        </w:rPr>
        <w:tab/>
        <w:t>c.</w:t>
      </w:r>
      <w:r w:rsidRPr="0053341A">
        <w:rPr>
          <w:i/>
          <w:sz w:val="22"/>
          <w:szCs w:val="22"/>
        </w:rPr>
        <w:tab/>
        <w:t>Quality of Experience (</w:t>
      </w:r>
      <w:proofErr w:type="spellStart"/>
      <w:r w:rsidRPr="0053341A">
        <w:rPr>
          <w:i/>
          <w:sz w:val="22"/>
          <w:szCs w:val="22"/>
        </w:rPr>
        <w:t>QoE</w:t>
      </w:r>
      <w:proofErr w:type="spellEnd"/>
      <w:r w:rsidRPr="0053341A">
        <w:rPr>
          <w:i/>
          <w:sz w:val="22"/>
          <w:szCs w:val="22"/>
        </w:rPr>
        <w:t>);</w:t>
      </w:r>
    </w:p>
    <w:p w14:paraId="0EAC7E25" w14:textId="77777777" w:rsidR="00851E62" w:rsidRPr="0053341A" w:rsidRDefault="00851E62" w:rsidP="00851E62">
      <w:pPr>
        <w:tabs>
          <w:tab w:val="left" w:pos="2410"/>
        </w:tabs>
        <w:ind w:left="2773" w:hanging="2773"/>
        <w:rPr>
          <w:i/>
          <w:sz w:val="22"/>
          <w:szCs w:val="22"/>
        </w:rPr>
      </w:pPr>
      <w:r w:rsidRPr="0053341A">
        <w:rPr>
          <w:i/>
          <w:sz w:val="22"/>
          <w:szCs w:val="22"/>
        </w:rPr>
        <w:tab/>
        <w:t>d.</w:t>
      </w:r>
      <w:r w:rsidRPr="0053341A">
        <w:rPr>
          <w:sz w:val="22"/>
          <w:szCs w:val="22"/>
        </w:rPr>
        <w:t xml:space="preserve"> </w:t>
      </w:r>
      <w:r w:rsidRPr="0053341A">
        <w:rPr>
          <w:sz w:val="22"/>
          <w:szCs w:val="22"/>
        </w:rPr>
        <w:tab/>
      </w:r>
      <w:r w:rsidRPr="0053341A">
        <w:rPr>
          <w:i/>
          <w:sz w:val="22"/>
          <w:szCs w:val="22"/>
        </w:rPr>
        <w:t xml:space="preserve">Mediation devices; </w:t>
      </w:r>
      <w:r w:rsidRPr="0053341A">
        <w:rPr>
          <w:i/>
          <w:sz w:val="22"/>
          <w:szCs w:val="22"/>
          <w:u w:val="single"/>
        </w:rPr>
        <w:t>or</w:t>
      </w:r>
    </w:p>
    <w:p w14:paraId="0A700585" w14:textId="77777777" w:rsidR="00851E62" w:rsidRPr="0053341A" w:rsidRDefault="00851E62" w:rsidP="00851E62">
      <w:pPr>
        <w:tabs>
          <w:tab w:val="left" w:pos="2410"/>
        </w:tabs>
        <w:ind w:left="2773" w:hanging="2773"/>
        <w:rPr>
          <w:sz w:val="22"/>
          <w:szCs w:val="22"/>
        </w:rPr>
      </w:pPr>
      <w:r w:rsidRPr="0053341A">
        <w:rPr>
          <w:i/>
          <w:sz w:val="22"/>
          <w:szCs w:val="22"/>
        </w:rPr>
        <w:tab/>
        <w:t>e.</w:t>
      </w:r>
      <w:r w:rsidRPr="0053341A">
        <w:rPr>
          <w:sz w:val="22"/>
          <w:szCs w:val="22"/>
        </w:rPr>
        <w:t xml:space="preserve"> </w:t>
      </w:r>
      <w:r w:rsidRPr="0053341A">
        <w:rPr>
          <w:sz w:val="22"/>
          <w:szCs w:val="22"/>
        </w:rPr>
        <w:tab/>
      </w:r>
      <w:r w:rsidRPr="0053341A">
        <w:rPr>
          <w:i/>
          <w:sz w:val="22"/>
          <w:szCs w:val="22"/>
        </w:rPr>
        <w:t>Mobile payment or banking use.</w:t>
      </w:r>
    </w:p>
    <w:p w14:paraId="06907C03" w14:textId="77777777" w:rsidR="00851E62" w:rsidRPr="0053341A" w:rsidRDefault="00851E62" w:rsidP="00851E62">
      <w:pPr>
        <w:ind w:left="1671" w:hanging="1671"/>
        <w:jc w:val="both"/>
        <w:rPr>
          <w:sz w:val="12"/>
          <w:szCs w:val="12"/>
        </w:rPr>
      </w:pPr>
    </w:p>
    <w:p w14:paraId="6FF23782" w14:textId="77777777" w:rsidR="00851E62" w:rsidRPr="0053341A" w:rsidRDefault="00851E62" w:rsidP="00851E62">
      <w:pPr>
        <w:ind w:left="1671" w:hanging="1671"/>
        <w:jc w:val="both"/>
        <w:rPr>
          <w:sz w:val="12"/>
          <w:szCs w:val="12"/>
        </w:rPr>
      </w:pPr>
    </w:p>
    <w:p w14:paraId="3A486DD0" w14:textId="77777777" w:rsidR="00AF0912" w:rsidRPr="0053341A" w:rsidRDefault="00AF0912" w:rsidP="00527F83">
      <w:pPr>
        <w:pStyle w:val="1A1"/>
        <w:ind w:left="0" w:firstLine="0"/>
        <w:rPr>
          <w:sz w:val="18"/>
          <w:szCs w:val="18"/>
        </w:rPr>
      </w:pPr>
      <w:r w:rsidRPr="0053341A">
        <w:rPr>
          <w:sz w:val="22"/>
          <w:szCs w:val="22"/>
        </w:rPr>
        <w:t>5.</w:t>
      </w:r>
      <w:r w:rsidRPr="0053341A">
        <w:rPr>
          <w:sz w:val="22"/>
          <w:szCs w:val="22"/>
        </w:rPr>
        <w:tab/>
        <w:t>E.</w:t>
      </w:r>
      <w:r w:rsidRPr="0053341A">
        <w:rPr>
          <w:sz w:val="22"/>
          <w:szCs w:val="22"/>
        </w:rPr>
        <w:tab/>
        <w:t>Part 1.</w:t>
      </w:r>
      <w:r w:rsidRPr="0053341A">
        <w:rPr>
          <w:sz w:val="22"/>
          <w:szCs w:val="22"/>
        </w:rPr>
        <w:tab/>
      </w:r>
      <w:r w:rsidRPr="0053341A">
        <w:rPr>
          <w:sz w:val="22"/>
          <w:szCs w:val="22"/>
          <w:u w:val="single"/>
        </w:rPr>
        <w:t>TECHNOLOGY</w:t>
      </w:r>
    </w:p>
    <w:p w14:paraId="07A99A82" w14:textId="77777777" w:rsidR="00AF0912" w:rsidRPr="0053341A" w:rsidRDefault="00AF0912" w:rsidP="00527F83">
      <w:pPr>
        <w:pStyle w:val="1A1"/>
        <w:numPr>
          <w:ins w:id="2" w:author="Author"/>
        </w:numPr>
        <w:spacing w:before="120"/>
        <w:ind w:left="1123" w:hanging="1123"/>
        <w:rPr>
          <w:sz w:val="22"/>
          <w:szCs w:val="22"/>
        </w:rPr>
      </w:pPr>
      <w:r w:rsidRPr="0053341A">
        <w:rPr>
          <w:sz w:val="22"/>
          <w:szCs w:val="22"/>
        </w:rPr>
        <w:t>5.</w:t>
      </w:r>
      <w:r w:rsidRPr="0053341A">
        <w:rPr>
          <w:sz w:val="22"/>
          <w:szCs w:val="22"/>
        </w:rPr>
        <w:tab/>
        <w:t>E.</w:t>
      </w:r>
      <w:r w:rsidRPr="0053341A">
        <w:rPr>
          <w:sz w:val="22"/>
          <w:szCs w:val="22"/>
        </w:rPr>
        <w:tab/>
        <w:t>1.</w:t>
      </w:r>
      <w:r w:rsidRPr="0053341A">
        <w:rPr>
          <w:sz w:val="22"/>
          <w:szCs w:val="22"/>
        </w:rPr>
        <w:tab/>
        <w:t>"Technology" as follows:</w:t>
      </w:r>
    </w:p>
    <w:p w14:paraId="10992DD1" w14:textId="77777777" w:rsidR="00AF0912" w:rsidRPr="0053341A" w:rsidRDefault="00AF0912" w:rsidP="008F44F9">
      <w:pPr>
        <w:pStyle w:val="1A1a"/>
        <w:spacing w:before="60"/>
        <w:ind w:left="1582" w:hanging="1582"/>
        <w:jc w:val="both"/>
        <w:rPr>
          <w:spacing w:val="-4"/>
          <w:sz w:val="22"/>
          <w:szCs w:val="22"/>
        </w:rPr>
      </w:pPr>
      <w:r w:rsidRPr="0053341A">
        <w:rPr>
          <w:sz w:val="22"/>
          <w:szCs w:val="22"/>
        </w:rPr>
        <w:tab/>
      </w:r>
      <w:r w:rsidRPr="0053341A">
        <w:rPr>
          <w:sz w:val="22"/>
          <w:szCs w:val="22"/>
        </w:rPr>
        <w:tab/>
      </w:r>
      <w:r w:rsidRPr="0053341A">
        <w:rPr>
          <w:sz w:val="22"/>
          <w:szCs w:val="22"/>
        </w:rPr>
        <w:tab/>
        <w:t>a.</w:t>
      </w:r>
      <w:r w:rsidRPr="0053341A">
        <w:rPr>
          <w:sz w:val="22"/>
          <w:szCs w:val="22"/>
        </w:rPr>
        <w:tab/>
        <w:t xml:space="preserve">"Technology" according to the General Technology Note for the "development", "production" or "use" (excluding operation) of equipment, functions or features specified </w:t>
      </w:r>
      <w:r w:rsidR="00C43AE6" w:rsidRPr="0053341A">
        <w:rPr>
          <w:sz w:val="22"/>
          <w:szCs w:val="22"/>
        </w:rPr>
        <w:t>in</w:t>
      </w:r>
      <w:r w:rsidRPr="0053341A">
        <w:rPr>
          <w:sz w:val="22"/>
          <w:szCs w:val="22"/>
        </w:rPr>
        <w:t xml:space="preserve"> 5.A.1. or "software" specified </w:t>
      </w:r>
      <w:r w:rsidR="00C43AE6" w:rsidRPr="0053341A">
        <w:rPr>
          <w:sz w:val="22"/>
          <w:szCs w:val="22"/>
        </w:rPr>
        <w:t>in</w:t>
      </w:r>
      <w:r w:rsidRPr="0053341A">
        <w:rPr>
          <w:sz w:val="22"/>
          <w:szCs w:val="22"/>
        </w:rPr>
        <w:t xml:space="preserve"> 5.D.1.a.</w:t>
      </w:r>
      <w:r w:rsidR="009644D3" w:rsidRPr="0053341A">
        <w:rPr>
          <w:sz w:val="22"/>
          <w:szCs w:val="22"/>
        </w:rPr>
        <w:t xml:space="preserve"> or 5.D.1.e.</w:t>
      </w:r>
      <w:r w:rsidRPr="0053341A">
        <w:rPr>
          <w:sz w:val="22"/>
          <w:szCs w:val="22"/>
        </w:rPr>
        <w:t>;</w:t>
      </w:r>
    </w:p>
    <w:p w14:paraId="5F7F746E" w14:textId="77777777" w:rsidR="00AF0912" w:rsidRPr="0053341A" w:rsidRDefault="004922C2" w:rsidP="009644D3">
      <w:pPr>
        <w:pStyle w:val="1A1a"/>
        <w:spacing w:before="60"/>
        <w:ind w:left="1582" w:hanging="1582"/>
        <w:jc w:val="both"/>
        <w:rPr>
          <w:sz w:val="22"/>
          <w:szCs w:val="22"/>
        </w:rPr>
      </w:pPr>
      <w:r w:rsidRPr="0053341A">
        <w:rPr>
          <w:sz w:val="22"/>
          <w:szCs w:val="22"/>
        </w:rPr>
        <w:tab/>
      </w:r>
      <w:r w:rsidRPr="0053341A">
        <w:rPr>
          <w:sz w:val="22"/>
          <w:szCs w:val="22"/>
        </w:rPr>
        <w:tab/>
      </w:r>
      <w:r w:rsidR="000F5768" w:rsidRPr="0053341A">
        <w:rPr>
          <w:sz w:val="22"/>
          <w:szCs w:val="22"/>
        </w:rPr>
        <w:tab/>
      </w:r>
      <w:r w:rsidR="00AF0912" w:rsidRPr="0053341A">
        <w:rPr>
          <w:sz w:val="22"/>
          <w:szCs w:val="22"/>
        </w:rPr>
        <w:t>b.</w:t>
      </w:r>
      <w:r w:rsidR="00AF0912" w:rsidRPr="0053341A">
        <w:rPr>
          <w:sz w:val="22"/>
          <w:szCs w:val="22"/>
        </w:rPr>
        <w:tab/>
        <w:t>Specific "technology" as follows:</w:t>
      </w:r>
    </w:p>
    <w:p w14:paraId="37A28112" w14:textId="77777777" w:rsidR="00AF0912" w:rsidRPr="0053341A" w:rsidRDefault="00AF0912" w:rsidP="00EC09F1">
      <w:pPr>
        <w:pStyle w:val="1A1a1"/>
        <w:ind w:left="2064" w:hanging="2041"/>
        <w:jc w:val="both"/>
        <w:rPr>
          <w:sz w:val="22"/>
          <w:szCs w:val="22"/>
        </w:rPr>
      </w:pPr>
      <w:r w:rsidRPr="0053341A">
        <w:rPr>
          <w:sz w:val="22"/>
          <w:szCs w:val="22"/>
        </w:rPr>
        <w:tab/>
      </w:r>
      <w:r w:rsidRPr="0053341A">
        <w:rPr>
          <w:sz w:val="22"/>
          <w:szCs w:val="22"/>
        </w:rPr>
        <w:tab/>
      </w:r>
      <w:r w:rsidRPr="0053341A">
        <w:rPr>
          <w:sz w:val="22"/>
          <w:szCs w:val="22"/>
        </w:rPr>
        <w:tab/>
      </w:r>
      <w:r w:rsidRPr="0053341A">
        <w:rPr>
          <w:sz w:val="22"/>
          <w:szCs w:val="22"/>
        </w:rPr>
        <w:tab/>
        <w:t>1.</w:t>
      </w:r>
      <w:r w:rsidRPr="0053341A">
        <w:rPr>
          <w:sz w:val="22"/>
          <w:szCs w:val="22"/>
        </w:rPr>
        <w:tab/>
        <w:t>"</w:t>
      </w:r>
      <w:r w:rsidR="00513522" w:rsidRPr="0053341A">
        <w:rPr>
          <w:sz w:val="22"/>
          <w:szCs w:val="22"/>
        </w:rPr>
        <w:t>T</w:t>
      </w:r>
      <w:r w:rsidRPr="0053341A">
        <w:rPr>
          <w:sz w:val="22"/>
          <w:szCs w:val="22"/>
        </w:rPr>
        <w:t xml:space="preserve">echnology" </w:t>
      </w:r>
      <w:r w:rsidR="00513522" w:rsidRPr="0053341A">
        <w:rPr>
          <w:sz w:val="22"/>
          <w:szCs w:val="22"/>
        </w:rPr>
        <w:t xml:space="preserve">"required" </w:t>
      </w:r>
      <w:r w:rsidRPr="0053341A">
        <w:rPr>
          <w:sz w:val="22"/>
          <w:szCs w:val="22"/>
        </w:rPr>
        <w:t xml:space="preserve">for the "development" or "production" of telecommunications equipment specially designed to be used on board </w:t>
      </w:r>
      <w:r w:rsidR="00C67D17" w:rsidRPr="0053341A">
        <w:rPr>
          <w:sz w:val="22"/>
          <w:szCs w:val="22"/>
        </w:rPr>
        <w:t>"spacecraft"</w:t>
      </w:r>
      <w:r w:rsidRPr="0053341A">
        <w:rPr>
          <w:sz w:val="22"/>
          <w:szCs w:val="22"/>
        </w:rPr>
        <w:t>;</w:t>
      </w:r>
    </w:p>
    <w:p w14:paraId="703E5299" w14:textId="77777777" w:rsidR="00AF0912" w:rsidRPr="0053341A" w:rsidRDefault="009644D3">
      <w:pPr>
        <w:pStyle w:val="1A1a1"/>
        <w:jc w:val="both"/>
        <w:rPr>
          <w:sz w:val="22"/>
          <w:szCs w:val="22"/>
        </w:rPr>
      </w:pPr>
      <w:r w:rsidRPr="0053341A">
        <w:rPr>
          <w:sz w:val="22"/>
          <w:szCs w:val="22"/>
        </w:rPr>
        <w:tab/>
      </w:r>
      <w:r w:rsidRPr="0053341A">
        <w:rPr>
          <w:sz w:val="22"/>
          <w:szCs w:val="22"/>
        </w:rPr>
        <w:tab/>
      </w:r>
      <w:r w:rsidRPr="0053341A">
        <w:rPr>
          <w:sz w:val="22"/>
          <w:szCs w:val="22"/>
        </w:rPr>
        <w:tab/>
      </w:r>
      <w:r w:rsidR="00ED69C7" w:rsidRPr="0053341A">
        <w:rPr>
          <w:sz w:val="22"/>
          <w:szCs w:val="22"/>
        </w:rPr>
        <w:tab/>
      </w:r>
      <w:r w:rsidR="00AF0912" w:rsidRPr="0053341A">
        <w:rPr>
          <w:sz w:val="22"/>
          <w:szCs w:val="22"/>
        </w:rPr>
        <w:t>2.</w:t>
      </w:r>
      <w:r w:rsidR="00AF0912" w:rsidRPr="0053341A">
        <w:rPr>
          <w:sz w:val="22"/>
          <w:szCs w:val="22"/>
        </w:rPr>
        <w:tab/>
        <w:t xml:space="preserve">"Technology" for the "development" or "use" of "laser" communication techniques with the capability of automatically acquiring and tracking signals and maintaining communications through </w:t>
      </w:r>
      <w:proofErr w:type="spellStart"/>
      <w:r w:rsidR="00AF0912" w:rsidRPr="0053341A">
        <w:rPr>
          <w:sz w:val="22"/>
          <w:szCs w:val="22"/>
        </w:rPr>
        <w:t>exoatmosphere</w:t>
      </w:r>
      <w:proofErr w:type="spellEnd"/>
      <w:r w:rsidR="00AF0912" w:rsidRPr="0053341A">
        <w:rPr>
          <w:sz w:val="22"/>
          <w:szCs w:val="22"/>
        </w:rPr>
        <w:t xml:space="preserve"> or sub-surface (water) media;</w:t>
      </w:r>
    </w:p>
    <w:p w14:paraId="21F3A73A" w14:textId="77777777" w:rsidR="00AF0912" w:rsidRPr="0053341A" w:rsidRDefault="000F5768">
      <w:pPr>
        <w:pStyle w:val="1A1a1"/>
        <w:jc w:val="both"/>
        <w:rPr>
          <w:sz w:val="22"/>
          <w:szCs w:val="22"/>
        </w:rPr>
      </w:pPr>
      <w:r w:rsidRPr="0053341A">
        <w:rPr>
          <w:sz w:val="22"/>
          <w:szCs w:val="22"/>
        </w:rPr>
        <w:tab/>
      </w:r>
      <w:r w:rsidRPr="0053341A">
        <w:rPr>
          <w:sz w:val="22"/>
          <w:szCs w:val="22"/>
        </w:rPr>
        <w:tab/>
      </w:r>
      <w:r w:rsidRPr="0053341A">
        <w:rPr>
          <w:sz w:val="22"/>
          <w:szCs w:val="22"/>
        </w:rPr>
        <w:tab/>
      </w:r>
      <w:r w:rsidR="00AF0912" w:rsidRPr="0053341A">
        <w:rPr>
          <w:sz w:val="22"/>
          <w:szCs w:val="22"/>
        </w:rPr>
        <w:tab/>
        <w:t>3.</w:t>
      </w:r>
      <w:r w:rsidR="00AF0912" w:rsidRPr="0053341A">
        <w:rPr>
          <w:sz w:val="22"/>
          <w:szCs w:val="22"/>
        </w:rPr>
        <w:tab/>
        <w:t xml:space="preserve">"Technology" for the "development" of digital cellular radio base station receiving equipment whose reception capabilities that allow multi-band, multi-channel, multi-mode, multi-coding algorithm or multi-protocol operation can be modified by changes in "software"; </w:t>
      </w:r>
    </w:p>
    <w:p w14:paraId="1B63286D" w14:textId="77777777" w:rsidR="00AF0912" w:rsidRPr="0053341A" w:rsidRDefault="00B87A2F" w:rsidP="00EC09F1">
      <w:pPr>
        <w:pStyle w:val="1A1a1"/>
        <w:ind w:left="2064" w:hanging="2041"/>
        <w:jc w:val="both"/>
        <w:rPr>
          <w:sz w:val="22"/>
          <w:szCs w:val="22"/>
        </w:rPr>
      </w:pPr>
      <w:r w:rsidRPr="0053341A">
        <w:rPr>
          <w:sz w:val="22"/>
          <w:szCs w:val="22"/>
        </w:rPr>
        <w:tab/>
      </w:r>
      <w:r w:rsidRPr="0053341A">
        <w:rPr>
          <w:sz w:val="22"/>
          <w:szCs w:val="22"/>
        </w:rPr>
        <w:tab/>
      </w:r>
      <w:r w:rsidRPr="0053341A">
        <w:rPr>
          <w:sz w:val="22"/>
          <w:szCs w:val="22"/>
        </w:rPr>
        <w:tab/>
      </w:r>
      <w:r w:rsidR="00AF0912" w:rsidRPr="0053341A">
        <w:rPr>
          <w:sz w:val="22"/>
          <w:szCs w:val="22"/>
        </w:rPr>
        <w:tab/>
        <w:t>4.</w:t>
      </w:r>
      <w:r w:rsidR="00AF0912" w:rsidRPr="0053341A">
        <w:rPr>
          <w:sz w:val="22"/>
          <w:szCs w:val="22"/>
        </w:rPr>
        <w:tab/>
        <w:t>"Technology" for the "development" of "spread spectrum" techniques, including "frequency hopping" techniques;</w:t>
      </w:r>
    </w:p>
    <w:p w14:paraId="46129498" w14:textId="77777777" w:rsidR="00AF0912" w:rsidRPr="0053341A" w:rsidRDefault="00AF0912" w:rsidP="006503E2">
      <w:pPr>
        <w:pStyle w:val="1A1a"/>
        <w:tabs>
          <w:tab w:val="left" w:pos="1632"/>
          <w:tab w:val="left" w:pos="2052"/>
        </w:tabs>
        <w:spacing w:before="60"/>
        <w:ind w:left="2835" w:hanging="2943"/>
        <w:jc w:val="both"/>
        <w:rPr>
          <w:i/>
          <w:sz w:val="22"/>
          <w:szCs w:val="22"/>
        </w:rPr>
      </w:pPr>
      <w:r w:rsidRPr="0053341A">
        <w:rPr>
          <w:szCs w:val="24"/>
        </w:rPr>
        <w:tab/>
      </w:r>
      <w:r w:rsidRPr="0053341A">
        <w:rPr>
          <w:szCs w:val="24"/>
        </w:rPr>
        <w:tab/>
      </w:r>
      <w:r w:rsidRPr="0053341A">
        <w:rPr>
          <w:szCs w:val="24"/>
        </w:rPr>
        <w:tab/>
      </w:r>
      <w:r w:rsidRPr="0053341A">
        <w:rPr>
          <w:szCs w:val="24"/>
        </w:rPr>
        <w:tab/>
      </w:r>
      <w:r w:rsidRPr="0053341A">
        <w:rPr>
          <w:szCs w:val="24"/>
        </w:rPr>
        <w:tab/>
      </w:r>
      <w:r w:rsidRPr="0053341A">
        <w:rPr>
          <w:i/>
          <w:sz w:val="22"/>
          <w:szCs w:val="22"/>
          <w:u w:val="single"/>
        </w:rPr>
        <w:t>Note</w:t>
      </w:r>
      <w:r w:rsidRPr="0053341A">
        <w:rPr>
          <w:sz w:val="22"/>
          <w:szCs w:val="22"/>
        </w:rPr>
        <w:tab/>
      </w:r>
      <w:r w:rsidRPr="0053341A">
        <w:rPr>
          <w:i/>
          <w:sz w:val="22"/>
          <w:szCs w:val="22"/>
        </w:rPr>
        <w:t xml:space="preserve">5.E.1.b.4. does not apply to "technology" for the "development" of </w:t>
      </w:r>
      <w:r w:rsidR="00B87A2F" w:rsidRPr="0053341A">
        <w:rPr>
          <w:i/>
          <w:sz w:val="22"/>
          <w:szCs w:val="22"/>
        </w:rPr>
        <w:t>any of the following:</w:t>
      </w:r>
    </w:p>
    <w:p w14:paraId="51DB717F" w14:textId="77777777" w:rsidR="00B87A2F" w:rsidRPr="0053341A" w:rsidRDefault="00B87A2F" w:rsidP="00DE4BEB">
      <w:pPr>
        <w:pStyle w:val="1A1a1note1"/>
        <w:ind w:left="3238" w:right="57" w:hanging="380"/>
        <w:jc w:val="both"/>
        <w:rPr>
          <w:i/>
          <w:sz w:val="22"/>
          <w:szCs w:val="22"/>
        </w:rPr>
      </w:pPr>
      <w:r w:rsidRPr="0053341A">
        <w:rPr>
          <w:i/>
          <w:sz w:val="22"/>
          <w:szCs w:val="22"/>
        </w:rPr>
        <w:t>a.</w:t>
      </w:r>
      <w:r w:rsidRPr="0053341A">
        <w:rPr>
          <w:i/>
          <w:sz w:val="22"/>
          <w:szCs w:val="22"/>
        </w:rPr>
        <w:tab/>
        <w:t xml:space="preserve">Civil cellular radio-communications systems; </w:t>
      </w:r>
      <w:r w:rsidRPr="0053341A">
        <w:rPr>
          <w:i/>
          <w:sz w:val="22"/>
          <w:szCs w:val="22"/>
          <w:u w:val="single"/>
        </w:rPr>
        <w:t>or</w:t>
      </w:r>
    </w:p>
    <w:p w14:paraId="6A9DECA7" w14:textId="77777777" w:rsidR="00B87A2F" w:rsidRPr="0053341A" w:rsidRDefault="00B87A2F" w:rsidP="00DE4BEB">
      <w:pPr>
        <w:pStyle w:val="1A1a1note1"/>
        <w:ind w:left="3238" w:right="57" w:hanging="380"/>
        <w:jc w:val="both"/>
        <w:rPr>
          <w:i/>
          <w:sz w:val="22"/>
          <w:szCs w:val="22"/>
        </w:rPr>
      </w:pPr>
      <w:r w:rsidRPr="0053341A">
        <w:rPr>
          <w:i/>
          <w:sz w:val="22"/>
          <w:szCs w:val="22"/>
        </w:rPr>
        <w:t>b.</w:t>
      </w:r>
      <w:r w:rsidRPr="0053341A">
        <w:rPr>
          <w:i/>
          <w:sz w:val="22"/>
          <w:szCs w:val="22"/>
        </w:rPr>
        <w:tab/>
        <w:t>Fixed or mobile satellite earth stations for commercial civil telecommunications.</w:t>
      </w:r>
    </w:p>
    <w:p w14:paraId="478CA280" w14:textId="77777777" w:rsidR="00AF0912" w:rsidRPr="0053341A" w:rsidRDefault="009644D3">
      <w:pPr>
        <w:pStyle w:val="1A1a"/>
        <w:jc w:val="both"/>
        <w:rPr>
          <w:sz w:val="22"/>
          <w:szCs w:val="22"/>
        </w:rPr>
      </w:pPr>
      <w:r w:rsidRPr="0053341A">
        <w:rPr>
          <w:sz w:val="16"/>
          <w:szCs w:val="16"/>
        </w:rPr>
        <w:br w:type="page"/>
      </w:r>
      <w:r w:rsidR="00AF0912" w:rsidRPr="0053341A">
        <w:rPr>
          <w:sz w:val="22"/>
          <w:szCs w:val="22"/>
        </w:rPr>
        <w:lastRenderedPageBreak/>
        <w:t>5.</w:t>
      </w:r>
      <w:r w:rsidR="00AF0912" w:rsidRPr="0053341A">
        <w:rPr>
          <w:sz w:val="22"/>
          <w:szCs w:val="22"/>
        </w:rPr>
        <w:tab/>
        <w:t>E.</w:t>
      </w:r>
      <w:r w:rsidR="00AF0912" w:rsidRPr="0053341A">
        <w:rPr>
          <w:sz w:val="22"/>
          <w:szCs w:val="22"/>
        </w:rPr>
        <w:tab/>
        <w:t>1.</w:t>
      </w:r>
      <w:r w:rsidR="00AF0912" w:rsidRPr="0053341A">
        <w:rPr>
          <w:sz w:val="22"/>
          <w:szCs w:val="22"/>
        </w:rPr>
        <w:tab/>
        <w:t>c.</w:t>
      </w:r>
      <w:r w:rsidR="00AF0912" w:rsidRPr="0053341A">
        <w:rPr>
          <w:sz w:val="22"/>
          <w:szCs w:val="22"/>
        </w:rPr>
        <w:tab/>
        <w:t>"Technology" according to the General Technology Note for the "development" or "production" of any of the following:</w:t>
      </w:r>
    </w:p>
    <w:p w14:paraId="7942EE8D" w14:textId="77777777" w:rsidR="00AF0912" w:rsidRPr="0053341A" w:rsidRDefault="00AF0912" w:rsidP="000F5768">
      <w:pPr>
        <w:pStyle w:val="1A1a1a"/>
        <w:spacing w:before="60" w:line="235" w:lineRule="auto"/>
        <w:ind w:left="2070" w:hanging="2070"/>
        <w:jc w:val="both"/>
        <w:rPr>
          <w:sz w:val="22"/>
          <w:szCs w:val="22"/>
        </w:rPr>
      </w:pPr>
      <w:r w:rsidRPr="0053341A">
        <w:rPr>
          <w:sz w:val="22"/>
          <w:szCs w:val="22"/>
        </w:rPr>
        <w:tab/>
      </w:r>
      <w:r w:rsidRPr="0053341A">
        <w:rPr>
          <w:sz w:val="22"/>
          <w:szCs w:val="22"/>
        </w:rPr>
        <w:tab/>
      </w:r>
      <w:r w:rsidRPr="0053341A">
        <w:rPr>
          <w:sz w:val="22"/>
          <w:szCs w:val="22"/>
        </w:rPr>
        <w:tab/>
      </w:r>
      <w:r w:rsidRPr="0053341A">
        <w:rPr>
          <w:sz w:val="22"/>
          <w:szCs w:val="22"/>
        </w:rPr>
        <w:tab/>
        <w:t>1.</w:t>
      </w:r>
      <w:r w:rsidRPr="0053341A">
        <w:rPr>
          <w:sz w:val="22"/>
          <w:szCs w:val="22"/>
        </w:rPr>
        <w:tab/>
      </w:r>
      <w:r w:rsidR="000F5768" w:rsidRPr="0053341A">
        <w:rPr>
          <w:sz w:val="22"/>
          <w:szCs w:val="22"/>
        </w:rPr>
        <w:t>Not used since 2016</w:t>
      </w:r>
    </w:p>
    <w:p w14:paraId="17C68033" w14:textId="77777777" w:rsidR="00AF0912" w:rsidRPr="0053341A" w:rsidRDefault="000F5768" w:rsidP="000F5768">
      <w:pPr>
        <w:pStyle w:val="1A1a1a"/>
        <w:spacing w:before="60" w:line="235" w:lineRule="auto"/>
        <w:ind w:left="2070" w:hanging="2070"/>
        <w:jc w:val="both"/>
        <w:rPr>
          <w:sz w:val="22"/>
          <w:szCs w:val="22"/>
        </w:rPr>
      </w:pPr>
      <w:r w:rsidRPr="0053341A">
        <w:rPr>
          <w:sz w:val="22"/>
          <w:szCs w:val="22"/>
        </w:rPr>
        <w:tab/>
      </w:r>
      <w:r w:rsidRPr="0053341A">
        <w:rPr>
          <w:sz w:val="22"/>
          <w:szCs w:val="22"/>
        </w:rPr>
        <w:tab/>
      </w:r>
      <w:r w:rsidRPr="0053341A">
        <w:rPr>
          <w:sz w:val="22"/>
          <w:szCs w:val="22"/>
        </w:rPr>
        <w:tab/>
      </w:r>
      <w:r w:rsidR="00527F83" w:rsidRPr="0053341A">
        <w:rPr>
          <w:sz w:val="22"/>
          <w:szCs w:val="22"/>
        </w:rPr>
        <w:tab/>
      </w:r>
      <w:r w:rsidR="00AF0912" w:rsidRPr="0053341A">
        <w:rPr>
          <w:sz w:val="22"/>
          <w:szCs w:val="22"/>
        </w:rPr>
        <w:t>2.</w:t>
      </w:r>
      <w:r w:rsidR="00AF0912" w:rsidRPr="0053341A">
        <w:rPr>
          <w:sz w:val="22"/>
          <w:szCs w:val="22"/>
        </w:rPr>
        <w:tab/>
        <w:t>Equipment employing a "laser" and having any of the following:</w:t>
      </w:r>
    </w:p>
    <w:p w14:paraId="3530EA70" w14:textId="77777777" w:rsidR="00AF0912" w:rsidRPr="0053341A" w:rsidRDefault="00AF0912">
      <w:pPr>
        <w:pStyle w:val="1A1a1a"/>
        <w:ind w:right="58"/>
        <w:jc w:val="both"/>
        <w:rPr>
          <w:sz w:val="22"/>
          <w:szCs w:val="22"/>
        </w:rPr>
      </w:pPr>
      <w:r w:rsidRPr="0053341A">
        <w:rPr>
          <w:sz w:val="22"/>
          <w:szCs w:val="22"/>
        </w:rPr>
        <w:tab/>
      </w:r>
      <w:r w:rsidRPr="0053341A">
        <w:rPr>
          <w:sz w:val="22"/>
          <w:szCs w:val="22"/>
        </w:rPr>
        <w:tab/>
      </w:r>
      <w:r w:rsidRPr="0053341A">
        <w:rPr>
          <w:sz w:val="22"/>
          <w:szCs w:val="22"/>
        </w:rPr>
        <w:tab/>
      </w:r>
      <w:r w:rsidRPr="0053341A">
        <w:rPr>
          <w:sz w:val="22"/>
          <w:szCs w:val="22"/>
        </w:rPr>
        <w:tab/>
      </w:r>
      <w:r w:rsidRPr="0053341A">
        <w:rPr>
          <w:sz w:val="22"/>
          <w:szCs w:val="22"/>
        </w:rPr>
        <w:tab/>
        <w:t>a.</w:t>
      </w:r>
      <w:r w:rsidRPr="0053341A">
        <w:rPr>
          <w:sz w:val="22"/>
          <w:szCs w:val="22"/>
        </w:rPr>
        <w:tab/>
        <w:t>A transmission wavelength exceeding 1,750 nm;</w:t>
      </w:r>
    </w:p>
    <w:p w14:paraId="309E9039" w14:textId="77777777" w:rsidR="00AF0912" w:rsidRPr="0053341A" w:rsidRDefault="00AF0912">
      <w:pPr>
        <w:pStyle w:val="1A1a1a"/>
        <w:ind w:right="58"/>
        <w:jc w:val="both"/>
        <w:rPr>
          <w:sz w:val="22"/>
          <w:szCs w:val="22"/>
        </w:rPr>
      </w:pPr>
      <w:r w:rsidRPr="0053341A">
        <w:rPr>
          <w:sz w:val="22"/>
          <w:szCs w:val="22"/>
        </w:rPr>
        <w:tab/>
      </w:r>
      <w:r w:rsidRPr="0053341A">
        <w:rPr>
          <w:sz w:val="22"/>
          <w:szCs w:val="22"/>
        </w:rPr>
        <w:tab/>
      </w:r>
      <w:r w:rsidRPr="0053341A">
        <w:rPr>
          <w:sz w:val="22"/>
          <w:szCs w:val="22"/>
        </w:rPr>
        <w:tab/>
      </w:r>
      <w:r w:rsidRPr="0053341A">
        <w:rPr>
          <w:sz w:val="22"/>
          <w:szCs w:val="22"/>
        </w:rPr>
        <w:tab/>
      </w:r>
      <w:r w:rsidRPr="0053341A">
        <w:rPr>
          <w:sz w:val="22"/>
          <w:szCs w:val="22"/>
        </w:rPr>
        <w:tab/>
        <w:t>b.</w:t>
      </w:r>
      <w:r w:rsidRPr="0053341A">
        <w:rPr>
          <w:sz w:val="22"/>
          <w:szCs w:val="22"/>
        </w:rPr>
        <w:tab/>
      </w:r>
      <w:r w:rsidR="00E63370" w:rsidRPr="0053341A">
        <w:rPr>
          <w:sz w:val="22"/>
          <w:szCs w:val="22"/>
        </w:rPr>
        <w:t>Not used since 2015</w:t>
      </w:r>
    </w:p>
    <w:p w14:paraId="4E0FA3C3" w14:textId="77777777" w:rsidR="00AF0912" w:rsidRPr="0053341A" w:rsidRDefault="00AF0912">
      <w:pPr>
        <w:pStyle w:val="1A1a1a"/>
        <w:ind w:right="58"/>
        <w:jc w:val="both"/>
        <w:rPr>
          <w:sz w:val="22"/>
          <w:szCs w:val="22"/>
        </w:rPr>
      </w:pPr>
      <w:r w:rsidRPr="0053341A">
        <w:rPr>
          <w:sz w:val="22"/>
          <w:szCs w:val="22"/>
        </w:rPr>
        <w:tab/>
      </w:r>
      <w:r w:rsidRPr="0053341A">
        <w:rPr>
          <w:sz w:val="22"/>
          <w:szCs w:val="22"/>
        </w:rPr>
        <w:tab/>
      </w:r>
      <w:r w:rsidRPr="0053341A">
        <w:rPr>
          <w:sz w:val="22"/>
          <w:szCs w:val="22"/>
        </w:rPr>
        <w:tab/>
      </w:r>
      <w:r w:rsidRPr="0053341A">
        <w:rPr>
          <w:sz w:val="22"/>
          <w:szCs w:val="22"/>
        </w:rPr>
        <w:tab/>
      </w:r>
      <w:r w:rsidRPr="0053341A">
        <w:rPr>
          <w:sz w:val="22"/>
          <w:szCs w:val="22"/>
        </w:rPr>
        <w:tab/>
        <w:t>c.</w:t>
      </w:r>
      <w:r w:rsidRPr="0053341A">
        <w:rPr>
          <w:sz w:val="22"/>
          <w:szCs w:val="22"/>
        </w:rPr>
        <w:tab/>
      </w:r>
      <w:r w:rsidR="000F5768" w:rsidRPr="0053341A">
        <w:rPr>
          <w:sz w:val="22"/>
          <w:szCs w:val="22"/>
        </w:rPr>
        <w:t>Not used since 2016</w:t>
      </w:r>
    </w:p>
    <w:p w14:paraId="490A4D80" w14:textId="77777777" w:rsidR="00AF0912" w:rsidRPr="0053341A" w:rsidRDefault="00527F83" w:rsidP="000F5768">
      <w:pPr>
        <w:pStyle w:val="1A1a1a"/>
        <w:ind w:right="57"/>
        <w:jc w:val="both"/>
        <w:rPr>
          <w:sz w:val="22"/>
          <w:szCs w:val="22"/>
        </w:rPr>
      </w:pPr>
      <w:r w:rsidRPr="0053341A">
        <w:rPr>
          <w:sz w:val="22"/>
          <w:szCs w:val="22"/>
        </w:rPr>
        <w:tab/>
      </w:r>
      <w:r w:rsidRPr="0053341A">
        <w:rPr>
          <w:sz w:val="22"/>
          <w:szCs w:val="22"/>
        </w:rPr>
        <w:tab/>
      </w:r>
      <w:r w:rsidRPr="0053341A">
        <w:rPr>
          <w:sz w:val="22"/>
          <w:szCs w:val="22"/>
        </w:rPr>
        <w:tab/>
      </w:r>
      <w:r w:rsidRPr="0053341A">
        <w:rPr>
          <w:sz w:val="22"/>
          <w:szCs w:val="22"/>
        </w:rPr>
        <w:tab/>
      </w:r>
      <w:r w:rsidR="00EC09F1" w:rsidRPr="0053341A">
        <w:rPr>
          <w:sz w:val="22"/>
          <w:szCs w:val="22"/>
        </w:rPr>
        <w:tab/>
      </w:r>
      <w:r w:rsidR="00AF0912" w:rsidRPr="0053341A">
        <w:rPr>
          <w:sz w:val="22"/>
          <w:szCs w:val="22"/>
        </w:rPr>
        <w:t>d.</w:t>
      </w:r>
      <w:r w:rsidR="00AF0912" w:rsidRPr="0053341A">
        <w:rPr>
          <w:sz w:val="22"/>
          <w:szCs w:val="22"/>
        </w:rPr>
        <w:tab/>
        <w:t xml:space="preserve">Employing wavelength division multiplexing techniques of optical carriers at less than 100 GHz spacing; </w:t>
      </w:r>
      <w:r w:rsidR="00AF0912" w:rsidRPr="0053341A">
        <w:rPr>
          <w:sz w:val="22"/>
          <w:szCs w:val="22"/>
          <w:u w:val="single"/>
        </w:rPr>
        <w:t>or</w:t>
      </w:r>
    </w:p>
    <w:p w14:paraId="2B4C034A" w14:textId="77777777" w:rsidR="00AF0912" w:rsidRPr="0053341A" w:rsidRDefault="00EC09F1">
      <w:pPr>
        <w:pStyle w:val="1A1a1a"/>
        <w:ind w:right="58"/>
        <w:jc w:val="both"/>
        <w:rPr>
          <w:sz w:val="22"/>
          <w:szCs w:val="22"/>
        </w:rPr>
      </w:pPr>
      <w:r w:rsidRPr="0053341A">
        <w:rPr>
          <w:sz w:val="22"/>
          <w:szCs w:val="22"/>
        </w:rPr>
        <w:tab/>
      </w:r>
      <w:r w:rsidRPr="0053341A">
        <w:rPr>
          <w:sz w:val="22"/>
          <w:szCs w:val="22"/>
        </w:rPr>
        <w:tab/>
      </w:r>
      <w:r w:rsidRPr="0053341A">
        <w:rPr>
          <w:sz w:val="22"/>
          <w:szCs w:val="22"/>
        </w:rPr>
        <w:tab/>
      </w:r>
      <w:r w:rsidRPr="0053341A">
        <w:rPr>
          <w:sz w:val="22"/>
          <w:szCs w:val="22"/>
        </w:rPr>
        <w:tab/>
      </w:r>
      <w:r w:rsidR="00B87A2F" w:rsidRPr="0053341A">
        <w:rPr>
          <w:sz w:val="22"/>
          <w:szCs w:val="22"/>
        </w:rPr>
        <w:tab/>
      </w:r>
      <w:r w:rsidR="00AF0912" w:rsidRPr="0053341A">
        <w:rPr>
          <w:sz w:val="22"/>
          <w:szCs w:val="22"/>
        </w:rPr>
        <w:t>e.</w:t>
      </w:r>
      <w:r w:rsidR="00AF0912" w:rsidRPr="0053341A">
        <w:rPr>
          <w:sz w:val="22"/>
          <w:szCs w:val="22"/>
        </w:rPr>
        <w:tab/>
        <w:t>Employing analogue techniques and having a bandwidth exceeding 2.5 GHz;</w:t>
      </w:r>
    </w:p>
    <w:p w14:paraId="1E26F4EB" w14:textId="77777777" w:rsidR="00AF0912" w:rsidRPr="0053341A" w:rsidRDefault="00AF0912" w:rsidP="0066434F">
      <w:pPr>
        <w:pStyle w:val="1A1a1note1"/>
        <w:spacing w:before="60"/>
        <w:ind w:left="3339" w:hanging="799"/>
        <w:jc w:val="both"/>
        <w:rPr>
          <w:i/>
          <w:spacing w:val="-4"/>
          <w:sz w:val="22"/>
          <w:szCs w:val="22"/>
        </w:rPr>
      </w:pPr>
      <w:r w:rsidRPr="0053341A">
        <w:rPr>
          <w:i/>
          <w:sz w:val="22"/>
          <w:szCs w:val="22"/>
          <w:u w:val="single"/>
        </w:rPr>
        <w:t>Note</w:t>
      </w:r>
      <w:r w:rsidRPr="0053341A">
        <w:rPr>
          <w:i/>
          <w:sz w:val="22"/>
          <w:szCs w:val="22"/>
        </w:rPr>
        <w:tab/>
      </w:r>
      <w:r w:rsidRPr="0053341A">
        <w:rPr>
          <w:i/>
          <w:spacing w:val="-4"/>
          <w:sz w:val="22"/>
          <w:szCs w:val="22"/>
        </w:rPr>
        <w:t>5.E.1.c.2.e. does not apply to "technology" for commercial TV systems.</w:t>
      </w:r>
    </w:p>
    <w:p w14:paraId="578E9657" w14:textId="77777777" w:rsidR="00AF0912" w:rsidRPr="0053341A" w:rsidRDefault="00AF0912" w:rsidP="008F44F9">
      <w:pPr>
        <w:pStyle w:val="1A1a1note1"/>
        <w:spacing w:before="120"/>
        <w:ind w:left="2852" w:hanging="811"/>
        <w:jc w:val="both"/>
        <w:rPr>
          <w:i/>
          <w:spacing w:val="-4"/>
          <w:sz w:val="22"/>
          <w:szCs w:val="22"/>
        </w:rPr>
      </w:pPr>
      <w:r w:rsidRPr="0053341A">
        <w:rPr>
          <w:i/>
          <w:sz w:val="22"/>
          <w:szCs w:val="22"/>
          <w:u w:val="single"/>
        </w:rPr>
        <w:t>N.B.</w:t>
      </w:r>
      <w:r w:rsidRPr="0053341A">
        <w:rPr>
          <w:i/>
          <w:sz w:val="22"/>
          <w:szCs w:val="22"/>
        </w:rPr>
        <w:tab/>
      </w:r>
      <w:r w:rsidRPr="0053341A">
        <w:rPr>
          <w:i/>
          <w:spacing w:val="-4"/>
          <w:sz w:val="22"/>
          <w:szCs w:val="22"/>
        </w:rPr>
        <w:t>For "technology" for the "development" or "production" of non-telecommunications equipment employing a "laser", see 6.E.</w:t>
      </w:r>
    </w:p>
    <w:p w14:paraId="142A5F93" w14:textId="77777777" w:rsidR="00AF0912" w:rsidRPr="0053341A" w:rsidRDefault="00AF0912">
      <w:pPr>
        <w:pStyle w:val="1A1"/>
        <w:jc w:val="both"/>
        <w:rPr>
          <w:sz w:val="18"/>
          <w:szCs w:val="18"/>
        </w:rPr>
      </w:pPr>
    </w:p>
    <w:p w14:paraId="38A14752" w14:textId="77777777" w:rsidR="00AF0912" w:rsidRPr="0053341A" w:rsidRDefault="00AF0912">
      <w:pPr>
        <w:pStyle w:val="1A1a1a"/>
        <w:tabs>
          <w:tab w:val="clear" w:pos="2060"/>
        </w:tabs>
        <w:spacing w:line="235" w:lineRule="auto"/>
        <w:ind w:left="2044" w:hanging="2044"/>
        <w:jc w:val="both"/>
        <w:rPr>
          <w:sz w:val="22"/>
          <w:szCs w:val="22"/>
        </w:rPr>
      </w:pPr>
      <w:r w:rsidRPr="0053341A">
        <w:rPr>
          <w:sz w:val="22"/>
          <w:szCs w:val="22"/>
        </w:rPr>
        <w:t>5.</w:t>
      </w:r>
      <w:r w:rsidRPr="0053341A">
        <w:rPr>
          <w:sz w:val="22"/>
          <w:szCs w:val="22"/>
        </w:rPr>
        <w:tab/>
        <w:t>E.</w:t>
      </w:r>
      <w:r w:rsidRPr="0053341A">
        <w:rPr>
          <w:sz w:val="22"/>
          <w:szCs w:val="22"/>
        </w:rPr>
        <w:tab/>
        <w:t>1.</w:t>
      </w:r>
      <w:r w:rsidRPr="0053341A">
        <w:rPr>
          <w:sz w:val="22"/>
          <w:szCs w:val="22"/>
        </w:rPr>
        <w:tab/>
        <w:t>c.</w:t>
      </w:r>
      <w:r w:rsidRPr="0053341A">
        <w:rPr>
          <w:sz w:val="22"/>
          <w:szCs w:val="22"/>
        </w:rPr>
        <w:tab/>
        <w:t>3.</w:t>
      </w:r>
      <w:r w:rsidRPr="0053341A">
        <w:rPr>
          <w:sz w:val="22"/>
          <w:szCs w:val="22"/>
        </w:rPr>
        <w:tab/>
        <w:t xml:space="preserve">Equipment employing </w:t>
      </w:r>
      <w:r w:rsidR="00C67D17" w:rsidRPr="0053341A">
        <w:rPr>
          <w:sz w:val="22"/>
          <w:szCs w:val="22"/>
        </w:rPr>
        <w:t>'</w:t>
      </w:r>
      <w:r w:rsidRPr="0053341A">
        <w:rPr>
          <w:sz w:val="22"/>
          <w:szCs w:val="22"/>
        </w:rPr>
        <w:t>optical switching</w:t>
      </w:r>
      <w:r w:rsidR="00C67D17" w:rsidRPr="0053341A">
        <w:rPr>
          <w:sz w:val="22"/>
          <w:szCs w:val="22"/>
        </w:rPr>
        <w:t>'</w:t>
      </w:r>
      <w:r w:rsidRPr="0053341A">
        <w:rPr>
          <w:sz w:val="22"/>
          <w:szCs w:val="22"/>
        </w:rPr>
        <w:t xml:space="preserve"> and having a switching time less than 1 </w:t>
      </w:r>
      <w:proofErr w:type="spellStart"/>
      <w:r w:rsidRPr="0053341A">
        <w:rPr>
          <w:sz w:val="22"/>
          <w:szCs w:val="22"/>
        </w:rPr>
        <w:t>ms</w:t>
      </w:r>
      <w:proofErr w:type="spellEnd"/>
      <w:r w:rsidRPr="0053341A">
        <w:rPr>
          <w:sz w:val="22"/>
          <w:szCs w:val="22"/>
        </w:rPr>
        <w:t>;</w:t>
      </w:r>
    </w:p>
    <w:p w14:paraId="1E39E21E" w14:textId="77777777" w:rsidR="00C67D17" w:rsidRPr="0053341A" w:rsidRDefault="00C67D17" w:rsidP="00C67D17">
      <w:pPr>
        <w:pStyle w:val="1A1a1a"/>
        <w:tabs>
          <w:tab w:val="clear" w:pos="2060"/>
        </w:tabs>
        <w:spacing w:before="60" w:line="235" w:lineRule="auto"/>
        <w:ind w:left="2041" w:hanging="2041"/>
        <w:jc w:val="both"/>
        <w:rPr>
          <w:i/>
          <w:iCs/>
          <w:sz w:val="22"/>
          <w:szCs w:val="22"/>
          <w:u w:val="single"/>
        </w:rPr>
      </w:pPr>
      <w:r w:rsidRPr="0053341A">
        <w:rPr>
          <w:sz w:val="22"/>
          <w:szCs w:val="22"/>
        </w:rPr>
        <w:tab/>
      </w:r>
      <w:r w:rsidRPr="0053341A">
        <w:rPr>
          <w:sz w:val="22"/>
          <w:szCs w:val="22"/>
        </w:rPr>
        <w:tab/>
      </w:r>
      <w:r w:rsidRPr="0053341A">
        <w:rPr>
          <w:sz w:val="22"/>
          <w:szCs w:val="22"/>
        </w:rPr>
        <w:tab/>
      </w:r>
      <w:r w:rsidRPr="0053341A">
        <w:rPr>
          <w:sz w:val="22"/>
          <w:szCs w:val="22"/>
        </w:rPr>
        <w:tab/>
      </w:r>
      <w:r w:rsidRPr="0053341A">
        <w:rPr>
          <w:sz w:val="22"/>
          <w:szCs w:val="22"/>
        </w:rPr>
        <w:tab/>
      </w:r>
      <w:r w:rsidRPr="0053341A">
        <w:rPr>
          <w:i/>
          <w:iCs/>
          <w:sz w:val="22"/>
          <w:szCs w:val="22"/>
          <w:u w:val="single"/>
        </w:rPr>
        <w:t>Technical Note</w:t>
      </w:r>
    </w:p>
    <w:p w14:paraId="2DA45DC2" w14:textId="77777777" w:rsidR="00C67D17" w:rsidRPr="0053341A" w:rsidRDefault="00C67D17" w:rsidP="00C67D17">
      <w:pPr>
        <w:pStyle w:val="1A1a1a"/>
        <w:tabs>
          <w:tab w:val="clear" w:pos="2060"/>
        </w:tabs>
        <w:spacing w:line="235" w:lineRule="auto"/>
        <w:ind w:left="2041" w:firstLine="0"/>
        <w:jc w:val="both"/>
        <w:rPr>
          <w:i/>
          <w:iCs/>
          <w:sz w:val="22"/>
          <w:szCs w:val="22"/>
        </w:rPr>
      </w:pPr>
      <w:r w:rsidRPr="0053341A">
        <w:rPr>
          <w:i/>
          <w:iCs/>
          <w:sz w:val="22"/>
          <w:szCs w:val="22"/>
        </w:rPr>
        <w:t>For the purposes of 5.E.1.c.3., 'optical switching' is the routing of or switching of signals in optical form without conversion to electrical signals.</w:t>
      </w:r>
    </w:p>
    <w:p w14:paraId="15ADB28C" w14:textId="77777777" w:rsidR="00AF0912" w:rsidRPr="0053341A" w:rsidRDefault="0098302B" w:rsidP="0066434F">
      <w:pPr>
        <w:pStyle w:val="1A1a1a"/>
        <w:spacing w:before="120"/>
        <w:jc w:val="both"/>
        <w:rPr>
          <w:sz w:val="22"/>
          <w:szCs w:val="22"/>
        </w:rPr>
      </w:pPr>
      <w:r w:rsidRPr="0053341A">
        <w:rPr>
          <w:sz w:val="22"/>
          <w:szCs w:val="22"/>
        </w:rPr>
        <w:t>5.</w:t>
      </w:r>
      <w:r w:rsidRPr="0053341A">
        <w:rPr>
          <w:sz w:val="22"/>
          <w:szCs w:val="22"/>
        </w:rPr>
        <w:tab/>
        <w:t>E.</w:t>
      </w:r>
      <w:r w:rsidRPr="0053341A">
        <w:rPr>
          <w:sz w:val="22"/>
          <w:szCs w:val="22"/>
        </w:rPr>
        <w:tab/>
        <w:t>1.</w:t>
      </w:r>
      <w:r w:rsidRPr="0053341A">
        <w:rPr>
          <w:sz w:val="22"/>
          <w:szCs w:val="22"/>
        </w:rPr>
        <w:tab/>
        <w:t>c.</w:t>
      </w:r>
      <w:r w:rsidRPr="0053341A">
        <w:rPr>
          <w:sz w:val="22"/>
          <w:szCs w:val="22"/>
        </w:rPr>
        <w:tab/>
      </w:r>
      <w:r w:rsidR="00AF0912" w:rsidRPr="0053341A">
        <w:rPr>
          <w:sz w:val="22"/>
          <w:szCs w:val="22"/>
        </w:rPr>
        <w:t>4.</w:t>
      </w:r>
      <w:r w:rsidR="00AF0912" w:rsidRPr="0053341A">
        <w:rPr>
          <w:sz w:val="22"/>
          <w:szCs w:val="22"/>
        </w:rPr>
        <w:tab/>
        <w:t>Radio equipment having any of the following:</w:t>
      </w:r>
    </w:p>
    <w:p w14:paraId="43A75AE2" w14:textId="77777777" w:rsidR="00AF0912" w:rsidRPr="0053341A" w:rsidRDefault="00AF0912">
      <w:pPr>
        <w:pStyle w:val="1A1a1a"/>
        <w:ind w:right="58"/>
        <w:jc w:val="both"/>
        <w:rPr>
          <w:sz w:val="22"/>
          <w:szCs w:val="22"/>
        </w:rPr>
      </w:pPr>
      <w:r w:rsidRPr="0053341A">
        <w:rPr>
          <w:sz w:val="22"/>
          <w:szCs w:val="22"/>
        </w:rPr>
        <w:tab/>
      </w:r>
      <w:r w:rsidRPr="0053341A">
        <w:rPr>
          <w:sz w:val="22"/>
          <w:szCs w:val="22"/>
        </w:rPr>
        <w:tab/>
      </w:r>
      <w:r w:rsidRPr="0053341A">
        <w:rPr>
          <w:sz w:val="22"/>
          <w:szCs w:val="22"/>
        </w:rPr>
        <w:tab/>
      </w:r>
      <w:r w:rsidRPr="0053341A">
        <w:rPr>
          <w:sz w:val="22"/>
          <w:szCs w:val="22"/>
        </w:rPr>
        <w:tab/>
      </w:r>
      <w:r w:rsidRPr="0053341A">
        <w:rPr>
          <w:sz w:val="22"/>
          <w:szCs w:val="22"/>
        </w:rPr>
        <w:tab/>
        <w:t>a.</w:t>
      </w:r>
      <w:r w:rsidRPr="0053341A">
        <w:rPr>
          <w:sz w:val="22"/>
          <w:szCs w:val="22"/>
        </w:rPr>
        <w:tab/>
        <w:t xml:space="preserve">Quadrature-Amplitude-Modulation </w:t>
      </w:r>
      <w:r w:rsidR="00E63370" w:rsidRPr="0053341A">
        <w:rPr>
          <w:sz w:val="22"/>
          <w:szCs w:val="22"/>
        </w:rPr>
        <w:t>(QAM) techniques above level 1,024</w:t>
      </w:r>
      <w:r w:rsidRPr="0053341A">
        <w:rPr>
          <w:sz w:val="22"/>
          <w:szCs w:val="22"/>
        </w:rPr>
        <w:t>;</w:t>
      </w:r>
    </w:p>
    <w:p w14:paraId="06566885" w14:textId="77777777" w:rsidR="00AF0912" w:rsidRPr="0053341A" w:rsidRDefault="000F5768">
      <w:pPr>
        <w:pStyle w:val="1A1a1a"/>
        <w:ind w:right="58"/>
        <w:jc w:val="both"/>
        <w:rPr>
          <w:spacing w:val="-2"/>
          <w:sz w:val="22"/>
          <w:szCs w:val="22"/>
        </w:rPr>
      </w:pPr>
      <w:r w:rsidRPr="0053341A">
        <w:rPr>
          <w:sz w:val="22"/>
          <w:szCs w:val="22"/>
        </w:rPr>
        <w:tab/>
      </w:r>
      <w:r w:rsidRPr="0053341A">
        <w:rPr>
          <w:sz w:val="22"/>
          <w:szCs w:val="22"/>
        </w:rPr>
        <w:tab/>
      </w:r>
      <w:r w:rsidRPr="0053341A">
        <w:rPr>
          <w:sz w:val="22"/>
          <w:szCs w:val="22"/>
        </w:rPr>
        <w:tab/>
      </w:r>
      <w:r w:rsidRPr="0053341A">
        <w:rPr>
          <w:sz w:val="22"/>
          <w:szCs w:val="22"/>
        </w:rPr>
        <w:tab/>
      </w:r>
      <w:r w:rsidR="00527F83" w:rsidRPr="0053341A">
        <w:rPr>
          <w:sz w:val="22"/>
          <w:szCs w:val="22"/>
        </w:rPr>
        <w:tab/>
      </w:r>
      <w:r w:rsidR="00AF0912" w:rsidRPr="0053341A">
        <w:rPr>
          <w:sz w:val="22"/>
          <w:szCs w:val="22"/>
        </w:rPr>
        <w:t>b.</w:t>
      </w:r>
      <w:r w:rsidR="00AF0912" w:rsidRPr="0053341A">
        <w:rPr>
          <w:sz w:val="22"/>
          <w:szCs w:val="22"/>
        </w:rPr>
        <w:tab/>
      </w:r>
      <w:r w:rsidR="00AF0912" w:rsidRPr="0053341A">
        <w:rPr>
          <w:spacing w:val="-2"/>
          <w:sz w:val="22"/>
          <w:szCs w:val="22"/>
        </w:rPr>
        <w:t xml:space="preserve">Operating at input or output frequencies exceeding 31.8 GHz; </w:t>
      </w:r>
      <w:r w:rsidR="00AF0912" w:rsidRPr="0053341A">
        <w:rPr>
          <w:spacing w:val="-2"/>
          <w:sz w:val="22"/>
          <w:szCs w:val="22"/>
          <w:u w:val="single"/>
        </w:rPr>
        <w:t>or</w:t>
      </w:r>
    </w:p>
    <w:p w14:paraId="3BF476AE" w14:textId="77777777" w:rsidR="00AF0912" w:rsidRPr="0053341A" w:rsidRDefault="00AF0912" w:rsidP="006B4243">
      <w:pPr>
        <w:pStyle w:val="1A1a1note1"/>
        <w:spacing w:before="60"/>
        <w:ind w:left="3339" w:hanging="799"/>
        <w:jc w:val="both"/>
        <w:rPr>
          <w:i/>
          <w:sz w:val="22"/>
          <w:szCs w:val="22"/>
        </w:rPr>
      </w:pPr>
      <w:r w:rsidRPr="0053341A">
        <w:rPr>
          <w:i/>
          <w:sz w:val="22"/>
          <w:szCs w:val="22"/>
          <w:u w:val="single"/>
        </w:rPr>
        <w:t>Note</w:t>
      </w:r>
      <w:r w:rsidRPr="0053341A">
        <w:rPr>
          <w:i/>
          <w:sz w:val="22"/>
          <w:szCs w:val="22"/>
        </w:rPr>
        <w:tab/>
        <w:t xml:space="preserve">5.E.1.c.4.b. does not apply to "technology" for equipment designed or modified for operation in any frequency band which is "allocated by the </w:t>
      </w:r>
      <w:r w:rsidR="007F3113" w:rsidRPr="0053341A">
        <w:rPr>
          <w:i/>
          <w:sz w:val="22"/>
          <w:szCs w:val="22"/>
        </w:rPr>
        <w:t>International Telecommunication Union (</w:t>
      </w:r>
      <w:r w:rsidRPr="0053341A">
        <w:rPr>
          <w:i/>
          <w:sz w:val="22"/>
          <w:szCs w:val="22"/>
        </w:rPr>
        <w:t>ITU</w:t>
      </w:r>
      <w:r w:rsidR="007F3113" w:rsidRPr="0053341A">
        <w:rPr>
          <w:i/>
          <w:sz w:val="22"/>
          <w:szCs w:val="22"/>
        </w:rPr>
        <w:t>)</w:t>
      </w:r>
      <w:r w:rsidRPr="0053341A">
        <w:rPr>
          <w:i/>
          <w:sz w:val="22"/>
          <w:szCs w:val="22"/>
        </w:rPr>
        <w:t>" for radio-communications services, but not for radio-determination.</w:t>
      </w:r>
    </w:p>
    <w:p w14:paraId="2C79CC2D" w14:textId="77777777" w:rsidR="00AF0912" w:rsidRPr="0053341A" w:rsidRDefault="00AF0912">
      <w:pPr>
        <w:pStyle w:val="1A1a1a"/>
        <w:ind w:right="58"/>
        <w:jc w:val="both"/>
        <w:rPr>
          <w:sz w:val="12"/>
          <w:szCs w:val="12"/>
        </w:rPr>
      </w:pPr>
    </w:p>
    <w:p w14:paraId="579AA174" w14:textId="77777777" w:rsidR="00AF0912" w:rsidRPr="0053341A" w:rsidRDefault="008F44F9">
      <w:pPr>
        <w:pStyle w:val="1A1a1a"/>
        <w:ind w:right="58"/>
        <w:jc w:val="both"/>
        <w:rPr>
          <w:sz w:val="22"/>
          <w:szCs w:val="22"/>
        </w:rPr>
      </w:pPr>
      <w:r w:rsidRPr="0053341A">
        <w:rPr>
          <w:sz w:val="22"/>
          <w:szCs w:val="22"/>
        </w:rPr>
        <w:tab/>
      </w:r>
      <w:r w:rsidR="006503E2" w:rsidRPr="0053341A">
        <w:rPr>
          <w:sz w:val="22"/>
          <w:szCs w:val="22"/>
        </w:rPr>
        <w:tab/>
      </w:r>
      <w:r w:rsidR="006503E2" w:rsidRPr="0053341A">
        <w:rPr>
          <w:sz w:val="22"/>
          <w:szCs w:val="22"/>
        </w:rPr>
        <w:tab/>
      </w:r>
      <w:r w:rsidR="006503E2" w:rsidRPr="0053341A">
        <w:rPr>
          <w:sz w:val="22"/>
          <w:szCs w:val="22"/>
        </w:rPr>
        <w:tab/>
      </w:r>
      <w:r w:rsidRPr="0053341A">
        <w:rPr>
          <w:sz w:val="22"/>
          <w:szCs w:val="22"/>
        </w:rPr>
        <w:tab/>
      </w:r>
      <w:r w:rsidR="00AF0912" w:rsidRPr="0053341A">
        <w:rPr>
          <w:sz w:val="22"/>
          <w:szCs w:val="22"/>
        </w:rPr>
        <w:t>c.</w:t>
      </w:r>
      <w:r w:rsidR="00AF0912" w:rsidRPr="0053341A">
        <w:rPr>
          <w:sz w:val="22"/>
          <w:szCs w:val="22"/>
        </w:rPr>
        <w:tab/>
        <w:t>Operating in the 1.5 MHz to 87.5 MHz band and incorporating adaptive techniques providing more than 15 dB suppression of an interfering signal;</w:t>
      </w:r>
      <w:r w:rsidR="00EC09F1" w:rsidRPr="0053341A">
        <w:rPr>
          <w:sz w:val="22"/>
          <w:szCs w:val="22"/>
        </w:rPr>
        <w:t xml:space="preserve"> </w:t>
      </w:r>
      <w:r w:rsidR="00EC09F1" w:rsidRPr="0053341A">
        <w:rPr>
          <w:sz w:val="22"/>
          <w:szCs w:val="22"/>
          <w:u w:val="single"/>
        </w:rPr>
        <w:t>or</w:t>
      </w:r>
    </w:p>
    <w:p w14:paraId="6230C770" w14:textId="77777777" w:rsidR="00AF0912" w:rsidRPr="0053341A" w:rsidRDefault="0098302B" w:rsidP="0098302B">
      <w:pPr>
        <w:pStyle w:val="1A1a1a"/>
        <w:spacing w:before="120" w:line="235" w:lineRule="auto"/>
        <w:ind w:left="2070" w:hanging="2070"/>
        <w:jc w:val="both"/>
        <w:rPr>
          <w:sz w:val="22"/>
          <w:szCs w:val="22"/>
          <w:u w:val="single"/>
        </w:rPr>
      </w:pPr>
      <w:r w:rsidRPr="0053341A">
        <w:rPr>
          <w:sz w:val="22"/>
          <w:szCs w:val="22"/>
        </w:rPr>
        <w:t>5.</w:t>
      </w:r>
      <w:r w:rsidRPr="0053341A">
        <w:rPr>
          <w:sz w:val="22"/>
          <w:szCs w:val="22"/>
        </w:rPr>
        <w:tab/>
        <w:t>E.</w:t>
      </w:r>
      <w:r w:rsidRPr="0053341A">
        <w:rPr>
          <w:sz w:val="22"/>
          <w:szCs w:val="22"/>
        </w:rPr>
        <w:tab/>
        <w:t>1.</w:t>
      </w:r>
      <w:r w:rsidRPr="0053341A">
        <w:rPr>
          <w:sz w:val="22"/>
          <w:szCs w:val="22"/>
        </w:rPr>
        <w:tab/>
        <w:t>c.</w:t>
      </w:r>
      <w:r w:rsidRPr="0053341A">
        <w:rPr>
          <w:sz w:val="22"/>
          <w:szCs w:val="22"/>
        </w:rPr>
        <w:tab/>
      </w:r>
      <w:r w:rsidR="00AF0912" w:rsidRPr="0053341A">
        <w:rPr>
          <w:sz w:val="22"/>
          <w:szCs w:val="22"/>
        </w:rPr>
        <w:t>5.</w:t>
      </w:r>
      <w:r w:rsidR="00AF0912" w:rsidRPr="0053341A">
        <w:rPr>
          <w:sz w:val="22"/>
          <w:szCs w:val="22"/>
        </w:rPr>
        <w:tab/>
      </w:r>
      <w:r w:rsidR="00F110FC" w:rsidRPr="0053341A">
        <w:rPr>
          <w:sz w:val="22"/>
          <w:szCs w:val="22"/>
        </w:rPr>
        <w:t>Not used since 2011</w:t>
      </w:r>
    </w:p>
    <w:p w14:paraId="04600DE6" w14:textId="77777777" w:rsidR="00AF0912" w:rsidRPr="0053341A" w:rsidRDefault="00B062D6" w:rsidP="0098302B">
      <w:pPr>
        <w:pStyle w:val="1A1a1a"/>
        <w:spacing w:before="120" w:line="235" w:lineRule="auto"/>
        <w:jc w:val="both"/>
        <w:rPr>
          <w:sz w:val="22"/>
          <w:szCs w:val="22"/>
        </w:rPr>
      </w:pPr>
      <w:r w:rsidRPr="0053341A">
        <w:rPr>
          <w:sz w:val="22"/>
          <w:szCs w:val="22"/>
        </w:rPr>
        <w:t>5.</w:t>
      </w:r>
      <w:r w:rsidRPr="0053341A">
        <w:rPr>
          <w:sz w:val="22"/>
          <w:szCs w:val="22"/>
        </w:rPr>
        <w:tab/>
        <w:t>E.</w:t>
      </w:r>
      <w:r w:rsidRPr="0053341A">
        <w:rPr>
          <w:sz w:val="22"/>
          <w:szCs w:val="22"/>
        </w:rPr>
        <w:tab/>
        <w:t>1.</w:t>
      </w:r>
      <w:r w:rsidRPr="0053341A">
        <w:rPr>
          <w:sz w:val="22"/>
          <w:szCs w:val="22"/>
        </w:rPr>
        <w:tab/>
        <w:t>c.</w:t>
      </w:r>
      <w:r w:rsidRPr="0053341A">
        <w:rPr>
          <w:sz w:val="22"/>
          <w:szCs w:val="22"/>
        </w:rPr>
        <w:tab/>
      </w:r>
      <w:r w:rsidR="00AF0912" w:rsidRPr="0053341A">
        <w:rPr>
          <w:sz w:val="22"/>
          <w:szCs w:val="22"/>
        </w:rPr>
        <w:t>6.</w:t>
      </w:r>
      <w:r w:rsidR="00AF0912" w:rsidRPr="0053341A">
        <w:rPr>
          <w:sz w:val="22"/>
          <w:szCs w:val="22"/>
        </w:rPr>
        <w:tab/>
        <w:t>Mobile equipment having all of the following:</w:t>
      </w:r>
    </w:p>
    <w:p w14:paraId="7401EDD8" w14:textId="77777777" w:rsidR="00AF0912" w:rsidRPr="0053341A" w:rsidRDefault="00AF0912">
      <w:pPr>
        <w:pStyle w:val="1A1a1a"/>
        <w:ind w:right="58"/>
        <w:jc w:val="both"/>
        <w:rPr>
          <w:sz w:val="22"/>
          <w:szCs w:val="22"/>
        </w:rPr>
      </w:pPr>
      <w:r w:rsidRPr="0053341A">
        <w:rPr>
          <w:sz w:val="22"/>
          <w:szCs w:val="22"/>
        </w:rPr>
        <w:tab/>
      </w:r>
      <w:r w:rsidRPr="0053341A">
        <w:rPr>
          <w:sz w:val="22"/>
          <w:szCs w:val="22"/>
        </w:rPr>
        <w:tab/>
      </w:r>
      <w:r w:rsidRPr="0053341A">
        <w:rPr>
          <w:sz w:val="22"/>
          <w:szCs w:val="22"/>
        </w:rPr>
        <w:tab/>
      </w:r>
      <w:r w:rsidRPr="0053341A">
        <w:rPr>
          <w:sz w:val="22"/>
          <w:szCs w:val="22"/>
        </w:rPr>
        <w:tab/>
      </w:r>
      <w:r w:rsidRPr="0053341A">
        <w:rPr>
          <w:sz w:val="22"/>
          <w:szCs w:val="22"/>
        </w:rPr>
        <w:tab/>
        <w:t>a.</w:t>
      </w:r>
      <w:r w:rsidRPr="0053341A">
        <w:rPr>
          <w:sz w:val="22"/>
          <w:szCs w:val="22"/>
        </w:rPr>
        <w:tab/>
        <w:t xml:space="preserve">Operating at an optical wavelength greater than or equal to 200 nm and less than or equal to 400 nm; </w:t>
      </w:r>
      <w:r w:rsidRPr="0053341A">
        <w:rPr>
          <w:sz w:val="22"/>
          <w:szCs w:val="22"/>
          <w:u w:val="single"/>
        </w:rPr>
        <w:t>and</w:t>
      </w:r>
    </w:p>
    <w:p w14:paraId="090E67A4" w14:textId="77777777" w:rsidR="00AF0912" w:rsidRPr="0053341A" w:rsidRDefault="00AF0912">
      <w:pPr>
        <w:pStyle w:val="1A1a1a"/>
        <w:ind w:right="58"/>
        <w:jc w:val="both"/>
        <w:rPr>
          <w:sz w:val="22"/>
          <w:szCs w:val="22"/>
        </w:rPr>
      </w:pPr>
      <w:r w:rsidRPr="0053341A">
        <w:rPr>
          <w:sz w:val="22"/>
          <w:szCs w:val="22"/>
        </w:rPr>
        <w:tab/>
      </w:r>
      <w:r w:rsidRPr="0053341A">
        <w:rPr>
          <w:sz w:val="22"/>
          <w:szCs w:val="22"/>
        </w:rPr>
        <w:tab/>
      </w:r>
      <w:r w:rsidRPr="0053341A">
        <w:rPr>
          <w:sz w:val="22"/>
          <w:szCs w:val="22"/>
        </w:rPr>
        <w:tab/>
      </w:r>
      <w:r w:rsidRPr="0053341A">
        <w:rPr>
          <w:sz w:val="22"/>
          <w:szCs w:val="22"/>
        </w:rPr>
        <w:tab/>
      </w:r>
      <w:r w:rsidRPr="0053341A">
        <w:rPr>
          <w:sz w:val="22"/>
          <w:szCs w:val="22"/>
        </w:rPr>
        <w:tab/>
        <w:t>b.</w:t>
      </w:r>
      <w:r w:rsidRPr="0053341A">
        <w:rPr>
          <w:sz w:val="22"/>
          <w:szCs w:val="22"/>
        </w:rPr>
        <w:tab/>
        <w:t>Operating as a "local area network";</w:t>
      </w:r>
    </w:p>
    <w:p w14:paraId="08AAAEE9" w14:textId="77777777" w:rsidR="00AF0912" w:rsidRPr="0053341A" w:rsidRDefault="00AF0912">
      <w:pPr>
        <w:pStyle w:val="1A1a1a"/>
        <w:spacing w:line="235" w:lineRule="auto"/>
        <w:ind w:left="2070" w:hanging="2070"/>
        <w:jc w:val="both"/>
        <w:rPr>
          <w:sz w:val="20"/>
        </w:rPr>
      </w:pPr>
    </w:p>
    <w:p w14:paraId="1704DA31" w14:textId="77777777" w:rsidR="006B4243" w:rsidRPr="0053341A" w:rsidRDefault="006B4243" w:rsidP="006B4243">
      <w:pPr>
        <w:pStyle w:val="1A1a"/>
        <w:jc w:val="both"/>
        <w:rPr>
          <w:sz w:val="22"/>
          <w:szCs w:val="22"/>
        </w:rPr>
      </w:pPr>
      <w:r w:rsidRPr="0053341A">
        <w:rPr>
          <w:sz w:val="22"/>
          <w:szCs w:val="22"/>
        </w:rPr>
        <w:t>5.</w:t>
      </w:r>
      <w:r w:rsidRPr="0053341A">
        <w:rPr>
          <w:sz w:val="22"/>
          <w:szCs w:val="22"/>
        </w:rPr>
        <w:tab/>
        <w:t>E.</w:t>
      </w:r>
      <w:r w:rsidRPr="0053341A">
        <w:rPr>
          <w:sz w:val="22"/>
          <w:szCs w:val="22"/>
        </w:rPr>
        <w:tab/>
        <w:t>1.</w:t>
      </w:r>
      <w:r w:rsidRPr="0053341A">
        <w:rPr>
          <w:sz w:val="22"/>
          <w:szCs w:val="22"/>
        </w:rPr>
        <w:tab/>
        <w:t>d.</w:t>
      </w:r>
      <w:r w:rsidRPr="0053341A">
        <w:rPr>
          <w:sz w:val="22"/>
          <w:szCs w:val="22"/>
        </w:rPr>
        <w:tab/>
      </w:r>
      <w:r w:rsidR="00A36BB0" w:rsidRPr="0053341A">
        <w:rPr>
          <w:sz w:val="22"/>
          <w:szCs w:val="22"/>
        </w:rPr>
        <w:t xml:space="preserve">"Technology" according to the General Technology Note for the "development" or "production" of </w:t>
      </w:r>
      <w:r w:rsidR="00A36BB0" w:rsidRPr="0053341A">
        <w:rPr>
          <w:sz w:val="22"/>
          <w:szCs w:val="22"/>
          <w:lang w:val="en-US"/>
        </w:rPr>
        <w:t>"Monolithic Microwave Integrated Circuit"</w:t>
      </w:r>
      <w:r w:rsidR="00A36BB0" w:rsidRPr="0053341A">
        <w:rPr>
          <w:sz w:val="22"/>
          <w:szCs w:val="22"/>
        </w:rPr>
        <w:t xml:space="preserve"> ("MMIC") amplifiers specially designed for telecommunications and that are any of the following:</w:t>
      </w:r>
    </w:p>
    <w:p w14:paraId="30335076" w14:textId="77777777" w:rsidR="006B4243" w:rsidRPr="0053341A" w:rsidRDefault="006B4243" w:rsidP="006B4243">
      <w:pPr>
        <w:spacing w:before="60"/>
        <w:ind w:left="1560" w:hanging="1546"/>
        <w:rPr>
          <w:i/>
          <w:sz w:val="22"/>
          <w:szCs w:val="22"/>
          <w:u w:val="single"/>
        </w:rPr>
      </w:pPr>
      <w:r w:rsidRPr="0053341A">
        <w:rPr>
          <w:sz w:val="22"/>
          <w:szCs w:val="22"/>
        </w:rPr>
        <w:tab/>
      </w:r>
      <w:r w:rsidRPr="0053341A">
        <w:rPr>
          <w:i/>
          <w:sz w:val="22"/>
          <w:szCs w:val="22"/>
          <w:u w:val="single"/>
        </w:rPr>
        <w:t>Technical Note</w:t>
      </w:r>
    </w:p>
    <w:p w14:paraId="3BA27D5C" w14:textId="77777777" w:rsidR="006B4243" w:rsidRPr="0053341A" w:rsidRDefault="006B4243" w:rsidP="006B4243">
      <w:pPr>
        <w:pStyle w:val="PlainText"/>
        <w:ind w:left="1560" w:hanging="1546"/>
        <w:jc w:val="both"/>
        <w:rPr>
          <w:rFonts w:ascii="Times New Roman" w:hAnsi="Times New Roman"/>
          <w:i/>
          <w:sz w:val="22"/>
          <w:szCs w:val="22"/>
          <w:lang w:val="en-GB"/>
        </w:rPr>
      </w:pPr>
      <w:r w:rsidRPr="0053341A">
        <w:rPr>
          <w:rFonts w:ascii="Times New Roman" w:hAnsi="Times New Roman"/>
          <w:i/>
          <w:spacing w:val="-2"/>
          <w:sz w:val="22"/>
          <w:szCs w:val="22"/>
          <w:lang w:val="en-GB"/>
        </w:rPr>
        <w:tab/>
      </w:r>
      <w:r w:rsidRPr="0053341A">
        <w:rPr>
          <w:rFonts w:ascii="Times New Roman" w:hAnsi="Times New Roman"/>
          <w:i/>
          <w:sz w:val="22"/>
          <w:szCs w:val="22"/>
          <w:lang w:val="en-GB"/>
        </w:rPr>
        <w:t xml:space="preserve">For purposes of 5.E.1.d., the parameter peak saturated power output </w:t>
      </w:r>
      <w:r w:rsidRPr="0053341A">
        <w:rPr>
          <w:rFonts w:ascii="Times New Roman" w:hAnsi="Times New Roman"/>
          <w:i/>
          <w:sz w:val="22"/>
          <w:szCs w:val="22"/>
        </w:rPr>
        <w:t>may also be referred to on product data sheets</w:t>
      </w:r>
      <w:r w:rsidRPr="0053341A">
        <w:rPr>
          <w:rFonts w:ascii="Times New Roman" w:hAnsi="Times New Roman"/>
          <w:i/>
          <w:sz w:val="22"/>
          <w:szCs w:val="22"/>
          <w:lang w:val="en-GB"/>
        </w:rPr>
        <w:t xml:space="preserve"> as output power, saturated power output, maximum power output, peak power output, or peak envelope power output.</w:t>
      </w:r>
    </w:p>
    <w:p w14:paraId="63AFF8A1" w14:textId="77777777" w:rsidR="006B4243" w:rsidRPr="0053341A" w:rsidRDefault="0098302B" w:rsidP="0098302B">
      <w:pPr>
        <w:tabs>
          <w:tab w:val="left" w:pos="340"/>
          <w:tab w:val="left" w:pos="720"/>
          <w:tab w:val="left" w:pos="1200"/>
          <w:tab w:val="left" w:pos="1582"/>
        </w:tabs>
        <w:ind w:left="2019" w:hanging="2019"/>
        <w:jc w:val="both"/>
        <w:rPr>
          <w:sz w:val="22"/>
          <w:szCs w:val="22"/>
        </w:rPr>
      </w:pPr>
      <w:r w:rsidRPr="0053341A">
        <w:rPr>
          <w:sz w:val="22"/>
          <w:szCs w:val="22"/>
        </w:rPr>
        <w:br w:type="page"/>
      </w:r>
      <w:r w:rsidRPr="0053341A">
        <w:rPr>
          <w:sz w:val="22"/>
          <w:szCs w:val="22"/>
        </w:rPr>
        <w:lastRenderedPageBreak/>
        <w:t>5.</w:t>
      </w:r>
      <w:r w:rsidRPr="0053341A">
        <w:rPr>
          <w:sz w:val="22"/>
          <w:szCs w:val="22"/>
        </w:rPr>
        <w:tab/>
        <w:t>E.</w:t>
      </w:r>
      <w:r w:rsidRPr="0053341A">
        <w:rPr>
          <w:sz w:val="22"/>
          <w:szCs w:val="22"/>
        </w:rPr>
        <w:tab/>
        <w:t>1.</w:t>
      </w:r>
      <w:r w:rsidRPr="0053341A">
        <w:rPr>
          <w:sz w:val="22"/>
          <w:szCs w:val="22"/>
        </w:rPr>
        <w:tab/>
        <w:t>d.</w:t>
      </w:r>
      <w:r w:rsidRPr="0053341A">
        <w:rPr>
          <w:sz w:val="22"/>
          <w:szCs w:val="22"/>
        </w:rPr>
        <w:tab/>
      </w:r>
      <w:r w:rsidR="006B4243" w:rsidRPr="0053341A">
        <w:rPr>
          <w:sz w:val="22"/>
          <w:szCs w:val="22"/>
        </w:rPr>
        <w:t>1.</w:t>
      </w:r>
      <w:r w:rsidR="006B4243" w:rsidRPr="0053341A">
        <w:rPr>
          <w:sz w:val="22"/>
          <w:szCs w:val="22"/>
        </w:rPr>
        <w:tab/>
        <w:t xml:space="preserve">Rated for operation at frequencies exceeding 2.7 GHz up to and including 6.8 GHz with a "fractional bandwidth" greater than 15%, and </w:t>
      </w:r>
      <w:r w:rsidR="006B4243" w:rsidRPr="0053341A">
        <w:rPr>
          <w:color w:val="auto"/>
          <w:sz w:val="22"/>
          <w:szCs w:val="22"/>
          <w:lang w:eastAsia="en-GB"/>
        </w:rPr>
        <w:t>having any of the following:</w:t>
      </w:r>
    </w:p>
    <w:p w14:paraId="70E219E4" w14:textId="77777777" w:rsidR="006B4243" w:rsidRPr="0053341A" w:rsidRDefault="006B4243" w:rsidP="006B4243">
      <w:pPr>
        <w:ind w:left="2410" w:hanging="369"/>
        <w:jc w:val="both"/>
        <w:rPr>
          <w:color w:val="auto"/>
          <w:spacing w:val="-8"/>
          <w:sz w:val="22"/>
          <w:szCs w:val="22"/>
          <w:u w:val="single"/>
          <w:lang w:eastAsia="en-GB"/>
        </w:rPr>
      </w:pPr>
      <w:r w:rsidRPr="0053341A">
        <w:rPr>
          <w:color w:val="auto"/>
          <w:spacing w:val="-8"/>
          <w:sz w:val="22"/>
          <w:szCs w:val="22"/>
          <w:lang w:eastAsia="en-GB"/>
        </w:rPr>
        <w:t>a.</w:t>
      </w:r>
      <w:r w:rsidRPr="0053341A">
        <w:rPr>
          <w:color w:val="auto"/>
          <w:spacing w:val="-8"/>
          <w:sz w:val="22"/>
          <w:szCs w:val="22"/>
          <w:lang w:eastAsia="en-GB"/>
        </w:rPr>
        <w:tab/>
        <w:t>A peak saturated power output greater than 75 W (48.75 dBm) at any frequency exceeding 2.7 GHz up to and including 2.9 GHz;</w:t>
      </w:r>
    </w:p>
    <w:p w14:paraId="2D084521" w14:textId="77777777" w:rsidR="006B4243" w:rsidRPr="0053341A" w:rsidRDefault="006B4243" w:rsidP="006B4243">
      <w:pPr>
        <w:ind w:left="2410" w:hanging="369"/>
        <w:jc w:val="both"/>
        <w:rPr>
          <w:color w:val="auto"/>
          <w:spacing w:val="-6"/>
          <w:sz w:val="22"/>
          <w:szCs w:val="22"/>
          <w:lang w:eastAsia="en-GB"/>
        </w:rPr>
      </w:pPr>
      <w:r w:rsidRPr="0053341A">
        <w:rPr>
          <w:color w:val="auto"/>
          <w:spacing w:val="-6"/>
          <w:sz w:val="22"/>
          <w:szCs w:val="22"/>
          <w:lang w:eastAsia="en-GB"/>
        </w:rPr>
        <w:t>b.</w:t>
      </w:r>
      <w:r w:rsidRPr="0053341A">
        <w:rPr>
          <w:color w:val="auto"/>
          <w:spacing w:val="-6"/>
          <w:sz w:val="22"/>
          <w:szCs w:val="22"/>
          <w:lang w:eastAsia="en-GB"/>
        </w:rPr>
        <w:tab/>
        <w:t xml:space="preserve">A peak saturated power output greater than 55 W (47.4 dBm) at any frequency exceeding 2.9 GHz up to and including 3.2 GHz; </w:t>
      </w:r>
    </w:p>
    <w:p w14:paraId="3150BBDC" w14:textId="77777777" w:rsidR="006B4243" w:rsidRPr="0053341A" w:rsidRDefault="006B4243" w:rsidP="006B4243">
      <w:pPr>
        <w:ind w:left="2410" w:hanging="369"/>
        <w:jc w:val="both"/>
        <w:rPr>
          <w:color w:val="auto"/>
          <w:spacing w:val="-4"/>
          <w:sz w:val="22"/>
          <w:szCs w:val="22"/>
          <w:u w:val="single"/>
          <w:lang w:eastAsia="en-GB"/>
        </w:rPr>
      </w:pPr>
      <w:r w:rsidRPr="0053341A">
        <w:rPr>
          <w:color w:val="auto"/>
          <w:spacing w:val="-4"/>
          <w:sz w:val="22"/>
          <w:szCs w:val="22"/>
          <w:lang w:eastAsia="en-GB"/>
        </w:rPr>
        <w:t>c.</w:t>
      </w:r>
      <w:r w:rsidRPr="0053341A">
        <w:rPr>
          <w:color w:val="auto"/>
          <w:spacing w:val="-4"/>
          <w:sz w:val="22"/>
          <w:szCs w:val="22"/>
          <w:lang w:eastAsia="en-GB"/>
        </w:rPr>
        <w:tab/>
        <w:t xml:space="preserve">A peak saturated power output greater than 40 W (46 dBm) at any frequency exceeding 3.2 GHz up to and including 3.7 GHz; </w:t>
      </w:r>
      <w:r w:rsidRPr="0053341A">
        <w:rPr>
          <w:color w:val="auto"/>
          <w:spacing w:val="-4"/>
          <w:sz w:val="22"/>
          <w:szCs w:val="22"/>
          <w:u w:val="single"/>
          <w:lang w:eastAsia="en-GB"/>
        </w:rPr>
        <w:t>or</w:t>
      </w:r>
    </w:p>
    <w:p w14:paraId="0143BB98" w14:textId="77777777" w:rsidR="006B4243" w:rsidRPr="0053341A" w:rsidRDefault="006B4243" w:rsidP="006B4243">
      <w:pPr>
        <w:ind w:left="2410" w:hanging="369"/>
        <w:jc w:val="both"/>
        <w:rPr>
          <w:color w:val="auto"/>
          <w:spacing w:val="-4"/>
          <w:sz w:val="22"/>
          <w:szCs w:val="22"/>
          <w:u w:val="single"/>
          <w:lang w:eastAsia="en-GB"/>
        </w:rPr>
      </w:pPr>
      <w:r w:rsidRPr="0053341A">
        <w:rPr>
          <w:color w:val="auto"/>
          <w:spacing w:val="-4"/>
          <w:sz w:val="22"/>
          <w:szCs w:val="22"/>
          <w:lang w:eastAsia="en-GB"/>
        </w:rPr>
        <w:t>d.</w:t>
      </w:r>
      <w:r w:rsidRPr="0053341A">
        <w:rPr>
          <w:color w:val="auto"/>
          <w:spacing w:val="-4"/>
          <w:sz w:val="22"/>
          <w:szCs w:val="22"/>
          <w:lang w:eastAsia="en-GB"/>
        </w:rPr>
        <w:tab/>
        <w:t xml:space="preserve">A peak saturated power output greater than 20 W (43 dBm) at any frequency exceeding 3.7 GHz up to and including 6.8 GHz; </w:t>
      </w:r>
    </w:p>
    <w:p w14:paraId="1E807370" w14:textId="77777777" w:rsidR="006B4243" w:rsidRPr="0053341A" w:rsidRDefault="00527F83" w:rsidP="00527F83">
      <w:pPr>
        <w:tabs>
          <w:tab w:val="left" w:pos="350"/>
          <w:tab w:val="left" w:pos="756"/>
          <w:tab w:val="left" w:pos="1162"/>
          <w:tab w:val="left" w:pos="1582"/>
        </w:tabs>
        <w:spacing w:before="120"/>
        <w:ind w:left="2019" w:hanging="2019"/>
        <w:jc w:val="both"/>
        <w:rPr>
          <w:color w:val="auto"/>
          <w:sz w:val="22"/>
          <w:szCs w:val="22"/>
          <w:u w:val="single"/>
          <w:lang w:eastAsia="en-GB"/>
        </w:rPr>
      </w:pPr>
      <w:r w:rsidRPr="0053341A">
        <w:rPr>
          <w:sz w:val="22"/>
          <w:szCs w:val="22"/>
        </w:rPr>
        <w:t>5.</w:t>
      </w:r>
      <w:r w:rsidRPr="0053341A">
        <w:rPr>
          <w:sz w:val="22"/>
          <w:szCs w:val="22"/>
        </w:rPr>
        <w:tab/>
        <w:t>E.</w:t>
      </w:r>
      <w:r w:rsidRPr="0053341A">
        <w:rPr>
          <w:sz w:val="22"/>
          <w:szCs w:val="22"/>
        </w:rPr>
        <w:tab/>
        <w:t>1.</w:t>
      </w:r>
      <w:r w:rsidRPr="0053341A">
        <w:rPr>
          <w:sz w:val="22"/>
          <w:szCs w:val="22"/>
        </w:rPr>
        <w:tab/>
        <w:t>d.</w:t>
      </w:r>
      <w:r w:rsidRPr="0053341A">
        <w:rPr>
          <w:sz w:val="22"/>
          <w:szCs w:val="22"/>
        </w:rPr>
        <w:tab/>
      </w:r>
      <w:r w:rsidR="006B4243" w:rsidRPr="0053341A">
        <w:rPr>
          <w:color w:val="auto"/>
          <w:sz w:val="22"/>
          <w:szCs w:val="22"/>
          <w:lang w:eastAsia="en-GB"/>
        </w:rPr>
        <w:t>2.</w:t>
      </w:r>
      <w:r w:rsidR="006B4243" w:rsidRPr="0053341A">
        <w:rPr>
          <w:color w:val="auto"/>
          <w:sz w:val="22"/>
          <w:szCs w:val="22"/>
          <w:lang w:eastAsia="en-GB"/>
        </w:rPr>
        <w:tab/>
      </w:r>
      <w:r w:rsidR="006B4243" w:rsidRPr="0053341A">
        <w:rPr>
          <w:sz w:val="22"/>
          <w:szCs w:val="22"/>
        </w:rPr>
        <w:t>Rated for operation at frequencies exceeding 6.8 GHz up to and including 16 GHz with a "fractional bandwidth" greater than 10%, and having any of the following:</w:t>
      </w:r>
    </w:p>
    <w:p w14:paraId="40D95286" w14:textId="77777777" w:rsidR="006B4243" w:rsidRPr="0053341A" w:rsidRDefault="006B4243" w:rsidP="00ED69C7">
      <w:pPr>
        <w:ind w:left="2410" w:hanging="369"/>
        <w:jc w:val="both"/>
        <w:rPr>
          <w:spacing w:val="-4"/>
          <w:sz w:val="22"/>
          <w:szCs w:val="22"/>
          <w:u w:val="single"/>
        </w:rPr>
      </w:pPr>
      <w:r w:rsidRPr="0053341A">
        <w:rPr>
          <w:spacing w:val="-4"/>
          <w:sz w:val="22"/>
          <w:szCs w:val="22"/>
        </w:rPr>
        <w:t>a.</w:t>
      </w:r>
      <w:r w:rsidRPr="0053341A">
        <w:rPr>
          <w:spacing w:val="-4"/>
          <w:sz w:val="22"/>
          <w:szCs w:val="22"/>
        </w:rPr>
        <w:tab/>
        <w:t>A peak saturated power output greater than 10</w:t>
      </w:r>
      <w:r w:rsidR="0066434F" w:rsidRPr="0053341A">
        <w:rPr>
          <w:spacing w:val="-4"/>
          <w:sz w:val="22"/>
          <w:szCs w:val="22"/>
        </w:rPr>
        <w:t> </w:t>
      </w:r>
      <w:r w:rsidRPr="0053341A">
        <w:rPr>
          <w:spacing w:val="-4"/>
          <w:sz w:val="22"/>
          <w:szCs w:val="22"/>
        </w:rPr>
        <w:t xml:space="preserve">W (40 dBm) at any frequency exceeding 6.8 GHz up to and including 8.5 GHz; </w:t>
      </w:r>
      <w:r w:rsidRPr="0053341A">
        <w:rPr>
          <w:spacing w:val="-4"/>
          <w:sz w:val="22"/>
          <w:szCs w:val="22"/>
          <w:u w:val="single"/>
        </w:rPr>
        <w:t>or</w:t>
      </w:r>
    </w:p>
    <w:p w14:paraId="6C3FC4EB" w14:textId="77777777" w:rsidR="006B4243" w:rsidRPr="0053341A" w:rsidRDefault="006B4243" w:rsidP="00ED69C7">
      <w:pPr>
        <w:ind w:left="2410" w:hanging="369"/>
        <w:jc w:val="both"/>
        <w:rPr>
          <w:spacing w:val="-4"/>
          <w:sz w:val="22"/>
          <w:szCs w:val="22"/>
        </w:rPr>
      </w:pPr>
      <w:r w:rsidRPr="0053341A">
        <w:rPr>
          <w:spacing w:val="-4"/>
          <w:sz w:val="22"/>
          <w:szCs w:val="22"/>
        </w:rPr>
        <w:t>b.</w:t>
      </w:r>
      <w:r w:rsidRPr="0053341A">
        <w:rPr>
          <w:spacing w:val="-4"/>
          <w:sz w:val="22"/>
          <w:szCs w:val="22"/>
        </w:rPr>
        <w:tab/>
        <w:t>A peak saturated power output greater than 5</w:t>
      </w:r>
      <w:r w:rsidR="0066434F" w:rsidRPr="0053341A">
        <w:rPr>
          <w:spacing w:val="-4"/>
          <w:sz w:val="22"/>
          <w:szCs w:val="22"/>
        </w:rPr>
        <w:t> </w:t>
      </w:r>
      <w:r w:rsidRPr="0053341A">
        <w:rPr>
          <w:spacing w:val="-4"/>
          <w:sz w:val="22"/>
          <w:szCs w:val="22"/>
        </w:rPr>
        <w:t xml:space="preserve">W (37 dBm) at any frequency exceeding 8.5 GHz up to and including 16 GHz; </w:t>
      </w:r>
    </w:p>
    <w:p w14:paraId="6572529F" w14:textId="77777777" w:rsidR="006B4243" w:rsidRPr="0053341A" w:rsidRDefault="0098302B" w:rsidP="00ED69C7">
      <w:pPr>
        <w:tabs>
          <w:tab w:val="left" w:pos="364"/>
          <w:tab w:val="left" w:pos="812"/>
          <w:tab w:val="left" w:pos="1176"/>
          <w:tab w:val="left" w:pos="1610"/>
        </w:tabs>
        <w:spacing w:before="60"/>
        <w:ind w:left="2041" w:hanging="2041"/>
        <w:jc w:val="both"/>
        <w:rPr>
          <w:color w:val="auto"/>
          <w:spacing w:val="-2"/>
          <w:sz w:val="22"/>
          <w:szCs w:val="22"/>
          <w:u w:val="single"/>
          <w:lang w:eastAsia="en-GB"/>
        </w:rPr>
      </w:pPr>
      <w:r w:rsidRPr="0053341A">
        <w:rPr>
          <w:sz w:val="22"/>
          <w:szCs w:val="22"/>
        </w:rPr>
        <w:tab/>
      </w:r>
      <w:r w:rsidRPr="0053341A">
        <w:rPr>
          <w:sz w:val="22"/>
          <w:szCs w:val="22"/>
        </w:rPr>
        <w:tab/>
      </w:r>
      <w:r w:rsidRPr="0053341A">
        <w:rPr>
          <w:sz w:val="22"/>
          <w:szCs w:val="22"/>
        </w:rPr>
        <w:tab/>
      </w:r>
      <w:r w:rsidRPr="0053341A">
        <w:rPr>
          <w:sz w:val="22"/>
          <w:szCs w:val="22"/>
        </w:rPr>
        <w:tab/>
      </w:r>
      <w:r w:rsidR="006B4243" w:rsidRPr="0053341A">
        <w:rPr>
          <w:color w:val="auto"/>
          <w:spacing w:val="-2"/>
          <w:sz w:val="22"/>
          <w:szCs w:val="22"/>
          <w:lang w:eastAsia="en-GB"/>
        </w:rPr>
        <w:t>3.</w:t>
      </w:r>
      <w:r w:rsidR="006B4243" w:rsidRPr="0053341A">
        <w:rPr>
          <w:color w:val="auto"/>
          <w:spacing w:val="-2"/>
          <w:sz w:val="22"/>
          <w:szCs w:val="22"/>
          <w:lang w:eastAsia="en-GB"/>
        </w:rPr>
        <w:tab/>
      </w:r>
      <w:r w:rsidR="006B4243" w:rsidRPr="0053341A">
        <w:rPr>
          <w:spacing w:val="-2"/>
          <w:sz w:val="22"/>
          <w:szCs w:val="22"/>
        </w:rPr>
        <w:t>Rated for operation with a peak saturated power output greater than 3</w:t>
      </w:r>
      <w:r w:rsidR="0066434F" w:rsidRPr="0053341A">
        <w:rPr>
          <w:spacing w:val="-2"/>
          <w:sz w:val="22"/>
          <w:szCs w:val="22"/>
        </w:rPr>
        <w:t> </w:t>
      </w:r>
      <w:r w:rsidR="006B4243" w:rsidRPr="0053341A">
        <w:rPr>
          <w:spacing w:val="-2"/>
          <w:sz w:val="22"/>
          <w:szCs w:val="22"/>
        </w:rPr>
        <w:t>W (34.77 dBm) at any frequency exceeding 16 GHz up to and including 31.8 GHz, and with a "fractional bandwidth" of greater than 10%;</w:t>
      </w:r>
    </w:p>
    <w:p w14:paraId="6DD88349" w14:textId="77777777" w:rsidR="00527F83" w:rsidRPr="0053341A" w:rsidRDefault="0098302B" w:rsidP="00ED69C7">
      <w:pPr>
        <w:tabs>
          <w:tab w:val="left" w:pos="364"/>
          <w:tab w:val="left" w:pos="812"/>
          <w:tab w:val="left" w:pos="1176"/>
          <w:tab w:val="left" w:pos="1610"/>
        </w:tabs>
        <w:spacing w:before="60"/>
        <w:ind w:left="2041" w:hanging="2041"/>
        <w:jc w:val="both"/>
        <w:rPr>
          <w:color w:val="auto"/>
          <w:spacing w:val="-2"/>
          <w:sz w:val="22"/>
          <w:szCs w:val="22"/>
          <w:u w:val="single"/>
          <w:lang w:eastAsia="en-GB"/>
        </w:rPr>
      </w:pPr>
      <w:r w:rsidRPr="0053341A">
        <w:rPr>
          <w:sz w:val="22"/>
          <w:szCs w:val="22"/>
        </w:rPr>
        <w:tab/>
      </w:r>
      <w:r w:rsidRPr="0053341A">
        <w:rPr>
          <w:sz w:val="22"/>
          <w:szCs w:val="22"/>
        </w:rPr>
        <w:tab/>
      </w:r>
      <w:r w:rsidRPr="0053341A">
        <w:rPr>
          <w:sz w:val="22"/>
          <w:szCs w:val="22"/>
        </w:rPr>
        <w:tab/>
      </w:r>
      <w:r w:rsidRPr="0053341A">
        <w:rPr>
          <w:sz w:val="22"/>
          <w:szCs w:val="22"/>
        </w:rPr>
        <w:tab/>
      </w:r>
      <w:r w:rsidR="006B4243" w:rsidRPr="0053341A">
        <w:rPr>
          <w:color w:val="auto"/>
          <w:sz w:val="22"/>
          <w:szCs w:val="22"/>
          <w:lang w:eastAsia="en-GB"/>
        </w:rPr>
        <w:t>4.</w:t>
      </w:r>
      <w:r w:rsidR="006B4243" w:rsidRPr="0053341A">
        <w:rPr>
          <w:color w:val="auto"/>
          <w:sz w:val="22"/>
          <w:szCs w:val="22"/>
          <w:lang w:eastAsia="en-GB"/>
        </w:rPr>
        <w:tab/>
      </w:r>
      <w:r w:rsidR="006B4243" w:rsidRPr="0053341A">
        <w:rPr>
          <w:sz w:val="22"/>
          <w:szCs w:val="22"/>
        </w:rPr>
        <w:t>Rated for operation with a peak saturated power output greater than 0.1</w:t>
      </w:r>
      <w:r w:rsidR="00337652" w:rsidRPr="0053341A">
        <w:rPr>
          <w:sz w:val="22"/>
          <w:szCs w:val="22"/>
        </w:rPr>
        <w:t xml:space="preserve"> </w:t>
      </w:r>
      <w:proofErr w:type="spellStart"/>
      <w:r w:rsidR="006B4243" w:rsidRPr="0053341A">
        <w:rPr>
          <w:sz w:val="22"/>
          <w:szCs w:val="22"/>
        </w:rPr>
        <w:t>nW</w:t>
      </w:r>
      <w:proofErr w:type="spellEnd"/>
      <w:r w:rsidR="006B4243" w:rsidRPr="0053341A">
        <w:rPr>
          <w:sz w:val="22"/>
          <w:szCs w:val="22"/>
        </w:rPr>
        <w:t xml:space="preserve"> (-70 dBm) at any frequency exceeding 31.8 GHz up to and including 37 GHz;</w:t>
      </w:r>
      <w:r w:rsidR="00527F83" w:rsidRPr="0053341A">
        <w:rPr>
          <w:color w:val="auto"/>
          <w:spacing w:val="-2"/>
          <w:sz w:val="22"/>
          <w:szCs w:val="22"/>
          <w:u w:val="single"/>
          <w:lang w:eastAsia="en-GB"/>
        </w:rPr>
        <w:t xml:space="preserve"> </w:t>
      </w:r>
    </w:p>
    <w:p w14:paraId="26318C72" w14:textId="77777777" w:rsidR="00527F83" w:rsidRPr="0053341A" w:rsidRDefault="0098302B" w:rsidP="00ED69C7">
      <w:pPr>
        <w:tabs>
          <w:tab w:val="left" w:pos="364"/>
          <w:tab w:val="left" w:pos="812"/>
          <w:tab w:val="left" w:pos="1176"/>
          <w:tab w:val="left" w:pos="1610"/>
        </w:tabs>
        <w:spacing w:before="60"/>
        <w:ind w:left="2041" w:hanging="2041"/>
        <w:jc w:val="both"/>
        <w:rPr>
          <w:color w:val="auto"/>
          <w:spacing w:val="-2"/>
          <w:sz w:val="22"/>
          <w:szCs w:val="22"/>
          <w:u w:val="single"/>
          <w:lang w:eastAsia="en-GB"/>
        </w:rPr>
      </w:pPr>
      <w:r w:rsidRPr="0053341A">
        <w:rPr>
          <w:sz w:val="22"/>
          <w:szCs w:val="22"/>
        </w:rPr>
        <w:tab/>
      </w:r>
      <w:r w:rsidRPr="0053341A">
        <w:rPr>
          <w:sz w:val="22"/>
          <w:szCs w:val="22"/>
        </w:rPr>
        <w:tab/>
      </w:r>
      <w:r w:rsidRPr="0053341A">
        <w:rPr>
          <w:sz w:val="22"/>
          <w:szCs w:val="22"/>
        </w:rPr>
        <w:tab/>
      </w:r>
      <w:r w:rsidRPr="0053341A">
        <w:rPr>
          <w:sz w:val="22"/>
          <w:szCs w:val="22"/>
        </w:rPr>
        <w:tab/>
      </w:r>
      <w:r w:rsidR="006B4243" w:rsidRPr="0053341A">
        <w:rPr>
          <w:color w:val="auto"/>
          <w:spacing w:val="-2"/>
          <w:sz w:val="22"/>
          <w:szCs w:val="22"/>
          <w:lang w:eastAsia="en-GB"/>
        </w:rPr>
        <w:t>5.</w:t>
      </w:r>
      <w:r w:rsidR="006B4243" w:rsidRPr="0053341A">
        <w:rPr>
          <w:color w:val="auto"/>
          <w:spacing w:val="-2"/>
          <w:sz w:val="22"/>
          <w:szCs w:val="22"/>
          <w:lang w:eastAsia="en-GB"/>
        </w:rPr>
        <w:tab/>
      </w:r>
      <w:r w:rsidR="006B4243" w:rsidRPr="0053341A">
        <w:rPr>
          <w:spacing w:val="-2"/>
          <w:sz w:val="22"/>
          <w:szCs w:val="22"/>
        </w:rPr>
        <w:t>Rated for operation with a peak satura</w:t>
      </w:r>
      <w:r w:rsidR="0066434F" w:rsidRPr="0053341A">
        <w:rPr>
          <w:spacing w:val="-2"/>
          <w:sz w:val="22"/>
          <w:szCs w:val="22"/>
        </w:rPr>
        <w:t>ted power output greater than 1 </w:t>
      </w:r>
      <w:r w:rsidR="006B4243" w:rsidRPr="0053341A">
        <w:rPr>
          <w:spacing w:val="-2"/>
          <w:sz w:val="22"/>
          <w:szCs w:val="22"/>
        </w:rPr>
        <w:t>W (30 dBm) at any frequency exceeding 37 GHz up to and including 43.5 GHz, and with a "fractional bandwidth" of greater than 10%;</w:t>
      </w:r>
    </w:p>
    <w:p w14:paraId="55E5ADE1" w14:textId="77777777" w:rsidR="00527F83" w:rsidRPr="0053341A" w:rsidRDefault="0098302B" w:rsidP="00ED69C7">
      <w:pPr>
        <w:tabs>
          <w:tab w:val="left" w:pos="364"/>
          <w:tab w:val="left" w:pos="812"/>
          <w:tab w:val="left" w:pos="1176"/>
          <w:tab w:val="left" w:pos="1610"/>
        </w:tabs>
        <w:spacing w:before="60"/>
        <w:ind w:left="2041" w:hanging="2041"/>
        <w:jc w:val="both"/>
        <w:rPr>
          <w:color w:val="auto"/>
          <w:spacing w:val="-2"/>
          <w:sz w:val="22"/>
          <w:szCs w:val="22"/>
          <w:u w:val="single"/>
          <w:lang w:eastAsia="en-GB"/>
        </w:rPr>
      </w:pPr>
      <w:r w:rsidRPr="0053341A">
        <w:rPr>
          <w:sz w:val="22"/>
          <w:szCs w:val="22"/>
        </w:rPr>
        <w:tab/>
      </w:r>
      <w:r w:rsidRPr="0053341A">
        <w:rPr>
          <w:sz w:val="22"/>
          <w:szCs w:val="22"/>
        </w:rPr>
        <w:tab/>
      </w:r>
      <w:r w:rsidRPr="0053341A">
        <w:rPr>
          <w:sz w:val="22"/>
          <w:szCs w:val="22"/>
        </w:rPr>
        <w:tab/>
      </w:r>
      <w:r w:rsidRPr="0053341A">
        <w:rPr>
          <w:sz w:val="22"/>
          <w:szCs w:val="22"/>
        </w:rPr>
        <w:tab/>
      </w:r>
      <w:r w:rsidR="006B4243" w:rsidRPr="0053341A">
        <w:rPr>
          <w:color w:val="auto"/>
          <w:spacing w:val="-4"/>
          <w:sz w:val="22"/>
          <w:szCs w:val="22"/>
          <w:lang w:eastAsia="en-GB"/>
        </w:rPr>
        <w:t>6.</w:t>
      </w:r>
      <w:r w:rsidR="006B4243" w:rsidRPr="0053341A">
        <w:rPr>
          <w:color w:val="auto"/>
          <w:spacing w:val="-4"/>
          <w:sz w:val="22"/>
          <w:szCs w:val="22"/>
          <w:lang w:eastAsia="en-GB"/>
        </w:rPr>
        <w:tab/>
      </w:r>
      <w:r w:rsidR="006B4243" w:rsidRPr="0053341A">
        <w:rPr>
          <w:spacing w:val="-4"/>
          <w:sz w:val="22"/>
          <w:szCs w:val="22"/>
        </w:rPr>
        <w:t xml:space="preserve">Rated for operation with a peak saturated power output greater than 31.62 </w:t>
      </w:r>
      <w:proofErr w:type="spellStart"/>
      <w:r w:rsidR="006B4243" w:rsidRPr="0053341A">
        <w:rPr>
          <w:spacing w:val="-4"/>
          <w:sz w:val="22"/>
          <w:szCs w:val="22"/>
        </w:rPr>
        <w:t>mW</w:t>
      </w:r>
      <w:proofErr w:type="spellEnd"/>
      <w:r w:rsidR="006B4243" w:rsidRPr="0053341A">
        <w:rPr>
          <w:spacing w:val="-4"/>
          <w:sz w:val="22"/>
          <w:szCs w:val="22"/>
        </w:rPr>
        <w:t xml:space="preserve"> (15 dBm) at any frequency exceeding 43.5 GHz up to and including 75 GHz, and with a "fractional bandwidth" of greater than 10%;</w:t>
      </w:r>
    </w:p>
    <w:p w14:paraId="674C80FB" w14:textId="77777777" w:rsidR="00527F83" w:rsidRPr="0053341A" w:rsidRDefault="0098302B" w:rsidP="00ED69C7">
      <w:pPr>
        <w:tabs>
          <w:tab w:val="left" w:pos="364"/>
          <w:tab w:val="left" w:pos="812"/>
          <w:tab w:val="left" w:pos="1176"/>
          <w:tab w:val="left" w:pos="1610"/>
        </w:tabs>
        <w:spacing w:before="60"/>
        <w:ind w:left="2041" w:hanging="2041"/>
        <w:jc w:val="both"/>
        <w:rPr>
          <w:color w:val="auto"/>
          <w:spacing w:val="-2"/>
          <w:sz w:val="22"/>
          <w:szCs w:val="22"/>
          <w:u w:val="single"/>
          <w:lang w:eastAsia="en-GB"/>
        </w:rPr>
      </w:pPr>
      <w:r w:rsidRPr="0053341A">
        <w:rPr>
          <w:sz w:val="22"/>
          <w:szCs w:val="22"/>
        </w:rPr>
        <w:tab/>
      </w:r>
      <w:r w:rsidRPr="0053341A">
        <w:rPr>
          <w:sz w:val="22"/>
          <w:szCs w:val="22"/>
        </w:rPr>
        <w:tab/>
      </w:r>
      <w:r w:rsidRPr="0053341A">
        <w:rPr>
          <w:sz w:val="22"/>
          <w:szCs w:val="22"/>
        </w:rPr>
        <w:tab/>
      </w:r>
      <w:r w:rsidRPr="0053341A">
        <w:rPr>
          <w:sz w:val="22"/>
          <w:szCs w:val="22"/>
        </w:rPr>
        <w:tab/>
      </w:r>
      <w:r w:rsidR="006B4243" w:rsidRPr="0053341A">
        <w:rPr>
          <w:color w:val="auto"/>
          <w:spacing w:val="-2"/>
          <w:sz w:val="22"/>
          <w:szCs w:val="22"/>
          <w:lang w:eastAsia="en-GB"/>
        </w:rPr>
        <w:t>7.</w:t>
      </w:r>
      <w:r w:rsidR="006B4243" w:rsidRPr="0053341A">
        <w:rPr>
          <w:color w:val="auto"/>
          <w:spacing w:val="-2"/>
          <w:sz w:val="22"/>
          <w:szCs w:val="22"/>
          <w:lang w:eastAsia="en-GB"/>
        </w:rPr>
        <w:tab/>
      </w:r>
      <w:r w:rsidR="006B4243" w:rsidRPr="0053341A">
        <w:rPr>
          <w:spacing w:val="-2"/>
          <w:sz w:val="22"/>
          <w:szCs w:val="22"/>
        </w:rPr>
        <w:t xml:space="preserve">Rated for operation with a peak saturated power output greater than 10 </w:t>
      </w:r>
      <w:proofErr w:type="spellStart"/>
      <w:r w:rsidR="006B4243" w:rsidRPr="0053341A">
        <w:rPr>
          <w:spacing w:val="-2"/>
          <w:sz w:val="22"/>
          <w:szCs w:val="22"/>
        </w:rPr>
        <w:t>mW</w:t>
      </w:r>
      <w:proofErr w:type="spellEnd"/>
      <w:r w:rsidR="006B4243" w:rsidRPr="0053341A">
        <w:rPr>
          <w:spacing w:val="-2"/>
          <w:sz w:val="22"/>
          <w:szCs w:val="22"/>
        </w:rPr>
        <w:t xml:space="preserve"> (10 dBm) at any frequency exceeding 75 GHz up to and including 90 GHz, and with a "fractional bandwidth" of greater than 5%; </w:t>
      </w:r>
      <w:r w:rsidR="006B4243" w:rsidRPr="0053341A">
        <w:rPr>
          <w:spacing w:val="-2"/>
          <w:sz w:val="22"/>
          <w:szCs w:val="22"/>
          <w:u w:val="single"/>
        </w:rPr>
        <w:t>or</w:t>
      </w:r>
    </w:p>
    <w:p w14:paraId="7CFCFAC4" w14:textId="77777777" w:rsidR="00527F83" w:rsidRPr="0053341A" w:rsidRDefault="0098302B" w:rsidP="00ED69C7">
      <w:pPr>
        <w:tabs>
          <w:tab w:val="left" w:pos="364"/>
          <w:tab w:val="left" w:pos="812"/>
          <w:tab w:val="left" w:pos="1176"/>
          <w:tab w:val="left" w:pos="1610"/>
        </w:tabs>
        <w:spacing w:before="60"/>
        <w:ind w:left="2041" w:hanging="2041"/>
        <w:jc w:val="both"/>
        <w:rPr>
          <w:color w:val="auto"/>
          <w:spacing w:val="-2"/>
          <w:sz w:val="22"/>
          <w:szCs w:val="22"/>
          <w:u w:val="single"/>
          <w:lang w:eastAsia="en-GB"/>
        </w:rPr>
      </w:pPr>
      <w:r w:rsidRPr="0053341A">
        <w:rPr>
          <w:sz w:val="22"/>
          <w:szCs w:val="22"/>
        </w:rPr>
        <w:tab/>
      </w:r>
      <w:r w:rsidRPr="0053341A">
        <w:rPr>
          <w:sz w:val="22"/>
          <w:szCs w:val="22"/>
        </w:rPr>
        <w:tab/>
      </w:r>
      <w:r w:rsidRPr="0053341A">
        <w:rPr>
          <w:sz w:val="22"/>
          <w:szCs w:val="22"/>
        </w:rPr>
        <w:tab/>
      </w:r>
      <w:r w:rsidRPr="0053341A">
        <w:rPr>
          <w:sz w:val="22"/>
          <w:szCs w:val="22"/>
        </w:rPr>
        <w:tab/>
      </w:r>
      <w:r w:rsidR="006B4243" w:rsidRPr="0053341A">
        <w:rPr>
          <w:color w:val="auto"/>
          <w:sz w:val="22"/>
          <w:szCs w:val="22"/>
          <w:lang w:eastAsia="en-GB"/>
        </w:rPr>
        <w:t>8.</w:t>
      </w:r>
      <w:r w:rsidR="006B4243" w:rsidRPr="0053341A">
        <w:rPr>
          <w:color w:val="auto"/>
          <w:sz w:val="22"/>
          <w:szCs w:val="22"/>
          <w:lang w:eastAsia="en-GB"/>
        </w:rPr>
        <w:tab/>
      </w:r>
      <w:r w:rsidR="006B4243" w:rsidRPr="0053341A">
        <w:rPr>
          <w:sz w:val="22"/>
          <w:szCs w:val="22"/>
        </w:rPr>
        <w:t xml:space="preserve">Rated for operation with a peak saturated power output greater than 0.1 </w:t>
      </w:r>
      <w:proofErr w:type="spellStart"/>
      <w:r w:rsidR="006B4243" w:rsidRPr="0053341A">
        <w:rPr>
          <w:sz w:val="22"/>
          <w:szCs w:val="22"/>
        </w:rPr>
        <w:t>nW</w:t>
      </w:r>
      <w:proofErr w:type="spellEnd"/>
      <w:r w:rsidR="006B4243" w:rsidRPr="0053341A">
        <w:rPr>
          <w:sz w:val="22"/>
          <w:szCs w:val="22"/>
        </w:rPr>
        <w:t xml:space="preserve"> (-70 dBm) at any frequency exceeding 90 GHz;</w:t>
      </w:r>
      <w:r w:rsidR="00527F83" w:rsidRPr="0053341A">
        <w:rPr>
          <w:color w:val="auto"/>
          <w:spacing w:val="-2"/>
          <w:sz w:val="22"/>
          <w:szCs w:val="22"/>
          <w:u w:val="single"/>
          <w:lang w:eastAsia="en-GB"/>
        </w:rPr>
        <w:t xml:space="preserve"> </w:t>
      </w:r>
    </w:p>
    <w:p w14:paraId="102D2C63" w14:textId="77777777" w:rsidR="006B4243" w:rsidRPr="0053341A" w:rsidRDefault="006B4243">
      <w:pPr>
        <w:pStyle w:val="1A1a1a"/>
        <w:spacing w:line="235" w:lineRule="auto"/>
        <w:jc w:val="both"/>
        <w:rPr>
          <w:sz w:val="20"/>
        </w:rPr>
      </w:pPr>
    </w:p>
    <w:p w14:paraId="300C9D1F" w14:textId="77777777" w:rsidR="00AF0912" w:rsidRPr="0053341A" w:rsidRDefault="00AF0912">
      <w:pPr>
        <w:pStyle w:val="1A1a"/>
        <w:jc w:val="both"/>
        <w:rPr>
          <w:sz w:val="22"/>
          <w:szCs w:val="22"/>
        </w:rPr>
      </w:pPr>
      <w:r w:rsidRPr="0053341A">
        <w:rPr>
          <w:sz w:val="22"/>
          <w:szCs w:val="22"/>
        </w:rPr>
        <w:t>5.</w:t>
      </w:r>
      <w:r w:rsidRPr="0053341A">
        <w:rPr>
          <w:sz w:val="22"/>
          <w:szCs w:val="22"/>
        </w:rPr>
        <w:tab/>
        <w:t>E.</w:t>
      </w:r>
      <w:r w:rsidRPr="0053341A">
        <w:rPr>
          <w:sz w:val="22"/>
          <w:szCs w:val="22"/>
        </w:rPr>
        <w:tab/>
        <w:t>1.</w:t>
      </w:r>
      <w:r w:rsidRPr="0053341A">
        <w:rPr>
          <w:sz w:val="22"/>
          <w:szCs w:val="22"/>
        </w:rPr>
        <w:tab/>
        <w:t>e.</w:t>
      </w:r>
      <w:r w:rsidRPr="0053341A">
        <w:rPr>
          <w:sz w:val="22"/>
          <w:szCs w:val="22"/>
        </w:rPr>
        <w:tab/>
        <w:t>"Technology" according to the General Technology Note for the "development" or "production" of electronic devices and circuits, specially designed for telecommunications and containing components manufactured from "superconductive" materials, specially designed for operation at temperatures below the "critical temperature" of at least one of the "superconductive" constituents and having any of the following:</w:t>
      </w:r>
    </w:p>
    <w:p w14:paraId="6EF468DA" w14:textId="77777777" w:rsidR="00AF0912" w:rsidRPr="0053341A" w:rsidRDefault="006503E2" w:rsidP="00ED69C7">
      <w:pPr>
        <w:pStyle w:val="1A1a1a"/>
        <w:tabs>
          <w:tab w:val="clear" w:pos="2060"/>
        </w:tabs>
        <w:spacing w:before="60" w:line="235" w:lineRule="auto"/>
        <w:ind w:left="1985" w:hanging="1985"/>
        <w:jc w:val="both"/>
        <w:rPr>
          <w:sz w:val="22"/>
          <w:szCs w:val="22"/>
        </w:rPr>
      </w:pPr>
      <w:r w:rsidRPr="0053341A">
        <w:rPr>
          <w:sz w:val="22"/>
          <w:szCs w:val="22"/>
        </w:rPr>
        <w:tab/>
      </w:r>
      <w:r w:rsidRPr="0053341A">
        <w:rPr>
          <w:sz w:val="22"/>
          <w:szCs w:val="22"/>
        </w:rPr>
        <w:tab/>
      </w:r>
      <w:r w:rsidRPr="0053341A">
        <w:rPr>
          <w:sz w:val="22"/>
          <w:szCs w:val="22"/>
        </w:rPr>
        <w:tab/>
      </w:r>
      <w:r w:rsidRPr="0053341A">
        <w:rPr>
          <w:sz w:val="22"/>
          <w:szCs w:val="22"/>
        </w:rPr>
        <w:tab/>
      </w:r>
      <w:r w:rsidR="00AF0912" w:rsidRPr="0053341A">
        <w:rPr>
          <w:sz w:val="22"/>
          <w:szCs w:val="22"/>
        </w:rPr>
        <w:t>1.</w:t>
      </w:r>
      <w:r w:rsidR="00AF0912" w:rsidRPr="0053341A">
        <w:rPr>
          <w:sz w:val="22"/>
          <w:szCs w:val="22"/>
        </w:rPr>
        <w:tab/>
        <w:t>Current switching for digital circuits using "superconductive" gates with a product of delay time per gate (in seconds) and power dissipation per gate (in watts) of less than 10</w:t>
      </w:r>
      <w:r w:rsidR="00AF0912" w:rsidRPr="0053341A">
        <w:rPr>
          <w:sz w:val="22"/>
          <w:szCs w:val="22"/>
          <w:vertAlign w:val="superscript"/>
        </w:rPr>
        <w:t>-14</w:t>
      </w:r>
      <w:r w:rsidR="00AF0912" w:rsidRPr="0053341A">
        <w:rPr>
          <w:sz w:val="22"/>
          <w:szCs w:val="22"/>
        </w:rPr>
        <w:t xml:space="preserve"> J; </w:t>
      </w:r>
      <w:r w:rsidR="00AF0912" w:rsidRPr="0053341A">
        <w:rPr>
          <w:sz w:val="22"/>
          <w:szCs w:val="22"/>
          <w:u w:val="single"/>
        </w:rPr>
        <w:t>or</w:t>
      </w:r>
    </w:p>
    <w:p w14:paraId="3167750C" w14:textId="77777777" w:rsidR="00AF0912" w:rsidRDefault="00AF0912" w:rsidP="00ED69C7">
      <w:pPr>
        <w:pStyle w:val="1A1a1a"/>
        <w:tabs>
          <w:tab w:val="clear" w:pos="2060"/>
        </w:tabs>
        <w:spacing w:before="60" w:line="235" w:lineRule="auto"/>
        <w:ind w:left="1985" w:hanging="1985"/>
        <w:jc w:val="both"/>
        <w:rPr>
          <w:sz w:val="22"/>
          <w:szCs w:val="22"/>
        </w:rPr>
      </w:pPr>
      <w:r w:rsidRPr="0053341A">
        <w:rPr>
          <w:sz w:val="22"/>
          <w:szCs w:val="22"/>
        </w:rPr>
        <w:tab/>
      </w:r>
      <w:r w:rsidRPr="0053341A">
        <w:rPr>
          <w:sz w:val="22"/>
          <w:szCs w:val="22"/>
        </w:rPr>
        <w:tab/>
      </w:r>
      <w:r w:rsidRPr="0053341A">
        <w:rPr>
          <w:sz w:val="22"/>
          <w:szCs w:val="22"/>
        </w:rPr>
        <w:tab/>
      </w:r>
      <w:r w:rsidRPr="0053341A">
        <w:rPr>
          <w:sz w:val="22"/>
          <w:szCs w:val="22"/>
        </w:rPr>
        <w:tab/>
        <w:t>2.</w:t>
      </w:r>
      <w:r w:rsidRPr="0053341A">
        <w:rPr>
          <w:sz w:val="22"/>
          <w:szCs w:val="22"/>
        </w:rPr>
        <w:tab/>
        <w:t>Frequency selection at all frequencies using resonant circuits with Q-values exceeding 10,000.</w:t>
      </w:r>
    </w:p>
    <w:p w14:paraId="69021EF4" w14:textId="77777777" w:rsidR="00AF0912" w:rsidRDefault="00AF0912" w:rsidP="006503E2">
      <w:pPr>
        <w:pStyle w:val="1A1anote1"/>
        <w:ind w:left="0" w:firstLine="0"/>
        <w:jc w:val="both"/>
        <w:rPr>
          <w:sz w:val="22"/>
          <w:szCs w:val="22"/>
        </w:rPr>
      </w:pPr>
    </w:p>
    <w:sectPr w:rsidR="00AF0912" w:rsidSect="004E393A">
      <w:headerReference w:type="even" r:id="rId7"/>
      <w:headerReference w:type="default" r:id="rId8"/>
      <w:footerReference w:type="even" r:id="rId9"/>
      <w:footerReference w:type="default" r:id="rId10"/>
      <w:pgSz w:w="11900" w:h="16840" w:code="9"/>
      <w:pgMar w:top="851" w:right="1797" w:bottom="851" w:left="1797" w:header="709" w:footer="624" w:gutter="0"/>
      <w:pgNumType w:start="84"/>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F0073" w14:textId="77777777" w:rsidR="00CC411C" w:rsidRDefault="00CC411C">
      <w:r>
        <w:separator/>
      </w:r>
    </w:p>
  </w:endnote>
  <w:endnote w:type="continuationSeparator" w:id="0">
    <w:p w14:paraId="3457A0C7" w14:textId="77777777" w:rsidR="00CC411C" w:rsidRDefault="00CC41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8C622" w14:textId="77777777" w:rsidR="008F44F9" w:rsidRDefault="008F44F9">
    <w:pPr>
      <w:pStyle w:val="Footer"/>
      <w:jc w:val="right"/>
    </w:pPr>
    <w:r>
      <w:rPr>
        <w:sz w:val="20"/>
        <w:u w:val="single"/>
      </w:rPr>
      <w:t>W</w:t>
    </w:r>
    <w:r w:rsidR="00425655">
      <w:rPr>
        <w:sz w:val="20"/>
        <w:u w:val="single"/>
      </w:rPr>
      <w:t>A-LIST (</w:t>
    </w:r>
    <w:r w:rsidR="002806D9">
      <w:rPr>
        <w:sz w:val="20"/>
        <w:u w:val="single"/>
      </w:rPr>
      <w:t>2</w:t>
    </w:r>
    <w:r w:rsidR="00856670">
      <w:rPr>
        <w:sz w:val="20"/>
        <w:u w:val="single"/>
      </w:rPr>
      <w:t>5</w:t>
    </w:r>
    <w:r>
      <w:rPr>
        <w:sz w:val="20"/>
        <w:u w:val="single"/>
      </w:rPr>
      <w:t xml:space="preserve">) </w:t>
    </w:r>
    <w:r w:rsidR="00257BD6">
      <w:rPr>
        <w:sz w:val="20"/>
        <w:u w:val="single"/>
      </w:rPr>
      <w:t>1</w:t>
    </w:r>
  </w:p>
  <w:p w14:paraId="79E5F012" w14:textId="77777777" w:rsidR="008F44F9" w:rsidRDefault="008F44F9">
    <w:pPr>
      <w:pStyle w:val="Footer"/>
      <w:tabs>
        <w:tab w:val="clear" w:pos="4819"/>
        <w:tab w:val="right" w:pos="8280"/>
        <w:tab w:val="center" w:pos="8730"/>
      </w:tabs>
      <w:rPr>
        <w:sz w:val="20"/>
      </w:rPr>
    </w:pPr>
    <w:r>
      <w:rPr>
        <w:sz w:val="20"/>
      </w:rPr>
      <w:t xml:space="preserve">- </w:t>
    </w:r>
    <w:r>
      <w:rPr>
        <w:sz w:val="20"/>
      </w:rPr>
      <w:fldChar w:fldCharType="begin"/>
    </w:r>
    <w:r>
      <w:rPr>
        <w:sz w:val="20"/>
      </w:rPr>
      <w:instrText>page \\* arabic</w:instrText>
    </w:r>
    <w:r>
      <w:rPr>
        <w:sz w:val="20"/>
      </w:rPr>
      <w:fldChar w:fldCharType="separate"/>
    </w:r>
    <w:r w:rsidR="003E0B0A">
      <w:rPr>
        <w:noProof/>
        <w:sz w:val="20"/>
      </w:rPr>
      <w:t>86</w:t>
    </w:r>
    <w:r>
      <w:rPr>
        <w:sz w:val="20"/>
      </w:rPr>
      <w:fldChar w:fldCharType="end"/>
    </w:r>
    <w:r w:rsidR="00DA3DC6">
      <w:rPr>
        <w:sz w:val="20"/>
      </w:rPr>
      <w:t xml:space="preserve"> -</w:t>
    </w:r>
    <w:r w:rsidR="00DA3DC6">
      <w:rPr>
        <w:sz w:val="20"/>
      </w:rPr>
      <w:tab/>
    </w:r>
    <w:r w:rsidR="0053341A">
      <w:rPr>
        <w:sz w:val="20"/>
        <w:lang w:eastAsia="ko-KR"/>
      </w:rPr>
      <w:t>04</w:t>
    </w:r>
    <w:r w:rsidR="00BB1DC9">
      <w:rPr>
        <w:sz w:val="20"/>
        <w:lang w:eastAsia="ko-KR"/>
      </w:rPr>
      <w:t>-1</w:t>
    </w:r>
    <w:r w:rsidR="0053341A">
      <w:rPr>
        <w:sz w:val="20"/>
        <w:lang w:eastAsia="ko-KR"/>
      </w:rPr>
      <w:t>2</w:t>
    </w:r>
    <w:r w:rsidR="00425655">
      <w:rPr>
        <w:sz w:val="20"/>
        <w:lang w:eastAsia="ko-KR"/>
      </w:rPr>
      <w:t>-20</w:t>
    </w:r>
    <w:r w:rsidR="00C070C4">
      <w:rPr>
        <w:sz w:val="20"/>
        <w:lang w:eastAsia="ko-KR"/>
      </w:rPr>
      <w:t>2</w:t>
    </w:r>
    <w:r w:rsidR="00856670">
      <w:rPr>
        <w:sz w:val="20"/>
        <w:lang w:eastAsia="ko-KR"/>
      </w:rPr>
      <w:t>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47151" w14:textId="77777777" w:rsidR="008F44F9" w:rsidRDefault="008F44F9">
    <w:pPr>
      <w:pStyle w:val="Footer"/>
      <w:tabs>
        <w:tab w:val="right" w:pos="1560"/>
      </w:tabs>
    </w:pPr>
    <w:r>
      <w:rPr>
        <w:sz w:val="20"/>
        <w:u w:val="single"/>
      </w:rPr>
      <w:t>W</w:t>
    </w:r>
    <w:r w:rsidR="00425655">
      <w:rPr>
        <w:sz w:val="20"/>
        <w:u w:val="single"/>
      </w:rPr>
      <w:t>A-LIST (</w:t>
    </w:r>
    <w:r w:rsidR="002806D9">
      <w:rPr>
        <w:sz w:val="20"/>
        <w:u w:val="single"/>
      </w:rPr>
      <w:t>2</w:t>
    </w:r>
    <w:r w:rsidR="00856670">
      <w:rPr>
        <w:sz w:val="20"/>
        <w:u w:val="single"/>
      </w:rPr>
      <w:t>5</w:t>
    </w:r>
    <w:r>
      <w:rPr>
        <w:sz w:val="20"/>
        <w:u w:val="single"/>
      </w:rPr>
      <w:t xml:space="preserve">) </w:t>
    </w:r>
    <w:r w:rsidR="00257BD6">
      <w:rPr>
        <w:sz w:val="20"/>
        <w:u w:val="single"/>
      </w:rPr>
      <w:t>1</w:t>
    </w:r>
  </w:p>
  <w:p w14:paraId="1E6C0F4A" w14:textId="77777777" w:rsidR="000B0C75" w:rsidRDefault="0053341A" w:rsidP="008734D0">
    <w:pPr>
      <w:tabs>
        <w:tab w:val="left" w:pos="-1980"/>
        <w:tab w:val="left" w:pos="448"/>
        <w:tab w:val="right" w:pos="8280"/>
      </w:tabs>
      <w:rPr>
        <w:sz w:val="20"/>
      </w:rPr>
    </w:pPr>
    <w:r>
      <w:rPr>
        <w:sz w:val="20"/>
      </w:rPr>
      <w:t>04</w:t>
    </w:r>
    <w:r w:rsidR="003E0B0A">
      <w:rPr>
        <w:sz w:val="20"/>
      </w:rPr>
      <w:t>-1</w:t>
    </w:r>
    <w:r>
      <w:rPr>
        <w:sz w:val="20"/>
      </w:rPr>
      <w:t>2</w:t>
    </w:r>
    <w:r w:rsidR="000B0C75">
      <w:rPr>
        <w:sz w:val="20"/>
      </w:rPr>
      <w:t>-20</w:t>
    </w:r>
    <w:r w:rsidR="00C070C4">
      <w:rPr>
        <w:sz w:val="20"/>
      </w:rPr>
      <w:t>2</w:t>
    </w:r>
    <w:r w:rsidR="00856670">
      <w:rPr>
        <w:sz w:val="20"/>
      </w:rPr>
      <w:t>5</w:t>
    </w:r>
    <w:r w:rsidR="000B0C75">
      <w:rPr>
        <w:b/>
        <w:sz w:val="20"/>
      </w:rPr>
      <w:tab/>
    </w:r>
    <w:r w:rsidR="000B0C75">
      <w:rPr>
        <w:sz w:val="20"/>
      </w:rPr>
      <w:t xml:space="preserve">- </w:t>
    </w:r>
    <w:r w:rsidR="000B0C75">
      <w:rPr>
        <w:sz w:val="20"/>
      </w:rPr>
      <w:fldChar w:fldCharType="begin"/>
    </w:r>
    <w:r w:rsidR="000B0C75">
      <w:rPr>
        <w:sz w:val="20"/>
      </w:rPr>
      <w:instrText>page \\* arabic</w:instrText>
    </w:r>
    <w:r w:rsidR="000B0C75">
      <w:rPr>
        <w:sz w:val="20"/>
      </w:rPr>
      <w:fldChar w:fldCharType="separate"/>
    </w:r>
    <w:r w:rsidR="003E0B0A">
      <w:rPr>
        <w:noProof/>
        <w:sz w:val="20"/>
      </w:rPr>
      <w:t>85</w:t>
    </w:r>
    <w:r w:rsidR="000B0C75">
      <w:rPr>
        <w:sz w:val="20"/>
      </w:rPr>
      <w:fldChar w:fldCharType="end"/>
    </w:r>
    <w:r w:rsidR="000B0C75">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EFA54B" w14:textId="77777777" w:rsidR="00CC411C" w:rsidRDefault="00CC411C">
      <w:r>
        <w:separator/>
      </w:r>
    </w:p>
  </w:footnote>
  <w:footnote w:type="continuationSeparator" w:id="0">
    <w:p w14:paraId="0ACD8F62" w14:textId="77777777" w:rsidR="00CC411C" w:rsidRDefault="00CC41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28914" w14:textId="77777777" w:rsidR="008F44F9" w:rsidRDefault="008F44F9">
    <w:pPr>
      <w:tabs>
        <w:tab w:val="right" w:pos="8980"/>
      </w:tabs>
      <w:spacing w:line="240" w:lineRule="atLeast"/>
      <w:ind w:left="20" w:right="18"/>
      <w:rPr>
        <w:u w:val="single"/>
      </w:rPr>
    </w:pPr>
    <w:r>
      <w:rPr>
        <w:u w:val="single"/>
      </w:rPr>
      <w:t>____________________________________________________________________</w:t>
    </w:r>
  </w:p>
  <w:p w14:paraId="5F81A5D2" w14:textId="77777777" w:rsidR="008F44F9" w:rsidRDefault="008F44F9">
    <w:pPr>
      <w:tabs>
        <w:tab w:val="right" w:pos="8980"/>
      </w:tabs>
      <w:spacing w:line="240" w:lineRule="atLeast"/>
      <w:ind w:left="20" w:right="18"/>
      <w:rPr>
        <w:u w:val="single"/>
      </w:rPr>
    </w:pPr>
  </w:p>
  <w:p w14:paraId="0BC3562A" w14:textId="77777777" w:rsidR="008F44F9" w:rsidRDefault="008F44F9">
    <w:pPr>
      <w:tabs>
        <w:tab w:val="left" w:pos="4720"/>
        <w:tab w:val="left" w:pos="7000"/>
      </w:tabs>
      <w:spacing w:line="240" w:lineRule="atLeast"/>
      <w:ind w:left="20" w:right="18"/>
      <w:jc w:val="center"/>
      <w:rPr>
        <w:b/>
        <w:sz w:val="20"/>
      </w:rPr>
    </w:pPr>
    <w:r>
      <w:rPr>
        <w:b/>
        <w:sz w:val="20"/>
      </w:rPr>
      <w:t>DUAL-USE LIST - CATEGORY 5 – PART 1 – TELECOMMUNICATIONS</w:t>
    </w:r>
  </w:p>
  <w:p w14:paraId="5FCD39CF" w14:textId="77777777" w:rsidR="008F44F9" w:rsidRDefault="008F44F9">
    <w:pPr>
      <w:tabs>
        <w:tab w:val="left" w:pos="4720"/>
        <w:tab w:val="left" w:pos="7000"/>
      </w:tabs>
      <w:spacing w:line="240" w:lineRule="atLeast"/>
      <w:ind w:left="20" w:right="18"/>
      <w:rPr>
        <w:u w:val="single"/>
      </w:rPr>
    </w:pPr>
    <w:r>
      <w:rPr>
        <w:u w:val="single"/>
      </w:rPr>
      <w:t>____________________________________________________________________</w:t>
    </w:r>
  </w:p>
  <w:p w14:paraId="5F2FAF03" w14:textId="77777777" w:rsidR="008F44F9" w:rsidRDefault="008F44F9">
    <w:pPr>
      <w:pStyle w:val="1A1a1a1a1a"/>
      <w:tabs>
        <w:tab w:val="left" w:pos="1440"/>
        <w:tab w:val="left" w:pos="5940"/>
      </w:tabs>
      <w:ind w:left="0" w:firstLine="0"/>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6135D" w14:textId="77777777" w:rsidR="008F44F9" w:rsidRDefault="008F44F9">
    <w:pPr>
      <w:tabs>
        <w:tab w:val="right" w:pos="8980"/>
      </w:tabs>
      <w:spacing w:line="240" w:lineRule="atLeast"/>
      <w:ind w:left="20" w:right="18"/>
      <w:rPr>
        <w:u w:val="single"/>
      </w:rPr>
    </w:pPr>
    <w:r>
      <w:rPr>
        <w:u w:val="single"/>
      </w:rPr>
      <w:t>____________________________________________________________________</w:t>
    </w:r>
  </w:p>
  <w:p w14:paraId="7D51B8CA" w14:textId="77777777" w:rsidR="008F44F9" w:rsidRDefault="008F44F9">
    <w:pPr>
      <w:tabs>
        <w:tab w:val="right" w:pos="8980"/>
      </w:tabs>
      <w:spacing w:line="240" w:lineRule="atLeast"/>
      <w:ind w:left="20" w:right="18"/>
      <w:rPr>
        <w:u w:val="single"/>
      </w:rPr>
    </w:pPr>
  </w:p>
  <w:p w14:paraId="432B0DB3" w14:textId="77777777" w:rsidR="008F44F9" w:rsidRDefault="008F44F9">
    <w:pPr>
      <w:tabs>
        <w:tab w:val="left" w:pos="4720"/>
        <w:tab w:val="left" w:pos="7000"/>
      </w:tabs>
      <w:spacing w:line="240" w:lineRule="atLeast"/>
      <w:ind w:left="20" w:right="18"/>
      <w:jc w:val="center"/>
      <w:rPr>
        <w:b/>
        <w:sz w:val="20"/>
      </w:rPr>
    </w:pPr>
    <w:r>
      <w:rPr>
        <w:b/>
        <w:sz w:val="20"/>
      </w:rPr>
      <w:t>DUAL-USE LIST - CATEGORY 5 – PART 1 – TELECOMMUNICATIONS</w:t>
    </w:r>
  </w:p>
  <w:p w14:paraId="65B970A7" w14:textId="77777777" w:rsidR="008F44F9" w:rsidRDefault="008F44F9">
    <w:pPr>
      <w:tabs>
        <w:tab w:val="left" w:pos="4720"/>
        <w:tab w:val="left" w:pos="7000"/>
      </w:tabs>
      <w:spacing w:line="240" w:lineRule="atLeast"/>
      <w:ind w:left="20" w:right="18"/>
      <w:rPr>
        <w:u w:val="single"/>
      </w:rPr>
    </w:pPr>
    <w:r>
      <w:rPr>
        <w:u w:val="single"/>
      </w:rPr>
      <w:t>____________________________________________________________________</w:t>
    </w:r>
  </w:p>
  <w:p w14:paraId="1623B4B3" w14:textId="77777777" w:rsidR="008F44F9" w:rsidRDefault="008F44F9">
    <w:pPr>
      <w:pStyle w:val="1A1a1a1a1a"/>
      <w:tabs>
        <w:tab w:val="left" w:pos="1440"/>
        <w:tab w:val="left" w:pos="5940"/>
      </w:tabs>
      <w:ind w:left="0" w:firstLine="0"/>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10CC5"/>
    <w:multiLevelType w:val="hybridMultilevel"/>
    <w:tmpl w:val="00FAF29E"/>
    <w:lvl w:ilvl="0" w:tplc="30323A64">
      <w:start w:val="1"/>
      <w:numFmt w:val="lowerLetter"/>
      <w:lvlText w:val="%1."/>
      <w:lvlJc w:val="left"/>
      <w:pPr>
        <w:ind w:left="3650" w:hanging="360"/>
      </w:pPr>
      <w:rPr>
        <w:rFonts w:ascii="Times New Roman" w:eastAsia="Times New Roman" w:hAnsi="Times New Roman" w:cs="Times New Roman"/>
        <w:b/>
      </w:rPr>
    </w:lvl>
    <w:lvl w:ilvl="1" w:tplc="08090019" w:tentative="1">
      <w:start w:val="1"/>
      <w:numFmt w:val="lowerLetter"/>
      <w:lvlText w:val="%2."/>
      <w:lvlJc w:val="left"/>
      <w:pPr>
        <w:ind w:left="4370" w:hanging="360"/>
      </w:pPr>
    </w:lvl>
    <w:lvl w:ilvl="2" w:tplc="0809001B" w:tentative="1">
      <w:start w:val="1"/>
      <w:numFmt w:val="lowerRoman"/>
      <w:lvlText w:val="%3."/>
      <w:lvlJc w:val="right"/>
      <w:pPr>
        <w:ind w:left="5090" w:hanging="180"/>
      </w:pPr>
    </w:lvl>
    <w:lvl w:ilvl="3" w:tplc="0809000F" w:tentative="1">
      <w:start w:val="1"/>
      <w:numFmt w:val="decimal"/>
      <w:lvlText w:val="%4."/>
      <w:lvlJc w:val="left"/>
      <w:pPr>
        <w:ind w:left="5810" w:hanging="360"/>
      </w:pPr>
    </w:lvl>
    <w:lvl w:ilvl="4" w:tplc="08090019" w:tentative="1">
      <w:start w:val="1"/>
      <w:numFmt w:val="lowerLetter"/>
      <w:lvlText w:val="%5."/>
      <w:lvlJc w:val="left"/>
      <w:pPr>
        <w:ind w:left="6530" w:hanging="360"/>
      </w:pPr>
    </w:lvl>
    <w:lvl w:ilvl="5" w:tplc="0809001B" w:tentative="1">
      <w:start w:val="1"/>
      <w:numFmt w:val="lowerRoman"/>
      <w:lvlText w:val="%6."/>
      <w:lvlJc w:val="right"/>
      <w:pPr>
        <w:ind w:left="7250" w:hanging="180"/>
      </w:pPr>
    </w:lvl>
    <w:lvl w:ilvl="6" w:tplc="0809000F" w:tentative="1">
      <w:start w:val="1"/>
      <w:numFmt w:val="decimal"/>
      <w:lvlText w:val="%7."/>
      <w:lvlJc w:val="left"/>
      <w:pPr>
        <w:ind w:left="7970" w:hanging="360"/>
      </w:pPr>
    </w:lvl>
    <w:lvl w:ilvl="7" w:tplc="08090019" w:tentative="1">
      <w:start w:val="1"/>
      <w:numFmt w:val="lowerLetter"/>
      <w:lvlText w:val="%8."/>
      <w:lvlJc w:val="left"/>
      <w:pPr>
        <w:ind w:left="8690" w:hanging="360"/>
      </w:pPr>
    </w:lvl>
    <w:lvl w:ilvl="8" w:tplc="0809001B" w:tentative="1">
      <w:start w:val="1"/>
      <w:numFmt w:val="lowerRoman"/>
      <w:lvlText w:val="%9."/>
      <w:lvlJc w:val="right"/>
      <w:pPr>
        <w:ind w:left="9410" w:hanging="180"/>
      </w:pPr>
    </w:lvl>
  </w:abstractNum>
  <w:abstractNum w:abstractNumId="1" w15:restartNumberingAfterBreak="0">
    <w:nsid w:val="0D354B10"/>
    <w:multiLevelType w:val="hybridMultilevel"/>
    <w:tmpl w:val="F9AA7926"/>
    <w:lvl w:ilvl="0" w:tplc="B0C04406">
      <w:start w:val="1"/>
      <w:numFmt w:val="lowerLetter"/>
      <w:lvlText w:val="%1."/>
      <w:lvlJc w:val="left"/>
      <w:pPr>
        <w:ind w:left="3412" w:hanging="360"/>
      </w:pPr>
      <w:rPr>
        <w:rFonts w:hint="default"/>
      </w:rPr>
    </w:lvl>
    <w:lvl w:ilvl="1" w:tplc="08090019">
      <w:start w:val="1"/>
      <w:numFmt w:val="lowerLetter"/>
      <w:lvlText w:val="%2."/>
      <w:lvlJc w:val="left"/>
      <w:pPr>
        <w:ind w:left="4132" w:hanging="360"/>
      </w:pPr>
    </w:lvl>
    <w:lvl w:ilvl="2" w:tplc="0809001B" w:tentative="1">
      <w:start w:val="1"/>
      <w:numFmt w:val="lowerRoman"/>
      <w:lvlText w:val="%3."/>
      <w:lvlJc w:val="right"/>
      <w:pPr>
        <w:ind w:left="4852" w:hanging="180"/>
      </w:pPr>
    </w:lvl>
    <w:lvl w:ilvl="3" w:tplc="0809000F" w:tentative="1">
      <w:start w:val="1"/>
      <w:numFmt w:val="decimal"/>
      <w:lvlText w:val="%4."/>
      <w:lvlJc w:val="left"/>
      <w:pPr>
        <w:ind w:left="5572" w:hanging="360"/>
      </w:pPr>
    </w:lvl>
    <w:lvl w:ilvl="4" w:tplc="08090019" w:tentative="1">
      <w:start w:val="1"/>
      <w:numFmt w:val="lowerLetter"/>
      <w:lvlText w:val="%5."/>
      <w:lvlJc w:val="left"/>
      <w:pPr>
        <w:ind w:left="6292" w:hanging="360"/>
      </w:pPr>
    </w:lvl>
    <w:lvl w:ilvl="5" w:tplc="0809001B" w:tentative="1">
      <w:start w:val="1"/>
      <w:numFmt w:val="lowerRoman"/>
      <w:lvlText w:val="%6."/>
      <w:lvlJc w:val="right"/>
      <w:pPr>
        <w:ind w:left="7012" w:hanging="180"/>
      </w:pPr>
    </w:lvl>
    <w:lvl w:ilvl="6" w:tplc="0809000F" w:tentative="1">
      <w:start w:val="1"/>
      <w:numFmt w:val="decimal"/>
      <w:lvlText w:val="%7."/>
      <w:lvlJc w:val="left"/>
      <w:pPr>
        <w:ind w:left="7732" w:hanging="360"/>
      </w:pPr>
    </w:lvl>
    <w:lvl w:ilvl="7" w:tplc="08090019" w:tentative="1">
      <w:start w:val="1"/>
      <w:numFmt w:val="lowerLetter"/>
      <w:lvlText w:val="%8."/>
      <w:lvlJc w:val="left"/>
      <w:pPr>
        <w:ind w:left="8452" w:hanging="360"/>
      </w:pPr>
    </w:lvl>
    <w:lvl w:ilvl="8" w:tplc="0809001B" w:tentative="1">
      <w:start w:val="1"/>
      <w:numFmt w:val="lowerRoman"/>
      <w:lvlText w:val="%9."/>
      <w:lvlJc w:val="right"/>
      <w:pPr>
        <w:ind w:left="9172" w:hanging="180"/>
      </w:pPr>
    </w:lvl>
  </w:abstractNum>
  <w:abstractNum w:abstractNumId="2" w15:restartNumberingAfterBreak="0">
    <w:nsid w:val="27DA1CA5"/>
    <w:multiLevelType w:val="hybridMultilevel"/>
    <w:tmpl w:val="3BE88BE4"/>
    <w:lvl w:ilvl="0" w:tplc="FBBAD760">
      <w:start w:val="1"/>
      <w:numFmt w:val="decimal"/>
      <w:lvlText w:val="%1."/>
      <w:lvlJc w:val="left"/>
      <w:pPr>
        <w:ind w:left="2340" w:hanging="360"/>
      </w:pPr>
      <w:rPr>
        <w:rFonts w:hint="default"/>
      </w:rPr>
    </w:lvl>
    <w:lvl w:ilvl="1" w:tplc="69428CEC">
      <w:start w:val="1"/>
      <w:numFmt w:val="lowerLetter"/>
      <w:lvlText w:val="%2."/>
      <w:lvlJc w:val="left"/>
      <w:pPr>
        <w:ind w:left="2345" w:hanging="360"/>
      </w:pPr>
      <w:rPr>
        <w:rFonts w:ascii="Times New Roman" w:eastAsia="Times New Roman" w:hAnsi="Times New Roman" w:cs="Times New Roman"/>
      </w:rPr>
    </w:lvl>
    <w:lvl w:ilvl="2" w:tplc="3E2CA272">
      <w:start w:val="1"/>
      <w:numFmt w:val="bullet"/>
      <w:lvlText w:val="-"/>
      <w:lvlJc w:val="left"/>
      <w:pPr>
        <w:ind w:left="2340" w:hanging="360"/>
      </w:pPr>
      <w:rPr>
        <w:rFonts w:ascii="Times New Roman" w:eastAsia="Times New Roman" w:hAnsi="Times New Roman" w:cs="Times New Roman" w:hint="default"/>
        <w:b/>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6E3272"/>
    <w:multiLevelType w:val="hybridMultilevel"/>
    <w:tmpl w:val="E82A3380"/>
    <w:lvl w:ilvl="0" w:tplc="FBBAD760">
      <w:start w:val="1"/>
      <w:numFmt w:val="decimal"/>
      <w:lvlText w:val="%1."/>
      <w:lvlJc w:val="left"/>
      <w:pPr>
        <w:ind w:left="1981" w:hanging="360"/>
      </w:pPr>
      <w:rPr>
        <w:rFonts w:hint="default"/>
      </w:rPr>
    </w:lvl>
    <w:lvl w:ilvl="1" w:tplc="040C0019" w:tentative="1">
      <w:start w:val="1"/>
      <w:numFmt w:val="lowerLetter"/>
      <w:lvlText w:val="%2."/>
      <w:lvlJc w:val="left"/>
      <w:pPr>
        <w:tabs>
          <w:tab w:val="num" w:pos="1081"/>
        </w:tabs>
        <w:ind w:left="1081" w:hanging="360"/>
      </w:pPr>
    </w:lvl>
    <w:lvl w:ilvl="2" w:tplc="040C001B" w:tentative="1">
      <w:start w:val="1"/>
      <w:numFmt w:val="lowerRoman"/>
      <w:lvlText w:val="%3."/>
      <w:lvlJc w:val="right"/>
      <w:pPr>
        <w:tabs>
          <w:tab w:val="num" w:pos="1801"/>
        </w:tabs>
        <w:ind w:left="1801" w:hanging="180"/>
      </w:pPr>
    </w:lvl>
    <w:lvl w:ilvl="3" w:tplc="040C000F" w:tentative="1">
      <w:start w:val="1"/>
      <w:numFmt w:val="decimal"/>
      <w:lvlText w:val="%4."/>
      <w:lvlJc w:val="left"/>
      <w:pPr>
        <w:tabs>
          <w:tab w:val="num" w:pos="2521"/>
        </w:tabs>
        <w:ind w:left="2521" w:hanging="360"/>
      </w:pPr>
    </w:lvl>
    <w:lvl w:ilvl="4" w:tplc="040C0019" w:tentative="1">
      <w:start w:val="1"/>
      <w:numFmt w:val="lowerLetter"/>
      <w:lvlText w:val="%5."/>
      <w:lvlJc w:val="left"/>
      <w:pPr>
        <w:tabs>
          <w:tab w:val="num" w:pos="3241"/>
        </w:tabs>
        <w:ind w:left="3241" w:hanging="360"/>
      </w:pPr>
    </w:lvl>
    <w:lvl w:ilvl="5" w:tplc="040C001B" w:tentative="1">
      <w:start w:val="1"/>
      <w:numFmt w:val="lowerRoman"/>
      <w:lvlText w:val="%6."/>
      <w:lvlJc w:val="right"/>
      <w:pPr>
        <w:tabs>
          <w:tab w:val="num" w:pos="3961"/>
        </w:tabs>
        <w:ind w:left="3961" w:hanging="180"/>
      </w:pPr>
    </w:lvl>
    <w:lvl w:ilvl="6" w:tplc="040C000F" w:tentative="1">
      <w:start w:val="1"/>
      <w:numFmt w:val="decimal"/>
      <w:lvlText w:val="%7."/>
      <w:lvlJc w:val="left"/>
      <w:pPr>
        <w:tabs>
          <w:tab w:val="num" w:pos="4681"/>
        </w:tabs>
        <w:ind w:left="4681" w:hanging="360"/>
      </w:pPr>
    </w:lvl>
    <w:lvl w:ilvl="7" w:tplc="040C0019" w:tentative="1">
      <w:start w:val="1"/>
      <w:numFmt w:val="lowerLetter"/>
      <w:lvlText w:val="%8."/>
      <w:lvlJc w:val="left"/>
      <w:pPr>
        <w:tabs>
          <w:tab w:val="num" w:pos="5401"/>
        </w:tabs>
        <w:ind w:left="5401" w:hanging="360"/>
      </w:pPr>
    </w:lvl>
    <w:lvl w:ilvl="8" w:tplc="040C001B" w:tentative="1">
      <w:start w:val="1"/>
      <w:numFmt w:val="lowerRoman"/>
      <w:lvlText w:val="%9."/>
      <w:lvlJc w:val="right"/>
      <w:pPr>
        <w:tabs>
          <w:tab w:val="num" w:pos="6121"/>
        </w:tabs>
        <w:ind w:left="6121" w:hanging="180"/>
      </w:pPr>
    </w:lvl>
  </w:abstractNum>
  <w:abstractNum w:abstractNumId="4" w15:restartNumberingAfterBreak="0">
    <w:nsid w:val="3326697B"/>
    <w:multiLevelType w:val="hybridMultilevel"/>
    <w:tmpl w:val="0A92E672"/>
    <w:lvl w:ilvl="0" w:tplc="3580D54C">
      <w:start w:val="1"/>
      <w:numFmt w:val="lowerLetter"/>
      <w:lvlText w:val="%1."/>
      <w:lvlJc w:val="left"/>
      <w:pPr>
        <w:ind w:left="3763" w:hanging="360"/>
      </w:pPr>
      <w:rPr>
        <w:rFonts w:ascii="Times New Roman" w:eastAsia="Times New Roman" w:hAnsi="Times New Roman" w:cs="Times New Roman"/>
        <w:b/>
        <w:i/>
      </w:rPr>
    </w:lvl>
    <w:lvl w:ilvl="1" w:tplc="08090019" w:tentative="1">
      <w:start w:val="1"/>
      <w:numFmt w:val="lowerLetter"/>
      <w:lvlText w:val="%2."/>
      <w:lvlJc w:val="left"/>
      <w:pPr>
        <w:ind w:left="4370" w:hanging="360"/>
      </w:pPr>
    </w:lvl>
    <w:lvl w:ilvl="2" w:tplc="0809001B" w:tentative="1">
      <w:start w:val="1"/>
      <w:numFmt w:val="lowerRoman"/>
      <w:lvlText w:val="%3."/>
      <w:lvlJc w:val="right"/>
      <w:pPr>
        <w:ind w:left="5090" w:hanging="180"/>
      </w:pPr>
    </w:lvl>
    <w:lvl w:ilvl="3" w:tplc="0809000F" w:tentative="1">
      <w:start w:val="1"/>
      <w:numFmt w:val="decimal"/>
      <w:lvlText w:val="%4."/>
      <w:lvlJc w:val="left"/>
      <w:pPr>
        <w:ind w:left="5810" w:hanging="360"/>
      </w:pPr>
    </w:lvl>
    <w:lvl w:ilvl="4" w:tplc="08090019" w:tentative="1">
      <w:start w:val="1"/>
      <w:numFmt w:val="lowerLetter"/>
      <w:lvlText w:val="%5."/>
      <w:lvlJc w:val="left"/>
      <w:pPr>
        <w:ind w:left="6530" w:hanging="360"/>
      </w:pPr>
    </w:lvl>
    <w:lvl w:ilvl="5" w:tplc="0809001B" w:tentative="1">
      <w:start w:val="1"/>
      <w:numFmt w:val="lowerRoman"/>
      <w:lvlText w:val="%6."/>
      <w:lvlJc w:val="right"/>
      <w:pPr>
        <w:ind w:left="7250" w:hanging="180"/>
      </w:pPr>
    </w:lvl>
    <w:lvl w:ilvl="6" w:tplc="0809000F" w:tentative="1">
      <w:start w:val="1"/>
      <w:numFmt w:val="decimal"/>
      <w:lvlText w:val="%7."/>
      <w:lvlJc w:val="left"/>
      <w:pPr>
        <w:ind w:left="7970" w:hanging="360"/>
      </w:pPr>
    </w:lvl>
    <w:lvl w:ilvl="7" w:tplc="08090019" w:tentative="1">
      <w:start w:val="1"/>
      <w:numFmt w:val="lowerLetter"/>
      <w:lvlText w:val="%8."/>
      <w:lvlJc w:val="left"/>
      <w:pPr>
        <w:ind w:left="8690" w:hanging="360"/>
      </w:pPr>
    </w:lvl>
    <w:lvl w:ilvl="8" w:tplc="0809001B" w:tentative="1">
      <w:start w:val="1"/>
      <w:numFmt w:val="lowerRoman"/>
      <w:lvlText w:val="%9."/>
      <w:lvlJc w:val="right"/>
      <w:pPr>
        <w:ind w:left="9410" w:hanging="180"/>
      </w:pPr>
    </w:lvl>
  </w:abstractNum>
  <w:abstractNum w:abstractNumId="5" w15:restartNumberingAfterBreak="0">
    <w:nsid w:val="3DD858A4"/>
    <w:multiLevelType w:val="hybridMultilevel"/>
    <w:tmpl w:val="AA20358A"/>
    <w:lvl w:ilvl="0" w:tplc="69428CEC">
      <w:start w:val="1"/>
      <w:numFmt w:val="lowerLetter"/>
      <w:lvlText w:val="%1."/>
      <w:lvlJc w:val="left"/>
      <w:pPr>
        <w:ind w:left="2345" w:hanging="360"/>
      </w:pPr>
      <w:rPr>
        <w:rFonts w:ascii="Times New Roman" w:eastAsia="Times New Roman" w:hAnsi="Times New Roman" w:cs="Times New Roman"/>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77041CA2"/>
    <w:multiLevelType w:val="hybridMultilevel"/>
    <w:tmpl w:val="2EAE1DF4"/>
    <w:lvl w:ilvl="0" w:tplc="2FC28F9E">
      <w:start w:val="1"/>
      <w:numFmt w:val="lowerLetter"/>
      <w:lvlText w:val="%1."/>
      <w:lvlJc w:val="left"/>
      <w:pPr>
        <w:ind w:left="1980" w:hanging="360"/>
      </w:pPr>
      <w:rPr>
        <w:rFonts w:hint="default"/>
        <w:u w:val="none"/>
      </w:rPr>
    </w:lvl>
    <w:lvl w:ilvl="1" w:tplc="8B48BEC2">
      <w:start w:val="1"/>
      <w:numFmt w:val="decimal"/>
      <w:lvlText w:val="%2."/>
      <w:lvlJc w:val="left"/>
      <w:pPr>
        <w:ind w:left="1440" w:hanging="360"/>
      </w:pPr>
      <w:rPr>
        <w:rFonts w:hint="default"/>
        <w:b/>
        <w:i/>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8732D72"/>
    <w:multiLevelType w:val="hybridMultilevel"/>
    <w:tmpl w:val="32FEC1D0"/>
    <w:lvl w:ilvl="0" w:tplc="0407000F">
      <w:start w:val="1"/>
      <w:numFmt w:val="decimal"/>
      <w:lvlText w:val="%1."/>
      <w:lvlJc w:val="left"/>
      <w:pPr>
        <w:ind w:left="2849" w:hanging="360"/>
      </w:pPr>
    </w:lvl>
    <w:lvl w:ilvl="1" w:tplc="04070019" w:tentative="1">
      <w:start w:val="1"/>
      <w:numFmt w:val="lowerLetter"/>
      <w:lvlText w:val="%2."/>
      <w:lvlJc w:val="left"/>
      <w:pPr>
        <w:ind w:left="3569" w:hanging="360"/>
      </w:pPr>
    </w:lvl>
    <w:lvl w:ilvl="2" w:tplc="0407001B" w:tentative="1">
      <w:start w:val="1"/>
      <w:numFmt w:val="lowerRoman"/>
      <w:lvlText w:val="%3."/>
      <w:lvlJc w:val="right"/>
      <w:pPr>
        <w:ind w:left="4289" w:hanging="180"/>
      </w:pPr>
    </w:lvl>
    <w:lvl w:ilvl="3" w:tplc="0407000F" w:tentative="1">
      <w:start w:val="1"/>
      <w:numFmt w:val="decimal"/>
      <w:lvlText w:val="%4."/>
      <w:lvlJc w:val="left"/>
      <w:pPr>
        <w:ind w:left="5009" w:hanging="360"/>
      </w:pPr>
    </w:lvl>
    <w:lvl w:ilvl="4" w:tplc="04070019" w:tentative="1">
      <w:start w:val="1"/>
      <w:numFmt w:val="lowerLetter"/>
      <w:lvlText w:val="%5."/>
      <w:lvlJc w:val="left"/>
      <w:pPr>
        <w:ind w:left="5729" w:hanging="360"/>
      </w:pPr>
    </w:lvl>
    <w:lvl w:ilvl="5" w:tplc="0407001B" w:tentative="1">
      <w:start w:val="1"/>
      <w:numFmt w:val="lowerRoman"/>
      <w:lvlText w:val="%6."/>
      <w:lvlJc w:val="right"/>
      <w:pPr>
        <w:ind w:left="6449" w:hanging="180"/>
      </w:pPr>
    </w:lvl>
    <w:lvl w:ilvl="6" w:tplc="0407000F" w:tentative="1">
      <w:start w:val="1"/>
      <w:numFmt w:val="decimal"/>
      <w:lvlText w:val="%7."/>
      <w:lvlJc w:val="left"/>
      <w:pPr>
        <w:ind w:left="7169" w:hanging="360"/>
      </w:pPr>
    </w:lvl>
    <w:lvl w:ilvl="7" w:tplc="04070019" w:tentative="1">
      <w:start w:val="1"/>
      <w:numFmt w:val="lowerLetter"/>
      <w:lvlText w:val="%8."/>
      <w:lvlJc w:val="left"/>
      <w:pPr>
        <w:ind w:left="7889" w:hanging="360"/>
      </w:pPr>
    </w:lvl>
    <w:lvl w:ilvl="8" w:tplc="0407001B" w:tentative="1">
      <w:start w:val="1"/>
      <w:numFmt w:val="lowerRoman"/>
      <w:lvlText w:val="%9."/>
      <w:lvlJc w:val="right"/>
      <w:pPr>
        <w:ind w:left="8609" w:hanging="180"/>
      </w:pPr>
    </w:lvl>
  </w:abstractNum>
  <w:num w:numId="1" w16cid:durableId="1111359926">
    <w:abstractNumId w:val="4"/>
  </w:num>
  <w:num w:numId="2" w16cid:durableId="1325359491">
    <w:abstractNumId w:val="0"/>
  </w:num>
  <w:num w:numId="3" w16cid:durableId="970208007">
    <w:abstractNumId w:val="1"/>
  </w:num>
  <w:num w:numId="4" w16cid:durableId="1640652210">
    <w:abstractNumId w:val="6"/>
  </w:num>
  <w:num w:numId="5" w16cid:durableId="1053963210">
    <w:abstractNumId w:val="2"/>
  </w:num>
  <w:num w:numId="6" w16cid:durableId="2137596731">
    <w:abstractNumId w:val="3"/>
  </w:num>
  <w:num w:numId="7" w16cid:durableId="1006402463">
    <w:abstractNumId w:val="5"/>
  </w:num>
  <w:num w:numId="8" w16cid:durableId="16123945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embedSystemFonts/>
  <w:mirrorMargin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0"/>
  <w:doNotHyphenateCaps/>
  <w:evenAndOddHeader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printColBlack/>
    <w:showBreaksInFrames/>
    <w:suppressSpBfAfterPgBrk/>
    <w:swapBordersFacingPages/>
    <w:convMailMergeEsc/>
    <w:usePrinterMetrics/>
    <w:doNotSuppressParagraphBorder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85332"/>
    <w:rsid w:val="00006EFC"/>
    <w:rsid w:val="000209CF"/>
    <w:rsid w:val="000221B6"/>
    <w:rsid w:val="00046687"/>
    <w:rsid w:val="000473B4"/>
    <w:rsid w:val="00061E55"/>
    <w:rsid w:val="0006296C"/>
    <w:rsid w:val="00070811"/>
    <w:rsid w:val="00097E2A"/>
    <w:rsid w:val="000B0BBB"/>
    <w:rsid w:val="000B0C75"/>
    <w:rsid w:val="000B2B5D"/>
    <w:rsid w:val="000B5189"/>
    <w:rsid w:val="000C06A8"/>
    <w:rsid w:val="000D55E5"/>
    <w:rsid w:val="000F5768"/>
    <w:rsid w:val="000F654A"/>
    <w:rsid w:val="001173DC"/>
    <w:rsid w:val="00127A6A"/>
    <w:rsid w:val="00132796"/>
    <w:rsid w:val="001440AA"/>
    <w:rsid w:val="001465F6"/>
    <w:rsid w:val="0015639B"/>
    <w:rsid w:val="00164C3C"/>
    <w:rsid w:val="00181A11"/>
    <w:rsid w:val="0019223B"/>
    <w:rsid w:val="001A3C3F"/>
    <w:rsid w:val="001B11E3"/>
    <w:rsid w:val="001B29B1"/>
    <w:rsid w:val="001C78C7"/>
    <w:rsid w:val="001D240D"/>
    <w:rsid w:val="001E45BD"/>
    <w:rsid w:val="002017FF"/>
    <w:rsid w:val="00232654"/>
    <w:rsid w:val="00235ECE"/>
    <w:rsid w:val="00246C6D"/>
    <w:rsid w:val="00257BD6"/>
    <w:rsid w:val="00263735"/>
    <w:rsid w:val="00273B59"/>
    <w:rsid w:val="00280532"/>
    <w:rsid w:val="002806D9"/>
    <w:rsid w:val="0028692C"/>
    <w:rsid w:val="002B4F39"/>
    <w:rsid w:val="002B67DC"/>
    <w:rsid w:val="002C415F"/>
    <w:rsid w:val="002E2B96"/>
    <w:rsid w:val="002E5911"/>
    <w:rsid w:val="003033DB"/>
    <w:rsid w:val="00312CDE"/>
    <w:rsid w:val="00337652"/>
    <w:rsid w:val="00345625"/>
    <w:rsid w:val="00345B2C"/>
    <w:rsid w:val="003745B5"/>
    <w:rsid w:val="003964F7"/>
    <w:rsid w:val="003C01F1"/>
    <w:rsid w:val="003C558B"/>
    <w:rsid w:val="003C692F"/>
    <w:rsid w:val="003D512D"/>
    <w:rsid w:val="003E077E"/>
    <w:rsid w:val="003E0B0A"/>
    <w:rsid w:val="003F2818"/>
    <w:rsid w:val="004142AB"/>
    <w:rsid w:val="00425655"/>
    <w:rsid w:val="00453558"/>
    <w:rsid w:val="0049064C"/>
    <w:rsid w:val="004922C2"/>
    <w:rsid w:val="004A4674"/>
    <w:rsid w:val="004A5491"/>
    <w:rsid w:val="004B1E7F"/>
    <w:rsid w:val="004C12CE"/>
    <w:rsid w:val="004C3F6B"/>
    <w:rsid w:val="004D190D"/>
    <w:rsid w:val="004E2D6C"/>
    <w:rsid w:val="004E393A"/>
    <w:rsid w:val="004F1BE8"/>
    <w:rsid w:val="004F71C9"/>
    <w:rsid w:val="004F7F47"/>
    <w:rsid w:val="00503F8E"/>
    <w:rsid w:val="005075A9"/>
    <w:rsid w:val="00513522"/>
    <w:rsid w:val="00517BA5"/>
    <w:rsid w:val="00527F83"/>
    <w:rsid w:val="0053341A"/>
    <w:rsid w:val="005638B9"/>
    <w:rsid w:val="00565981"/>
    <w:rsid w:val="005667C2"/>
    <w:rsid w:val="005669B3"/>
    <w:rsid w:val="00574CBA"/>
    <w:rsid w:val="00580795"/>
    <w:rsid w:val="005909DF"/>
    <w:rsid w:val="005A628E"/>
    <w:rsid w:val="005C5EC3"/>
    <w:rsid w:val="005D7EC0"/>
    <w:rsid w:val="00603136"/>
    <w:rsid w:val="006202AB"/>
    <w:rsid w:val="006327B6"/>
    <w:rsid w:val="006503E2"/>
    <w:rsid w:val="0065196B"/>
    <w:rsid w:val="00660FCE"/>
    <w:rsid w:val="0066434F"/>
    <w:rsid w:val="00681672"/>
    <w:rsid w:val="006878E9"/>
    <w:rsid w:val="00691C98"/>
    <w:rsid w:val="0069764A"/>
    <w:rsid w:val="006B0972"/>
    <w:rsid w:val="006B4243"/>
    <w:rsid w:val="006B4EAE"/>
    <w:rsid w:val="006C2CDC"/>
    <w:rsid w:val="006D4F2D"/>
    <w:rsid w:val="006E7572"/>
    <w:rsid w:val="006F2A95"/>
    <w:rsid w:val="007152AA"/>
    <w:rsid w:val="00754B90"/>
    <w:rsid w:val="00765E71"/>
    <w:rsid w:val="0076700A"/>
    <w:rsid w:val="00785332"/>
    <w:rsid w:val="0078760F"/>
    <w:rsid w:val="00791E74"/>
    <w:rsid w:val="007B13D5"/>
    <w:rsid w:val="007B3B62"/>
    <w:rsid w:val="007D26B1"/>
    <w:rsid w:val="007D64BA"/>
    <w:rsid w:val="007E1648"/>
    <w:rsid w:val="007F3113"/>
    <w:rsid w:val="007F5D9D"/>
    <w:rsid w:val="00810CE1"/>
    <w:rsid w:val="0081361E"/>
    <w:rsid w:val="00823FED"/>
    <w:rsid w:val="00851E62"/>
    <w:rsid w:val="00856670"/>
    <w:rsid w:val="00870402"/>
    <w:rsid w:val="00870CBF"/>
    <w:rsid w:val="008734D0"/>
    <w:rsid w:val="00883042"/>
    <w:rsid w:val="008B3D16"/>
    <w:rsid w:val="008C3B78"/>
    <w:rsid w:val="008F44F9"/>
    <w:rsid w:val="008F5C13"/>
    <w:rsid w:val="00916A60"/>
    <w:rsid w:val="009212C5"/>
    <w:rsid w:val="0092665E"/>
    <w:rsid w:val="00926F17"/>
    <w:rsid w:val="00935D66"/>
    <w:rsid w:val="009644D3"/>
    <w:rsid w:val="00971E9D"/>
    <w:rsid w:val="00976977"/>
    <w:rsid w:val="0098302B"/>
    <w:rsid w:val="009C35FD"/>
    <w:rsid w:val="009E2387"/>
    <w:rsid w:val="009F5D6A"/>
    <w:rsid w:val="009F71E0"/>
    <w:rsid w:val="00A02738"/>
    <w:rsid w:val="00A05AFA"/>
    <w:rsid w:val="00A076D1"/>
    <w:rsid w:val="00A10DC9"/>
    <w:rsid w:val="00A21E0D"/>
    <w:rsid w:val="00A3266D"/>
    <w:rsid w:val="00A36BB0"/>
    <w:rsid w:val="00A532F9"/>
    <w:rsid w:val="00A556B0"/>
    <w:rsid w:val="00A626B9"/>
    <w:rsid w:val="00A80D46"/>
    <w:rsid w:val="00A86AFB"/>
    <w:rsid w:val="00A979B7"/>
    <w:rsid w:val="00A97E5B"/>
    <w:rsid w:val="00AB1070"/>
    <w:rsid w:val="00AB4D21"/>
    <w:rsid w:val="00AC1304"/>
    <w:rsid w:val="00AD780D"/>
    <w:rsid w:val="00AF0912"/>
    <w:rsid w:val="00B01299"/>
    <w:rsid w:val="00B02C83"/>
    <w:rsid w:val="00B05469"/>
    <w:rsid w:val="00B062D6"/>
    <w:rsid w:val="00B076E6"/>
    <w:rsid w:val="00B20E38"/>
    <w:rsid w:val="00B243FF"/>
    <w:rsid w:val="00B32FA9"/>
    <w:rsid w:val="00B5031E"/>
    <w:rsid w:val="00B80D15"/>
    <w:rsid w:val="00B87A2F"/>
    <w:rsid w:val="00B91A6F"/>
    <w:rsid w:val="00B95F3B"/>
    <w:rsid w:val="00BA43E6"/>
    <w:rsid w:val="00BA606B"/>
    <w:rsid w:val="00BB1DC9"/>
    <w:rsid w:val="00BB2FEB"/>
    <w:rsid w:val="00BB4138"/>
    <w:rsid w:val="00BB5216"/>
    <w:rsid w:val="00BB779D"/>
    <w:rsid w:val="00BB7CBF"/>
    <w:rsid w:val="00BC520C"/>
    <w:rsid w:val="00BE108A"/>
    <w:rsid w:val="00BE693C"/>
    <w:rsid w:val="00C070C4"/>
    <w:rsid w:val="00C1599C"/>
    <w:rsid w:val="00C26977"/>
    <w:rsid w:val="00C41329"/>
    <w:rsid w:val="00C43AE6"/>
    <w:rsid w:val="00C54CC2"/>
    <w:rsid w:val="00C6574F"/>
    <w:rsid w:val="00C6708B"/>
    <w:rsid w:val="00C67D17"/>
    <w:rsid w:val="00C877B7"/>
    <w:rsid w:val="00C90CC0"/>
    <w:rsid w:val="00C93C48"/>
    <w:rsid w:val="00CB3912"/>
    <w:rsid w:val="00CC300A"/>
    <w:rsid w:val="00CC411C"/>
    <w:rsid w:val="00CD7646"/>
    <w:rsid w:val="00CE2E05"/>
    <w:rsid w:val="00CE5F46"/>
    <w:rsid w:val="00CE76A4"/>
    <w:rsid w:val="00CF1C0F"/>
    <w:rsid w:val="00D01D27"/>
    <w:rsid w:val="00D42AC1"/>
    <w:rsid w:val="00D56FF2"/>
    <w:rsid w:val="00D62AAE"/>
    <w:rsid w:val="00D72D7E"/>
    <w:rsid w:val="00D92C33"/>
    <w:rsid w:val="00D96E26"/>
    <w:rsid w:val="00DA3DC6"/>
    <w:rsid w:val="00DB373E"/>
    <w:rsid w:val="00DE490C"/>
    <w:rsid w:val="00DE4BEB"/>
    <w:rsid w:val="00DF7DBD"/>
    <w:rsid w:val="00E251D5"/>
    <w:rsid w:val="00E262F1"/>
    <w:rsid w:val="00E27AC9"/>
    <w:rsid w:val="00E45940"/>
    <w:rsid w:val="00E52C0D"/>
    <w:rsid w:val="00E601B0"/>
    <w:rsid w:val="00E63370"/>
    <w:rsid w:val="00E84A1C"/>
    <w:rsid w:val="00E9304B"/>
    <w:rsid w:val="00EA3513"/>
    <w:rsid w:val="00EA3EE8"/>
    <w:rsid w:val="00EC09F1"/>
    <w:rsid w:val="00ED69C7"/>
    <w:rsid w:val="00ED7D60"/>
    <w:rsid w:val="00EE2673"/>
    <w:rsid w:val="00F011EF"/>
    <w:rsid w:val="00F07F33"/>
    <w:rsid w:val="00F106A1"/>
    <w:rsid w:val="00F110FC"/>
    <w:rsid w:val="00F20F1C"/>
    <w:rsid w:val="00F2671C"/>
    <w:rsid w:val="00F3276E"/>
    <w:rsid w:val="00F406C1"/>
    <w:rsid w:val="00F472E5"/>
    <w:rsid w:val="00F67FF0"/>
    <w:rsid w:val="00F72F99"/>
    <w:rsid w:val="00F74073"/>
    <w:rsid w:val="00F74E46"/>
    <w:rsid w:val="00FC6E96"/>
    <w:rsid w:val="00FC79A8"/>
    <w:rsid w:val="00FD0834"/>
    <w:rsid w:val="00FD20D2"/>
    <w:rsid w:val="00FF051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4269EF"/>
  <w15:chartTrackingRefBased/>
  <w15:docId w15:val="{30C943D3-00D2-4380-9B4A-7ACC59AEE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sz w:val="24"/>
      <w:lang w:val="en-GB" w:bidi="ar-SA"/>
    </w:rPr>
  </w:style>
  <w:style w:type="paragraph" w:styleId="Heading6">
    <w:name w:val="heading 6"/>
    <w:basedOn w:val="Normal"/>
    <w:next w:val="Normal"/>
    <w:qFormat/>
    <w:pPr>
      <w:ind w:left="708"/>
      <w:outlineLvl w:val="5"/>
    </w:pPr>
    <w:rPr>
      <w:rFonts w:ascii="Arial" w:hAnsi="Arial"/>
      <w:sz w:val="20"/>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pPr>
      <w:tabs>
        <w:tab w:val="center" w:pos="4819"/>
        <w:tab w:val="right" w:pos="9071"/>
      </w:tabs>
    </w:pPr>
  </w:style>
  <w:style w:type="paragraph" w:styleId="Header">
    <w:name w:val="header"/>
    <w:basedOn w:val="Normal"/>
    <w:pPr>
      <w:tabs>
        <w:tab w:val="center" w:pos="4819"/>
        <w:tab w:val="right" w:pos="9071"/>
      </w:tabs>
    </w:pPr>
  </w:style>
  <w:style w:type="paragraph" w:styleId="FootnoteText">
    <w:name w:val="footnote text"/>
    <w:basedOn w:val="Normal"/>
    <w:semiHidden/>
    <w:pPr>
      <w:ind w:left="300" w:hanging="300"/>
    </w:pPr>
    <w:rPr>
      <w:sz w:val="20"/>
    </w:rPr>
  </w:style>
  <w:style w:type="paragraph" w:customStyle="1" w:styleId="Headingformat">
    <w:name w:val="Heading format"/>
    <w:basedOn w:val="Normal"/>
    <w:pPr>
      <w:jc w:val="center"/>
    </w:pPr>
    <w:rPr>
      <w:sz w:val="20"/>
      <w:u w:val="single"/>
    </w:rPr>
  </w:style>
  <w:style w:type="paragraph" w:customStyle="1" w:styleId="Bodyofdoc">
    <w:name w:val="Body of doc"/>
    <w:basedOn w:val="Normal"/>
    <w:pPr>
      <w:tabs>
        <w:tab w:val="left" w:pos="1440"/>
      </w:tabs>
      <w:jc w:val="both"/>
    </w:pPr>
  </w:style>
  <w:style w:type="paragraph" w:customStyle="1" w:styleId="level1">
    <w:name w:val="level 1"/>
    <w:basedOn w:val="Normal"/>
    <w:pPr>
      <w:tabs>
        <w:tab w:val="left" w:pos="1440"/>
      </w:tabs>
      <w:ind w:left="1080" w:hanging="360"/>
      <w:jc w:val="both"/>
    </w:pPr>
  </w:style>
  <w:style w:type="paragraph" w:customStyle="1" w:styleId="level2">
    <w:name w:val="level 2"/>
    <w:basedOn w:val="level1"/>
    <w:pPr>
      <w:ind w:left="900" w:hanging="180"/>
    </w:pPr>
  </w:style>
  <w:style w:type="paragraph" w:customStyle="1" w:styleId="level3">
    <w:name w:val="level 3"/>
    <w:basedOn w:val="Normal"/>
    <w:pPr>
      <w:ind w:left="720"/>
    </w:pPr>
  </w:style>
  <w:style w:type="paragraph" w:customStyle="1" w:styleId="level4">
    <w:name w:val="level 4"/>
    <w:basedOn w:val="Normal"/>
    <w:pPr>
      <w:ind w:left="980" w:hanging="260"/>
    </w:pPr>
  </w:style>
  <w:style w:type="paragraph" w:customStyle="1" w:styleId="level5">
    <w:name w:val="level 5"/>
    <w:basedOn w:val="level4"/>
    <w:pPr>
      <w:ind w:left="1160"/>
    </w:pPr>
  </w:style>
  <w:style w:type="paragraph" w:customStyle="1" w:styleId="level6">
    <w:name w:val="level 6"/>
    <w:basedOn w:val="level4"/>
    <w:pPr>
      <w:ind w:left="1080" w:hanging="180"/>
    </w:pPr>
  </w:style>
  <w:style w:type="paragraph" w:customStyle="1" w:styleId="1Anote1">
    <w:name w:val="1.A note 1"/>
    <w:basedOn w:val="Normal"/>
    <w:pPr>
      <w:ind w:left="1460" w:hanging="780"/>
    </w:pPr>
  </w:style>
  <w:style w:type="paragraph" w:customStyle="1" w:styleId="1A1">
    <w:name w:val="1.A.1"/>
    <w:basedOn w:val="Normal"/>
    <w:pPr>
      <w:tabs>
        <w:tab w:val="left" w:pos="340"/>
        <w:tab w:val="left" w:pos="697"/>
      </w:tabs>
      <w:ind w:left="1120" w:hanging="1120"/>
    </w:pPr>
  </w:style>
  <w:style w:type="paragraph" w:customStyle="1" w:styleId="1A1note1">
    <w:name w:val="1.A.1 note 1"/>
    <w:basedOn w:val="1A1"/>
    <w:pPr>
      <w:tabs>
        <w:tab w:val="clear" w:pos="340"/>
        <w:tab w:val="clear" w:pos="697"/>
      </w:tabs>
      <w:ind w:left="1920" w:hanging="800"/>
    </w:pPr>
  </w:style>
  <w:style w:type="paragraph" w:customStyle="1" w:styleId="1A1anote1">
    <w:name w:val="1.A.1.a note 1"/>
    <w:basedOn w:val="Normal"/>
    <w:pPr>
      <w:ind w:left="2380" w:hanging="780"/>
    </w:pPr>
  </w:style>
  <w:style w:type="paragraph" w:customStyle="1" w:styleId="1A1anote1a">
    <w:name w:val="1.A.1.a note 1a"/>
    <w:basedOn w:val="Normal"/>
    <w:pPr>
      <w:ind w:left="2800" w:hanging="400"/>
    </w:pPr>
  </w:style>
  <w:style w:type="paragraph" w:customStyle="1" w:styleId="1A1a">
    <w:name w:val="1.A.1.a"/>
    <w:basedOn w:val="Normal"/>
    <w:pPr>
      <w:tabs>
        <w:tab w:val="left" w:pos="340"/>
        <w:tab w:val="left" w:pos="700"/>
        <w:tab w:val="left" w:pos="1179"/>
      </w:tabs>
      <w:ind w:left="1580" w:hanging="1580"/>
    </w:pPr>
  </w:style>
  <w:style w:type="paragraph" w:customStyle="1" w:styleId="1A1a1">
    <w:name w:val="1.A.1.a.1"/>
    <w:basedOn w:val="Normal"/>
    <w:pPr>
      <w:tabs>
        <w:tab w:val="left" w:pos="340"/>
        <w:tab w:val="left" w:pos="720"/>
        <w:tab w:val="left" w:pos="1179"/>
        <w:tab w:val="left" w:pos="1582"/>
      </w:tabs>
      <w:ind w:left="2060" w:hanging="2040"/>
    </w:pPr>
  </w:style>
  <w:style w:type="paragraph" w:customStyle="1" w:styleId="1A1a1a">
    <w:name w:val="1.A.1.a.1.a"/>
    <w:basedOn w:val="1A1a1"/>
    <w:pPr>
      <w:tabs>
        <w:tab w:val="clear" w:pos="1179"/>
        <w:tab w:val="left" w:pos="1200"/>
        <w:tab w:val="left" w:pos="2060"/>
      </w:tabs>
      <w:ind w:left="2540" w:hanging="2540"/>
    </w:pPr>
  </w:style>
  <w:style w:type="paragraph" w:customStyle="1" w:styleId="Note1">
    <w:name w:val="Note 1"/>
    <w:basedOn w:val="Normal"/>
    <w:pPr>
      <w:ind w:left="980" w:hanging="980"/>
    </w:pPr>
  </w:style>
  <w:style w:type="paragraph" w:customStyle="1" w:styleId="Note1a">
    <w:name w:val="Note 1.a"/>
    <w:basedOn w:val="Normal"/>
    <w:pPr>
      <w:ind w:left="1400" w:hanging="420"/>
    </w:pPr>
  </w:style>
  <w:style w:type="paragraph" w:customStyle="1" w:styleId="1A1a1a1">
    <w:name w:val="1.A.1.a.1.a.1"/>
    <w:basedOn w:val="1A1a1a"/>
    <w:pPr>
      <w:tabs>
        <w:tab w:val="clear" w:pos="1582"/>
        <w:tab w:val="left" w:pos="1580"/>
        <w:tab w:val="left" w:pos="2540"/>
      </w:tabs>
      <w:ind w:left="2920" w:right="284" w:hanging="2920"/>
    </w:pPr>
  </w:style>
  <w:style w:type="paragraph" w:customStyle="1" w:styleId="1A1a1a1a">
    <w:name w:val="1.A.1.a.1.a.1.a"/>
    <w:basedOn w:val="1A1a1a1"/>
    <w:pPr>
      <w:tabs>
        <w:tab w:val="left" w:pos="2940"/>
      </w:tabs>
      <w:ind w:left="3360" w:hanging="3360"/>
    </w:pPr>
  </w:style>
  <w:style w:type="paragraph" w:customStyle="1" w:styleId="1A1a1a1a1">
    <w:name w:val="1.A.1.a.1.a.1.a.1"/>
    <w:basedOn w:val="1A1a1a1a"/>
    <w:pPr>
      <w:tabs>
        <w:tab w:val="left" w:pos="3360"/>
      </w:tabs>
      <w:ind w:left="3820" w:hanging="3820"/>
    </w:pPr>
  </w:style>
  <w:style w:type="paragraph" w:customStyle="1" w:styleId="Note1a1">
    <w:name w:val="Note 1.a.1"/>
    <w:basedOn w:val="Normal"/>
    <w:pPr>
      <w:ind w:left="1880" w:hanging="480"/>
    </w:pPr>
  </w:style>
  <w:style w:type="paragraph" w:customStyle="1" w:styleId="Note1a1a">
    <w:name w:val="Note 1.a.1.a"/>
    <w:basedOn w:val="Normal"/>
    <w:pPr>
      <w:ind w:left="2320" w:hanging="400"/>
    </w:pPr>
  </w:style>
  <w:style w:type="paragraph" w:customStyle="1" w:styleId="Note1a1a1">
    <w:name w:val="Note 1.a.1.a.1"/>
    <w:basedOn w:val="Normal"/>
    <w:pPr>
      <w:ind w:left="2820" w:hanging="480"/>
    </w:pPr>
  </w:style>
  <w:style w:type="paragraph" w:customStyle="1" w:styleId="1A1a1note1">
    <w:name w:val="1.A.1.a.1 note 1"/>
    <w:basedOn w:val="1A1note1"/>
    <w:pPr>
      <w:ind w:left="2860"/>
    </w:pPr>
  </w:style>
  <w:style w:type="paragraph" w:customStyle="1" w:styleId="1A1note1a">
    <w:name w:val="1.A.1 note 1a"/>
    <w:basedOn w:val="1A1note1"/>
    <w:pPr>
      <w:ind w:left="2340" w:hanging="420"/>
    </w:pPr>
  </w:style>
  <w:style w:type="paragraph" w:customStyle="1" w:styleId="1A1note1a1">
    <w:name w:val="1.A.1 note 1a1"/>
    <w:basedOn w:val="1A1note1"/>
    <w:pPr>
      <w:ind w:left="2800" w:hanging="460"/>
    </w:pPr>
  </w:style>
  <w:style w:type="paragraph" w:customStyle="1" w:styleId="1A1anote1a1">
    <w:name w:val="1.A.1.a note 1a1"/>
    <w:basedOn w:val="1A1note1"/>
    <w:pPr>
      <w:ind w:left="3280" w:hanging="480"/>
    </w:pPr>
  </w:style>
  <w:style w:type="paragraph" w:customStyle="1" w:styleId="1A">
    <w:name w:val="1.A"/>
    <w:basedOn w:val="Normal"/>
    <w:pPr>
      <w:tabs>
        <w:tab w:val="left" w:pos="340"/>
      </w:tabs>
      <w:ind w:left="700" w:right="-22" w:hanging="700"/>
    </w:pPr>
  </w:style>
  <w:style w:type="paragraph" w:customStyle="1" w:styleId="1A1a1a1Note">
    <w:name w:val="1.A.1.a.1.a.1.Note"/>
    <w:basedOn w:val="1A1a1a1a"/>
    <w:pPr>
      <w:ind w:left="3500" w:hanging="3500"/>
    </w:pPr>
  </w:style>
  <w:style w:type="paragraph" w:customStyle="1" w:styleId="1A1noteNB">
    <w:name w:val="1.A.1. note NB"/>
    <w:basedOn w:val="1A1note1a"/>
    <w:pPr>
      <w:ind w:left="2680" w:hanging="700"/>
    </w:pPr>
  </w:style>
  <w:style w:type="paragraph" w:customStyle="1" w:styleId="1A1a1a1note1">
    <w:name w:val="1.A.1.a.1.a.1 note 1"/>
    <w:basedOn w:val="1A1a1note1"/>
    <w:pPr>
      <w:ind w:left="3760" w:hanging="880"/>
    </w:pPr>
  </w:style>
  <w:style w:type="paragraph" w:customStyle="1" w:styleId="1A1a1anote1">
    <w:name w:val="1.A.1.a.1.a note 1"/>
    <w:basedOn w:val="1A1a1a1note1"/>
    <w:pPr>
      <w:ind w:left="3340" w:hanging="800"/>
    </w:pPr>
  </w:style>
  <w:style w:type="paragraph" w:customStyle="1" w:styleId="1A1a1note1a">
    <w:name w:val="1.A.1.a.1 note1a"/>
    <w:basedOn w:val="1A1anote1a"/>
    <w:pPr>
      <w:ind w:left="3280" w:hanging="320"/>
    </w:pPr>
  </w:style>
  <w:style w:type="paragraph" w:customStyle="1" w:styleId="1A1a1Long">
    <w:name w:val="1.A.1.a.1 Long."/>
    <w:basedOn w:val="1A1a1note1"/>
    <w:pPr>
      <w:ind w:left="3220" w:hanging="1140"/>
    </w:pPr>
  </w:style>
  <w:style w:type="paragraph" w:customStyle="1" w:styleId="1A1a1a1a1a">
    <w:name w:val="1.A.1.a.1.a.1.a.1.a"/>
    <w:basedOn w:val="1A1a1a1a1"/>
    <w:pPr>
      <w:tabs>
        <w:tab w:val="clear" w:pos="1200"/>
        <w:tab w:val="clear" w:pos="2940"/>
        <w:tab w:val="clear" w:pos="3360"/>
        <w:tab w:val="left" w:pos="1160"/>
        <w:tab w:val="left" w:pos="3020"/>
        <w:tab w:val="left" w:pos="3420"/>
        <w:tab w:val="left" w:pos="3880"/>
      </w:tabs>
      <w:ind w:left="4280" w:right="0" w:hanging="4280"/>
    </w:pPr>
  </w:style>
  <w:style w:type="paragraph" w:customStyle="1" w:styleId="Note1NB">
    <w:name w:val="Note 1. N.B."/>
    <w:basedOn w:val="Note1a"/>
    <w:pPr>
      <w:ind w:left="1720" w:hanging="740"/>
    </w:pPr>
  </w:style>
  <w:style w:type="paragraph" w:customStyle="1" w:styleId="1A1a1Longa">
    <w:name w:val="1.A.1.a.1 Long. a."/>
    <w:basedOn w:val="1A1a1note1"/>
    <w:pPr>
      <w:ind w:left="3600" w:hanging="380"/>
    </w:pPr>
  </w:style>
  <w:style w:type="paragraph" w:customStyle="1" w:styleId="1">
    <w:name w:val="1."/>
    <w:basedOn w:val="1A"/>
    <w:pPr>
      <w:tabs>
        <w:tab w:val="clear" w:pos="340"/>
      </w:tabs>
      <w:ind w:left="340" w:right="0" w:hanging="340"/>
    </w:pPr>
  </w:style>
  <w:style w:type="paragraph" w:customStyle="1" w:styleId="1A1anote1NB">
    <w:name w:val="1.A.1.a. note 1 NB"/>
    <w:basedOn w:val="1A1anote1a"/>
    <w:pPr>
      <w:ind w:left="3000" w:hanging="620"/>
    </w:pPr>
  </w:style>
  <w:style w:type="paragraph" w:customStyle="1" w:styleId="1Note">
    <w:name w:val="1. Note"/>
    <w:basedOn w:val="Normal"/>
    <w:pPr>
      <w:tabs>
        <w:tab w:val="left" w:pos="340"/>
        <w:tab w:val="left" w:pos="697"/>
      </w:tabs>
      <w:ind w:left="1180" w:hanging="1180"/>
    </w:pPr>
  </w:style>
  <w:style w:type="paragraph" w:customStyle="1" w:styleId="1Note1NB1">
    <w:name w:val="1.Note 1 N.B.1."/>
    <w:basedOn w:val="Normal"/>
    <w:pPr>
      <w:tabs>
        <w:tab w:val="left" w:pos="1160"/>
        <w:tab w:val="left" w:pos="1800"/>
      </w:tabs>
      <w:ind w:left="2180" w:hanging="2180"/>
    </w:pPr>
  </w:style>
  <w:style w:type="paragraph" w:customStyle="1" w:styleId="1A1Note1aNB1">
    <w:name w:val="1.A.1.Note 1.a.N.B.1"/>
    <w:basedOn w:val="Normal"/>
    <w:pPr>
      <w:tabs>
        <w:tab w:val="left" w:pos="2340"/>
      </w:tabs>
      <w:ind w:left="3020" w:hanging="3020"/>
    </w:pPr>
  </w:style>
  <w:style w:type="paragraph" w:customStyle="1" w:styleId="1A1Note1aNB10">
    <w:name w:val="1.A.1.Note 1 a.NB1."/>
    <w:basedOn w:val="1A1Note1aNB1"/>
    <w:pPr>
      <w:ind w:left="3220" w:hanging="3220"/>
    </w:pPr>
  </w:style>
  <w:style w:type="paragraph" w:customStyle="1" w:styleId="Note1aNB">
    <w:name w:val="Note 1.a.N.B."/>
    <w:basedOn w:val="Note1a1a"/>
    <w:pPr>
      <w:ind w:left="2040" w:hanging="640"/>
    </w:pPr>
  </w:style>
  <w:style w:type="paragraph" w:customStyle="1" w:styleId="Note1a1a1a">
    <w:name w:val="Note 1.a.1.a.1.a."/>
    <w:basedOn w:val="Note1a1a1"/>
    <w:pPr>
      <w:ind w:left="3200" w:hanging="340"/>
    </w:pPr>
  </w:style>
  <w:style w:type="paragraph" w:customStyle="1" w:styleId="Note1A1NB">
    <w:name w:val="Note 1.A.1. N.B."/>
    <w:basedOn w:val="Note1a1"/>
    <w:pPr>
      <w:tabs>
        <w:tab w:val="left" w:pos="1880"/>
      </w:tabs>
      <w:ind w:left="2560" w:hanging="1160"/>
    </w:pPr>
  </w:style>
  <w:style w:type="paragraph" w:customStyle="1" w:styleId="Note1aNB0">
    <w:name w:val="Note 1.a. N.B."/>
    <w:basedOn w:val="Note1a1"/>
    <w:pPr>
      <w:ind w:left="2120" w:hanging="720"/>
    </w:pPr>
  </w:style>
  <w:style w:type="paragraph" w:customStyle="1" w:styleId="Note1aNBa">
    <w:name w:val="Note 1 a. N.B.a."/>
    <w:basedOn w:val="Note1aNB0"/>
    <w:pPr>
      <w:tabs>
        <w:tab w:val="left" w:pos="2120"/>
      </w:tabs>
      <w:ind w:left="2480" w:hanging="880"/>
    </w:pPr>
  </w:style>
  <w:style w:type="paragraph" w:customStyle="1" w:styleId="Note1aNBa1a">
    <w:name w:val="Note 1.a.N.B.a.1.a."/>
    <w:basedOn w:val="Note1aNBa"/>
    <w:pPr>
      <w:tabs>
        <w:tab w:val="clear" w:pos="2120"/>
        <w:tab w:val="left" w:pos="2200"/>
        <w:tab w:val="left" w:pos="2660"/>
        <w:tab w:val="left" w:pos="2880"/>
      </w:tabs>
      <w:ind w:left="3260" w:hanging="1660"/>
    </w:pPr>
  </w:style>
  <w:style w:type="paragraph" w:customStyle="1" w:styleId="Note1aNB1">
    <w:name w:val="Note 1.a.N.B.1."/>
    <w:basedOn w:val="Note1aNB0"/>
    <w:pPr>
      <w:tabs>
        <w:tab w:val="left" w:pos="2140"/>
      </w:tabs>
      <w:ind w:left="2520" w:hanging="1120"/>
    </w:pPr>
  </w:style>
  <w:style w:type="paragraph" w:customStyle="1" w:styleId="Note1NB1">
    <w:name w:val="Note 1.N.B. 1."/>
    <w:basedOn w:val="Note1NB"/>
    <w:pPr>
      <w:tabs>
        <w:tab w:val="left" w:pos="1720"/>
      </w:tabs>
      <w:ind w:left="2120" w:hanging="1140"/>
    </w:pPr>
  </w:style>
  <w:style w:type="paragraph" w:customStyle="1" w:styleId="Note1NB1a">
    <w:name w:val="Note 1. N.B.1.a."/>
    <w:basedOn w:val="Note1NB1"/>
    <w:pPr>
      <w:tabs>
        <w:tab w:val="left" w:pos="2140"/>
      </w:tabs>
      <w:ind w:left="2480" w:hanging="1500"/>
    </w:pPr>
  </w:style>
  <w:style w:type="paragraph" w:customStyle="1" w:styleId="Note1aen">
    <w:name w:val="Note 1.a. en…"/>
    <w:basedOn w:val="Note1a1"/>
    <w:pPr>
      <w:tabs>
        <w:tab w:val="left" w:pos="1780"/>
      </w:tabs>
      <w:ind w:left="2140" w:hanging="740"/>
    </w:pPr>
  </w:style>
  <w:style w:type="paragraph" w:customStyle="1" w:styleId="Note1a1aen">
    <w:name w:val="Note 1 a.1a. en…"/>
    <w:basedOn w:val="Note1aen"/>
  </w:style>
  <w:style w:type="paragraph" w:customStyle="1" w:styleId="Note1a1avers-">
    <w:name w:val="Note 1.a.1.a. vers -"/>
    <w:basedOn w:val="Note1aen"/>
    <w:pPr>
      <w:tabs>
        <w:tab w:val="left" w:pos="2120"/>
        <w:tab w:val="left" w:pos="3840"/>
      </w:tabs>
      <w:ind w:left="4120" w:hanging="2720"/>
    </w:pPr>
  </w:style>
  <w:style w:type="paragraph" w:customStyle="1" w:styleId="Note1NB0">
    <w:name w:val="Note 1 N.B.*"/>
    <w:basedOn w:val="Note1a"/>
    <w:pPr>
      <w:ind w:left="1660" w:hanging="800"/>
    </w:pPr>
  </w:style>
  <w:style w:type="paragraph" w:customStyle="1" w:styleId="1A1Notea">
    <w:name w:val="1.A.1.Note a"/>
    <w:basedOn w:val="1A1note1a"/>
    <w:pPr>
      <w:ind w:left="1880" w:hanging="380"/>
    </w:pPr>
  </w:style>
  <w:style w:type="paragraph" w:customStyle="1" w:styleId="1A1NT1NB">
    <w:name w:val="1.A.1.NT.1.N.B."/>
    <w:basedOn w:val="1A1a"/>
    <w:pPr>
      <w:tabs>
        <w:tab w:val="clear" w:pos="700"/>
        <w:tab w:val="left" w:pos="720"/>
        <w:tab w:val="left" w:pos="1580"/>
      </w:tabs>
      <w:ind w:left="2260" w:hanging="2260"/>
    </w:pPr>
  </w:style>
  <w:style w:type="paragraph" w:customStyle="1" w:styleId="proposition">
    <w:name w:val="proposition"/>
    <w:basedOn w:val="Normal"/>
    <w:pPr>
      <w:tabs>
        <w:tab w:val="left" w:pos="2260"/>
        <w:tab w:val="left" w:pos="4080"/>
      </w:tabs>
      <w:ind w:left="5680" w:hanging="5680"/>
    </w:pPr>
  </w:style>
  <w:style w:type="paragraph" w:customStyle="1" w:styleId="formuleCat6">
    <w:name w:val="formule Cat.6"/>
    <w:basedOn w:val="1A1a1"/>
    <w:pPr>
      <w:tabs>
        <w:tab w:val="clear" w:pos="340"/>
        <w:tab w:val="clear" w:pos="720"/>
        <w:tab w:val="clear" w:pos="1179"/>
        <w:tab w:val="clear" w:pos="1582"/>
        <w:tab w:val="left" w:pos="2260"/>
        <w:tab w:val="left" w:pos="2880"/>
      </w:tabs>
      <w:ind w:left="3420" w:hanging="1420"/>
    </w:pPr>
    <w:rPr>
      <w:b/>
    </w:rPr>
  </w:style>
  <w:style w:type="paragraph" w:customStyle="1" w:styleId="Dfinition">
    <w:name w:val="Définition"/>
    <w:basedOn w:val="Normal"/>
    <w:pPr>
      <w:ind w:left="1160" w:hanging="1160"/>
    </w:pPr>
  </w:style>
  <w:style w:type="paragraph" w:customStyle="1" w:styleId="Dftexte">
    <w:name w:val="Déf. texte"/>
    <w:basedOn w:val="Dfinition"/>
    <w:pPr>
      <w:ind w:left="1580" w:hanging="1580"/>
      <w:jc w:val="both"/>
    </w:pPr>
  </w:style>
  <w:style w:type="paragraph" w:customStyle="1" w:styleId="Dftextea">
    <w:name w:val="Déf. texte a."/>
    <w:basedOn w:val="Dftexte"/>
    <w:pPr>
      <w:tabs>
        <w:tab w:val="left" w:pos="1580"/>
      </w:tabs>
      <w:ind w:left="2000" w:hanging="2000"/>
    </w:pPr>
  </w:style>
  <w:style w:type="paragraph" w:customStyle="1" w:styleId="DftexteNB">
    <w:name w:val="Déf. texte NB"/>
    <w:basedOn w:val="Dftextea"/>
    <w:pPr>
      <w:ind w:left="2280" w:hanging="2280"/>
    </w:pPr>
  </w:style>
  <w:style w:type="paragraph" w:customStyle="1" w:styleId="stylepropCat6">
    <w:name w:val="style prop. Cat.6"/>
    <w:basedOn w:val="1A1a1note1a"/>
    <w:pPr>
      <w:tabs>
        <w:tab w:val="left" w:pos="340"/>
        <w:tab w:val="left" w:pos="680"/>
        <w:tab w:val="left" w:pos="1120"/>
        <w:tab w:val="left" w:pos="1580"/>
        <w:tab w:val="left" w:pos="2040"/>
        <w:tab w:val="left" w:pos="3000"/>
      </w:tabs>
      <w:ind w:left="3420" w:hanging="3400"/>
    </w:pPr>
  </w:style>
  <w:style w:type="paragraph" w:customStyle="1" w:styleId="propCat62">
    <w:name w:val="prop Cat 6 (2)"/>
    <w:basedOn w:val="1A1a"/>
    <w:pPr>
      <w:tabs>
        <w:tab w:val="clear" w:pos="700"/>
        <w:tab w:val="left" w:pos="720"/>
        <w:tab w:val="left" w:pos="1580"/>
        <w:tab w:val="left" w:pos="2380"/>
      </w:tabs>
      <w:ind w:left="2820" w:hanging="2820"/>
    </w:pPr>
    <w:rPr>
      <w:i/>
    </w:rPr>
  </w:style>
  <w:style w:type="paragraph" w:customStyle="1" w:styleId="propCat63">
    <w:name w:val="prop Cat 6 (3)"/>
    <w:basedOn w:val="propCat62"/>
    <w:pPr>
      <w:tabs>
        <w:tab w:val="left" w:pos="2820"/>
      </w:tabs>
      <w:ind w:left="3140" w:hanging="3140"/>
    </w:pPr>
  </w:style>
  <w:style w:type="paragraph" w:customStyle="1" w:styleId="DftexteNB1">
    <w:name w:val="Déf. texte NB 1"/>
    <w:basedOn w:val="DftexteNB"/>
    <w:pPr>
      <w:tabs>
        <w:tab w:val="clear" w:pos="1580"/>
        <w:tab w:val="left" w:pos="2260"/>
      </w:tabs>
      <w:ind w:left="2600" w:hanging="2600"/>
    </w:pPr>
  </w:style>
  <w:style w:type="paragraph" w:customStyle="1" w:styleId="Dftextea1">
    <w:name w:val="Déf. texte a.1"/>
    <w:basedOn w:val="Dftextea"/>
    <w:pPr>
      <w:tabs>
        <w:tab w:val="left" w:pos="2000"/>
      </w:tabs>
      <w:ind w:left="2320" w:hanging="2320"/>
    </w:pPr>
  </w:style>
  <w:style w:type="paragraph" w:customStyle="1" w:styleId="Atableau">
    <w:name w:val="A. tableau"/>
    <w:basedOn w:val="1A"/>
    <w:pPr>
      <w:tabs>
        <w:tab w:val="clear" w:pos="340"/>
      </w:tabs>
      <w:ind w:left="280" w:right="0" w:hanging="280"/>
    </w:pPr>
  </w:style>
  <w:style w:type="paragraph" w:customStyle="1" w:styleId="A1tableau">
    <w:name w:val="A. 1. tableau"/>
    <w:basedOn w:val="1A"/>
    <w:pPr>
      <w:tabs>
        <w:tab w:val="clear" w:pos="340"/>
      </w:tabs>
      <w:ind w:left="520" w:right="0" w:hanging="240"/>
    </w:pPr>
  </w:style>
  <w:style w:type="paragraph" w:customStyle="1" w:styleId="Note1tableau">
    <w:name w:val="Note 1 tableau"/>
    <w:basedOn w:val="1A1"/>
    <w:pPr>
      <w:tabs>
        <w:tab w:val="clear" w:pos="340"/>
        <w:tab w:val="clear" w:pos="697"/>
      </w:tabs>
      <w:ind w:left="1160" w:hanging="480"/>
    </w:pPr>
  </w:style>
  <w:style w:type="paragraph" w:customStyle="1" w:styleId="Note1atableau">
    <w:name w:val="Note 1.a. tableau"/>
    <w:basedOn w:val="Note1tableau"/>
    <w:pPr>
      <w:ind w:left="1500" w:hanging="340"/>
    </w:pPr>
  </w:style>
  <w:style w:type="paragraph" w:customStyle="1" w:styleId="Note1NB1tableau">
    <w:name w:val="Note 1. NB 1 tableau"/>
    <w:basedOn w:val="Note1atableau"/>
    <w:pPr>
      <w:tabs>
        <w:tab w:val="left" w:pos="1720"/>
      </w:tabs>
      <w:ind w:left="2000" w:hanging="840"/>
    </w:pPr>
  </w:style>
  <w:style w:type="paragraph" w:customStyle="1" w:styleId="Note1aNBtableau">
    <w:name w:val="Note 1.a. NB tableau"/>
    <w:basedOn w:val="Note1atableau"/>
    <w:pPr>
      <w:ind w:left="2180" w:hanging="680"/>
    </w:pPr>
  </w:style>
  <w:style w:type="paragraph" w:customStyle="1" w:styleId="Note1a1tableau">
    <w:name w:val="Note 1.a.1. tableau"/>
    <w:basedOn w:val="Note1atableau"/>
    <w:pPr>
      <w:ind w:left="1880" w:hanging="380"/>
    </w:pPr>
  </w:style>
  <w:style w:type="paragraph" w:customStyle="1" w:styleId="Note1a1atableau">
    <w:name w:val="Note 1.a.1.a. tableau"/>
    <w:basedOn w:val="Note1a1tableau"/>
    <w:pPr>
      <w:ind w:left="2260"/>
    </w:pPr>
  </w:style>
  <w:style w:type="paragraph" w:customStyle="1" w:styleId="1A1a1a1note0">
    <w:name w:val="1.A.1.a.1.a.1 note..."/>
    <w:basedOn w:val="1A1a1a1note1"/>
    <w:pPr>
      <w:ind w:hanging="740"/>
    </w:pPr>
  </w:style>
  <w:style w:type="paragraph" w:customStyle="1" w:styleId="1A1a1note1a1">
    <w:name w:val="1.A.1.a.1. note1a1"/>
    <w:basedOn w:val="1A1a1note1a"/>
    <w:pPr>
      <w:ind w:left="3700" w:hanging="420"/>
    </w:pPr>
  </w:style>
  <w:style w:type="paragraph" w:customStyle="1" w:styleId="tableau">
    <w:name w:val="tableau"/>
    <w:basedOn w:val="1A"/>
    <w:pPr>
      <w:tabs>
        <w:tab w:val="clear" w:pos="340"/>
        <w:tab w:val="left" w:pos="560"/>
        <w:tab w:val="left" w:pos="2880"/>
        <w:tab w:val="left" w:pos="3220"/>
        <w:tab w:val="left" w:pos="5660"/>
        <w:tab w:val="left" w:pos="5980"/>
      </w:tabs>
      <w:ind w:left="0" w:right="0" w:firstLine="0"/>
    </w:pPr>
  </w:style>
  <w:style w:type="paragraph" w:customStyle="1" w:styleId="Note1NB10">
    <w:name w:val="Note 1 NB 1"/>
    <w:basedOn w:val="Note1NB"/>
    <w:pPr>
      <w:tabs>
        <w:tab w:val="left" w:pos="1660"/>
      </w:tabs>
      <w:ind w:left="2080" w:hanging="1100"/>
    </w:pPr>
  </w:style>
  <w:style w:type="paragraph" w:customStyle="1" w:styleId="Note1NB2">
    <w:name w:val="Note 1 NB 2"/>
    <w:basedOn w:val="Note1NB10"/>
    <w:pPr>
      <w:ind w:left="2220" w:hanging="820"/>
    </w:pPr>
  </w:style>
  <w:style w:type="paragraph" w:customStyle="1" w:styleId="tab">
    <w:name w:val="tab."/>
    <w:basedOn w:val="Normal"/>
    <w:pPr>
      <w:tabs>
        <w:tab w:val="left" w:pos="840"/>
        <w:tab w:val="left" w:pos="3260"/>
      </w:tabs>
    </w:pPr>
  </w:style>
  <w:style w:type="paragraph" w:customStyle="1" w:styleId="A1">
    <w:name w:val="A1."/>
    <w:basedOn w:val="Normal"/>
    <w:pPr>
      <w:spacing w:line="240" w:lineRule="atLeast"/>
      <w:ind w:left="780" w:hanging="780"/>
    </w:pPr>
  </w:style>
  <w:style w:type="paragraph" w:customStyle="1" w:styleId="A1a">
    <w:name w:val="A1.a"/>
    <w:basedOn w:val="Normal"/>
    <w:pPr>
      <w:spacing w:line="240" w:lineRule="atLeast"/>
      <w:ind w:left="1120" w:hanging="320"/>
    </w:pPr>
  </w:style>
  <w:style w:type="paragraph" w:customStyle="1" w:styleId="A1a1">
    <w:name w:val="A1.a.1."/>
    <w:basedOn w:val="Normal"/>
    <w:pPr>
      <w:tabs>
        <w:tab w:val="left" w:pos="1120"/>
      </w:tabs>
      <w:spacing w:line="240" w:lineRule="atLeast"/>
      <w:ind w:left="1460" w:hanging="1460"/>
    </w:pPr>
  </w:style>
  <w:style w:type="paragraph" w:customStyle="1" w:styleId="note10">
    <w:name w:val="note 1"/>
    <w:basedOn w:val="Normal"/>
    <w:pPr>
      <w:spacing w:line="240" w:lineRule="atLeast"/>
      <w:ind w:left="820" w:hanging="820"/>
    </w:pPr>
  </w:style>
  <w:style w:type="paragraph" w:customStyle="1" w:styleId="note1a0">
    <w:name w:val="note 1.a."/>
    <w:basedOn w:val="note10"/>
    <w:pPr>
      <w:tabs>
        <w:tab w:val="left" w:pos="840"/>
      </w:tabs>
      <w:ind w:left="1200" w:hanging="1200"/>
    </w:pPr>
  </w:style>
  <w:style w:type="paragraph" w:customStyle="1" w:styleId="A1a1a">
    <w:name w:val="A1.a.1.a."/>
    <w:basedOn w:val="A1a1"/>
    <w:pPr>
      <w:tabs>
        <w:tab w:val="left" w:pos="1440"/>
      </w:tabs>
      <w:ind w:left="1780" w:hanging="1780"/>
    </w:pPr>
  </w:style>
  <w:style w:type="paragraph" w:customStyle="1" w:styleId="A1a1a1">
    <w:name w:val="A1.a.1.a.1."/>
    <w:basedOn w:val="A1a1a"/>
    <w:pPr>
      <w:tabs>
        <w:tab w:val="left" w:pos="1800"/>
      </w:tabs>
      <w:ind w:left="2180" w:hanging="2180"/>
    </w:pPr>
  </w:style>
  <w:style w:type="paragraph" w:customStyle="1" w:styleId="A1a1aNB1">
    <w:name w:val="A1.a.1.a. N.B. 1."/>
    <w:basedOn w:val="Normal"/>
    <w:pPr>
      <w:tabs>
        <w:tab w:val="left" w:pos="1800"/>
      </w:tabs>
      <w:spacing w:line="240" w:lineRule="atLeast"/>
      <w:ind w:left="2600" w:hanging="2600"/>
    </w:pPr>
  </w:style>
  <w:style w:type="paragraph" w:customStyle="1" w:styleId="note1NB11">
    <w:name w:val="note 1. N.B. 1."/>
    <w:basedOn w:val="A1a"/>
    <w:pPr>
      <w:ind w:left="2000" w:hanging="800"/>
    </w:pPr>
  </w:style>
  <w:style w:type="paragraph" w:customStyle="1" w:styleId="note1aNB10">
    <w:name w:val="note 1.a. N.B. 1."/>
    <w:basedOn w:val="note1NB11"/>
  </w:style>
  <w:style w:type="paragraph" w:customStyle="1" w:styleId="text">
    <w:name w:val="text"/>
    <w:basedOn w:val="Normal"/>
    <w:pPr>
      <w:spacing w:line="240" w:lineRule="atLeast"/>
      <w:ind w:firstLine="520"/>
    </w:pPr>
  </w:style>
  <w:style w:type="paragraph" w:customStyle="1" w:styleId="ML1">
    <w:name w:val="ML 1."/>
    <w:basedOn w:val="Normal"/>
    <w:pPr>
      <w:spacing w:line="240" w:lineRule="atLeast"/>
      <w:ind w:left="640" w:hanging="640"/>
    </w:pPr>
  </w:style>
  <w:style w:type="paragraph" w:customStyle="1" w:styleId="ML1a">
    <w:name w:val="ML 1.a."/>
    <w:basedOn w:val="ML1"/>
    <w:pPr>
      <w:tabs>
        <w:tab w:val="left" w:pos="640"/>
      </w:tabs>
      <w:ind w:left="1020" w:hanging="1020"/>
    </w:pPr>
  </w:style>
  <w:style w:type="paragraph" w:customStyle="1" w:styleId="ML1a1">
    <w:name w:val="ML 1.a.1."/>
    <w:basedOn w:val="ML1a"/>
    <w:pPr>
      <w:tabs>
        <w:tab w:val="left" w:pos="1040"/>
      </w:tabs>
      <w:ind w:left="1500" w:hanging="1500"/>
    </w:pPr>
  </w:style>
  <w:style w:type="paragraph" w:customStyle="1" w:styleId="ML1note">
    <w:name w:val="ML 1. note"/>
    <w:basedOn w:val="ML1a"/>
    <w:pPr>
      <w:tabs>
        <w:tab w:val="clear" w:pos="640"/>
      </w:tabs>
      <w:ind w:left="1580" w:hanging="940"/>
    </w:pPr>
  </w:style>
  <w:style w:type="paragraph" w:customStyle="1" w:styleId="MLnote1">
    <w:name w:val="ML note 1."/>
    <w:basedOn w:val="ML1note"/>
    <w:pPr>
      <w:ind w:left="1120" w:hanging="1120"/>
    </w:pPr>
  </w:style>
  <w:style w:type="paragraph" w:customStyle="1" w:styleId="MLnote1a">
    <w:name w:val="ML note 1.a."/>
    <w:basedOn w:val="MLnote1"/>
    <w:pPr>
      <w:ind w:left="1780" w:hanging="640"/>
    </w:pPr>
  </w:style>
  <w:style w:type="paragraph" w:customStyle="1" w:styleId="ML1anote">
    <w:name w:val="ML 1.a. note"/>
    <w:basedOn w:val="ML1a"/>
    <w:pPr>
      <w:tabs>
        <w:tab w:val="left" w:pos="1020"/>
      </w:tabs>
      <w:ind w:left="1660" w:hanging="1660"/>
    </w:pPr>
  </w:style>
  <w:style w:type="paragraph" w:customStyle="1" w:styleId="MLnote1NB">
    <w:name w:val="ML note 1. N.B."/>
    <w:basedOn w:val="Normal"/>
    <w:pPr>
      <w:spacing w:line="240" w:lineRule="atLeast"/>
      <w:ind w:left="1860" w:hanging="740"/>
    </w:pPr>
  </w:style>
  <w:style w:type="paragraph" w:customStyle="1" w:styleId="MLnote1a1">
    <w:name w:val="ML note 1.a.1."/>
    <w:basedOn w:val="MLnote1a"/>
    <w:pPr>
      <w:ind w:left="2260" w:hanging="480"/>
    </w:pPr>
  </w:style>
  <w:style w:type="paragraph" w:customStyle="1" w:styleId="ML1anotesub1">
    <w:name w:val="ML 1.a. note sub 1."/>
    <w:basedOn w:val="ML1anote"/>
    <w:pPr>
      <w:tabs>
        <w:tab w:val="clear" w:pos="640"/>
        <w:tab w:val="clear" w:pos="1020"/>
      </w:tabs>
      <w:ind w:left="2040" w:hanging="380"/>
    </w:pPr>
  </w:style>
  <w:style w:type="paragraph" w:customStyle="1" w:styleId="MLnote1aNB">
    <w:name w:val="ML note 1.a. N.B."/>
    <w:basedOn w:val="MLnote1NB"/>
    <w:pPr>
      <w:ind w:left="2540"/>
    </w:pPr>
  </w:style>
  <w:style w:type="paragraph" w:customStyle="1" w:styleId="MLnote1a1a">
    <w:name w:val="ML note 1.a.1.a."/>
    <w:basedOn w:val="MLnote1a1"/>
    <w:pPr>
      <w:ind w:left="2760"/>
    </w:pPr>
  </w:style>
  <w:style w:type="paragraph" w:customStyle="1" w:styleId="ML1a1a">
    <w:name w:val="ML 1.a.1.a."/>
    <w:basedOn w:val="ML1a1"/>
    <w:pPr>
      <w:tabs>
        <w:tab w:val="left" w:pos="1520"/>
      </w:tabs>
      <w:ind w:left="1920" w:hanging="1920"/>
    </w:pPr>
  </w:style>
  <w:style w:type="paragraph" w:customStyle="1" w:styleId="MLnote1a1NB">
    <w:name w:val="ML note 1.a.1.NB"/>
    <w:basedOn w:val="MLnote1a1a"/>
    <w:pPr>
      <w:ind w:left="2880" w:hanging="600"/>
    </w:pPr>
  </w:style>
  <w:style w:type="paragraph" w:customStyle="1" w:styleId="AELA1">
    <w:name w:val="AEL A1."/>
    <w:basedOn w:val="Normal"/>
    <w:pPr>
      <w:spacing w:line="240" w:lineRule="atLeast"/>
      <w:ind w:left="780" w:hanging="780"/>
    </w:pPr>
  </w:style>
  <w:style w:type="paragraph" w:customStyle="1" w:styleId="AELA1a">
    <w:name w:val="AEL A1.a"/>
    <w:basedOn w:val="Normal"/>
    <w:pPr>
      <w:spacing w:line="240" w:lineRule="atLeast"/>
      <w:ind w:left="1120" w:hanging="320"/>
    </w:pPr>
  </w:style>
  <w:style w:type="paragraph" w:customStyle="1" w:styleId="AELA1a1">
    <w:name w:val="AEL A1.a.1."/>
    <w:basedOn w:val="Normal"/>
    <w:pPr>
      <w:tabs>
        <w:tab w:val="left" w:pos="1120"/>
      </w:tabs>
      <w:spacing w:line="240" w:lineRule="atLeast"/>
      <w:ind w:left="1460" w:hanging="1460"/>
    </w:pPr>
  </w:style>
  <w:style w:type="paragraph" w:customStyle="1" w:styleId="AELnote1">
    <w:name w:val="AEL note 1"/>
    <w:basedOn w:val="Normal"/>
    <w:pPr>
      <w:spacing w:line="240" w:lineRule="atLeast"/>
      <w:ind w:left="820" w:hanging="820"/>
    </w:pPr>
  </w:style>
  <w:style w:type="paragraph" w:customStyle="1" w:styleId="AELnote1a">
    <w:name w:val="AEL note 1.a."/>
    <w:basedOn w:val="AELnote1"/>
    <w:pPr>
      <w:tabs>
        <w:tab w:val="left" w:pos="840"/>
      </w:tabs>
      <w:ind w:left="1200" w:hanging="1200"/>
    </w:pPr>
  </w:style>
  <w:style w:type="paragraph" w:customStyle="1" w:styleId="AELA1a1a">
    <w:name w:val="AEL A1.a.1.a."/>
    <w:basedOn w:val="AELA1a1"/>
    <w:pPr>
      <w:tabs>
        <w:tab w:val="left" w:pos="1440"/>
      </w:tabs>
      <w:ind w:left="1780" w:hanging="1780"/>
    </w:pPr>
  </w:style>
  <w:style w:type="paragraph" w:customStyle="1" w:styleId="AELA1a1a1">
    <w:name w:val="AEL A1.a.1.a.1."/>
    <w:basedOn w:val="AELA1a1a"/>
    <w:pPr>
      <w:tabs>
        <w:tab w:val="left" w:pos="1800"/>
      </w:tabs>
      <w:ind w:left="2180" w:hanging="2180"/>
    </w:pPr>
  </w:style>
  <w:style w:type="paragraph" w:customStyle="1" w:styleId="AELA1a1aNB1">
    <w:name w:val="AEL A1.a.1.a. N.B. 1."/>
    <w:basedOn w:val="Normal"/>
    <w:pPr>
      <w:tabs>
        <w:tab w:val="left" w:pos="1800"/>
      </w:tabs>
      <w:spacing w:line="240" w:lineRule="atLeast"/>
      <w:ind w:left="2600" w:hanging="2600"/>
    </w:pPr>
  </w:style>
  <w:style w:type="paragraph" w:customStyle="1" w:styleId="AELnote1NB1">
    <w:name w:val="AEL note 1. N.B. 1."/>
    <w:basedOn w:val="AELA1a"/>
    <w:pPr>
      <w:ind w:left="2000" w:hanging="800"/>
    </w:pPr>
  </w:style>
  <w:style w:type="paragraph" w:customStyle="1" w:styleId="AELnote1aNB1">
    <w:name w:val="AEL note 1.a. N.B. 1."/>
    <w:basedOn w:val="AELnote1NB1"/>
  </w:style>
  <w:style w:type="paragraph" w:customStyle="1" w:styleId="ICDV1">
    <w:name w:val="IC/DV 1"/>
    <w:basedOn w:val="Normal"/>
    <w:pPr>
      <w:ind w:left="860" w:hanging="860"/>
    </w:pPr>
  </w:style>
  <w:style w:type="paragraph" w:customStyle="1" w:styleId="ICDV1a">
    <w:name w:val="IC/DV 1a"/>
    <w:basedOn w:val="ICDV1"/>
    <w:pPr>
      <w:tabs>
        <w:tab w:val="left" w:pos="860"/>
      </w:tabs>
      <w:ind w:left="1240" w:hanging="1240"/>
    </w:pPr>
  </w:style>
  <w:style w:type="paragraph" w:customStyle="1" w:styleId="3A1b4Note3a">
    <w:name w:val="3.A.1.b .4.Note 3.a"/>
    <w:basedOn w:val="1A1a1note1a"/>
    <w:pPr>
      <w:tabs>
        <w:tab w:val="left" w:pos="3220"/>
      </w:tabs>
      <w:ind w:left="3560" w:right="18" w:hanging="600"/>
    </w:pPr>
    <w:rPr>
      <w:i/>
    </w:rPr>
  </w:style>
  <w:style w:type="paragraph" w:customStyle="1" w:styleId="WhereSi">
    <w:name w:val="Where Si"/>
    <w:basedOn w:val="Note1"/>
    <w:pPr>
      <w:tabs>
        <w:tab w:val="left" w:pos="820"/>
      </w:tabs>
      <w:ind w:left="2040" w:right="18" w:hanging="2040"/>
    </w:pPr>
  </w:style>
  <w:style w:type="paragraph" w:customStyle="1" w:styleId="A1aNote">
    <w:name w:val="A.1.a.Note"/>
    <w:basedOn w:val="Normal"/>
    <w:pPr>
      <w:tabs>
        <w:tab w:val="left" w:pos="300"/>
        <w:tab w:val="left" w:pos="640"/>
        <w:tab w:val="left" w:pos="960"/>
        <w:tab w:val="left" w:pos="1240"/>
        <w:tab w:val="right" w:pos="8360"/>
      </w:tabs>
      <w:spacing w:line="240" w:lineRule="atLeast"/>
      <w:ind w:left="2000" w:hanging="1996"/>
      <w:jc w:val="both"/>
    </w:pPr>
    <w:rPr>
      <w:sz w:val="20"/>
    </w:rPr>
  </w:style>
  <w:style w:type="paragraph" w:customStyle="1" w:styleId="1ANote1NB">
    <w:name w:val="1.A Note 1.NB"/>
    <w:basedOn w:val="1Anote1"/>
    <w:pPr>
      <w:ind w:left="2060" w:hanging="620"/>
    </w:pPr>
  </w:style>
  <w:style w:type="paragraph" w:customStyle="1" w:styleId="1A1NoteNB0">
    <w:name w:val="1.A.1.Note NB"/>
    <w:basedOn w:val="1ANote1NB"/>
    <w:pPr>
      <w:tabs>
        <w:tab w:val="left" w:pos="1940"/>
      </w:tabs>
      <w:ind w:left="2560" w:hanging="2520"/>
    </w:pPr>
  </w:style>
  <w:style w:type="paragraph" w:customStyle="1" w:styleId="A1a10">
    <w:name w:val="A.1.a.1."/>
    <w:basedOn w:val="Normal"/>
    <w:pPr>
      <w:tabs>
        <w:tab w:val="left" w:pos="300"/>
        <w:tab w:val="left" w:pos="700"/>
        <w:tab w:val="left" w:pos="960"/>
        <w:tab w:val="left" w:pos="1260"/>
      </w:tabs>
      <w:spacing w:line="240" w:lineRule="atLeast"/>
      <w:ind w:left="1580" w:hanging="1576"/>
    </w:pPr>
    <w:rPr>
      <w:sz w:val="20"/>
    </w:rPr>
  </w:style>
  <w:style w:type="paragraph" w:customStyle="1" w:styleId="A1a1a0">
    <w:name w:val="A.1.a.1.a."/>
    <w:basedOn w:val="A1a10"/>
    <w:pPr>
      <w:tabs>
        <w:tab w:val="left" w:pos="1580"/>
      </w:tabs>
      <w:ind w:left="1880" w:hanging="1876"/>
    </w:pPr>
  </w:style>
  <w:style w:type="paragraph" w:customStyle="1" w:styleId="A1a1a10">
    <w:name w:val="A.1.a.1.a.1."/>
    <w:basedOn w:val="A1a10"/>
    <w:pPr>
      <w:tabs>
        <w:tab w:val="left" w:pos="1580"/>
        <w:tab w:val="left" w:pos="1860"/>
      </w:tabs>
      <w:ind w:left="2180" w:hanging="2176"/>
    </w:pPr>
  </w:style>
  <w:style w:type="paragraph" w:customStyle="1" w:styleId="A1a1a1a">
    <w:name w:val="A.1.a.1.a.1.a."/>
    <w:basedOn w:val="A1a1a10"/>
    <w:pPr>
      <w:tabs>
        <w:tab w:val="left" w:pos="2180"/>
      </w:tabs>
      <w:ind w:left="2480" w:hanging="2476"/>
    </w:pPr>
  </w:style>
  <w:style w:type="paragraph" w:customStyle="1" w:styleId="A1a1Note1">
    <w:name w:val="A.1.a.1.Note 1"/>
    <w:basedOn w:val="A1a10"/>
    <w:pPr>
      <w:tabs>
        <w:tab w:val="left" w:pos="1580"/>
        <w:tab w:val="left" w:pos="2420"/>
      </w:tabs>
      <w:ind w:left="2720" w:hanging="2716"/>
    </w:pPr>
  </w:style>
  <w:style w:type="paragraph" w:customStyle="1" w:styleId="A1a1aNotes1">
    <w:name w:val="A.1.a.1.a.Notes 1"/>
    <w:basedOn w:val="A1a1a10"/>
    <w:pPr>
      <w:tabs>
        <w:tab w:val="left" w:pos="2680"/>
      </w:tabs>
      <w:ind w:left="3020" w:hanging="3016"/>
    </w:pPr>
  </w:style>
  <w:style w:type="paragraph" w:customStyle="1" w:styleId="A1a1a1Notes">
    <w:name w:val="A.1.a.1.a.1.Notes"/>
    <w:basedOn w:val="Normal"/>
    <w:pPr>
      <w:tabs>
        <w:tab w:val="left" w:pos="700"/>
        <w:tab w:val="left" w:pos="840"/>
        <w:tab w:val="left" w:pos="1400"/>
        <w:tab w:val="left" w:pos="1720"/>
        <w:tab w:val="left" w:pos="2120"/>
        <w:tab w:val="left" w:pos="2460"/>
        <w:tab w:val="left" w:pos="2800"/>
        <w:tab w:val="left" w:pos="3160"/>
        <w:tab w:val="left" w:pos="3300"/>
      </w:tabs>
      <w:spacing w:line="240" w:lineRule="atLeast"/>
      <w:ind w:left="3620" w:hanging="3616"/>
    </w:pPr>
  </w:style>
  <w:style w:type="paragraph" w:customStyle="1" w:styleId="A">
    <w:name w:val="A."/>
    <w:basedOn w:val="Normal"/>
    <w:pPr>
      <w:tabs>
        <w:tab w:val="left" w:pos="300"/>
        <w:tab w:val="left" w:pos="700"/>
      </w:tabs>
      <w:spacing w:line="240" w:lineRule="atLeast"/>
      <w:ind w:left="20" w:firstLine="4"/>
    </w:pPr>
    <w:rPr>
      <w:sz w:val="20"/>
    </w:rPr>
  </w:style>
  <w:style w:type="paragraph" w:customStyle="1" w:styleId="A1a0">
    <w:name w:val="A.1.a."/>
    <w:basedOn w:val="Normal"/>
    <w:pPr>
      <w:tabs>
        <w:tab w:val="left" w:pos="300"/>
        <w:tab w:val="left" w:pos="700"/>
        <w:tab w:val="left" w:pos="960"/>
      </w:tabs>
      <w:spacing w:line="240" w:lineRule="atLeast"/>
      <w:ind w:left="1240" w:hanging="1236"/>
    </w:pPr>
    <w:rPr>
      <w:sz w:val="20"/>
    </w:rPr>
  </w:style>
  <w:style w:type="paragraph" w:customStyle="1" w:styleId="A10">
    <w:name w:val="A.1."/>
    <w:basedOn w:val="A"/>
    <w:pPr>
      <w:ind w:left="960" w:hanging="956"/>
    </w:pPr>
  </w:style>
  <w:style w:type="paragraph" w:customStyle="1" w:styleId="Notes1">
    <w:name w:val="Notes 1"/>
    <w:basedOn w:val="A"/>
    <w:pPr>
      <w:tabs>
        <w:tab w:val="left" w:pos="1180"/>
      </w:tabs>
      <w:ind w:left="1500" w:hanging="1496"/>
    </w:pPr>
  </w:style>
  <w:style w:type="paragraph" w:customStyle="1" w:styleId="1A1Note1NB">
    <w:name w:val="1.A.1.Note 1 N.B."/>
    <w:basedOn w:val="1A1anote1"/>
    <w:pPr>
      <w:tabs>
        <w:tab w:val="left" w:pos="2380"/>
      </w:tabs>
      <w:ind w:left="3200" w:hanging="1600"/>
    </w:pPr>
  </w:style>
  <w:style w:type="paragraph" w:customStyle="1" w:styleId="1A1aNote1NB0">
    <w:name w:val="1.A.1.a. Note 1 N.B."/>
    <w:basedOn w:val="1A1Note1NB"/>
  </w:style>
  <w:style w:type="paragraph" w:customStyle="1" w:styleId="1A1aNote1NB1">
    <w:name w:val="1.A.1.a.Note 1 NB1"/>
    <w:basedOn w:val="1A1aNote1NB0"/>
  </w:style>
  <w:style w:type="paragraph" w:customStyle="1" w:styleId="a0">
    <w:name w:val="( )"/>
    <w:basedOn w:val="A10"/>
    <w:pPr>
      <w:tabs>
        <w:tab w:val="clear" w:pos="300"/>
      </w:tabs>
      <w:ind w:left="300" w:hanging="296"/>
    </w:pPr>
  </w:style>
  <w:style w:type="paragraph" w:customStyle="1" w:styleId="ANote">
    <w:name w:val="A.Note"/>
    <w:basedOn w:val="A"/>
    <w:pPr>
      <w:ind w:left="1400" w:hanging="1396"/>
    </w:pPr>
  </w:style>
  <w:style w:type="paragraph" w:customStyle="1" w:styleId="A1NB">
    <w:name w:val="A.1.NB"/>
    <w:basedOn w:val="A10"/>
    <w:pPr>
      <w:tabs>
        <w:tab w:val="left" w:pos="960"/>
      </w:tabs>
      <w:ind w:left="1600" w:hanging="1596"/>
    </w:pPr>
  </w:style>
  <w:style w:type="paragraph" w:customStyle="1" w:styleId="A1aNotea">
    <w:name w:val="A.1.a.Note a."/>
    <w:basedOn w:val="A1a0"/>
    <w:pPr>
      <w:tabs>
        <w:tab w:val="left" w:pos="1240"/>
        <w:tab w:val="left" w:pos="1880"/>
      </w:tabs>
      <w:ind w:left="2180" w:hanging="2176"/>
    </w:pPr>
  </w:style>
  <w:style w:type="paragraph" w:customStyle="1" w:styleId="A1a1a1Note">
    <w:name w:val="A.1.a.1.a.1.Note"/>
    <w:basedOn w:val="A1a1a10"/>
    <w:pPr>
      <w:tabs>
        <w:tab w:val="left" w:pos="2180"/>
      </w:tabs>
      <w:ind w:left="2940" w:hanging="2936"/>
    </w:pPr>
  </w:style>
  <w:style w:type="paragraph" w:customStyle="1" w:styleId="A1a1a1a1">
    <w:name w:val="A.1.a.1.a.1.a.1."/>
    <w:basedOn w:val="A1a1a1a"/>
    <w:pPr>
      <w:tabs>
        <w:tab w:val="left" w:pos="2460"/>
      </w:tabs>
      <w:ind w:left="2760" w:hanging="2756"/>
    </w:pPr>
  </w:style>
  <w:style w:type="paragraph" w:customStyle="1" w:styleId="A1a1a1a1a">
    <w:name w:val="A.1.a.1.a.1.a.1.a."/>
    <w:basedOn w:val="Normal"/>
    <w:pPr>
      <w:tabs>
        <w:tab w:val="left" w:pos="300"/>
        <w:tab w:val="left" w:pos="640"/>
        <w:tab w:val="left" w:pos="960"/>
        <w:tab w:val="left" w:pos="1260"/>
        <w:tab w:val="left" w:pos="1580"/>
        <w:tab w:val="left" w:pos="1860"/>
        <w:tab w:val="left" w:pos="2180"/>
        <w:tab w:val="left" w:pos="2460"/>
        <w:tab w:val="left" w:pos="2800"/>
        <w:tab w:val="right" w:pos="8360"/>
      </w:tabs>
      <w:spacing w:line="240" w:lineRule="atLeast"/>
      <w:ind w:left="3100" w:hanging="3096"/>
    </w:pPr>
    <w:rPr>
      <w:sz w:val="20"/>
      <w:u w:val="single"/>
    </w:rPr>
  </w:style>
  <w:style w:type="paragraph" w:customStyle="1" w:styleId="A1a1a1a1NB">
    <w:name w:val="A.1.a.1.a.1.a.1.NB"/>
    <w:basedOn w:val="A1a1a1a1a"/>
    <w:pPr>
      <w:tabs>
        <w:tab w:val="left" w:pos="3080"/>
      </w:tabs>
      <w:ind w:left="3420" w:hanging="3416"/>
    </w:pPr>
  </w:style>
  <w:style w:type="paragraph" w:customStyle="1" w:styleId="A1a1Note1a1">
    <w:name w:val="A.1.a.1.Note 1.a.1."/>
    <w:basedOn w:val="A1a1Note1a"/>
    <w:pPr>
      <w:tabs>
        <w:tab w:val="left" w:pos="3060"/>
      </w:tabs>
      <w:ind w:left="3400" w:hanging="3396"/>
    </w:pPr>
  </w:style>
  <w:style w:type="paragraph" w:customStyle="1" w:styleId="A1a1Note1a">
    <w:name w:val="A.1.a.1.Note 1.a."/>
    <w:basedOn w:val="A1a1Note1"/>
    <w:pPr>
      <w:tabs>
        <w:tab w:val="left" w:pos="2740"/>
      </w:tabs>
      <w:ind w:left="3060" w:hanging="3056"/>
    </w:pPr>
  </w:style>
  <w:style w:type="paragraph" w:customStyle="1" w:styleId="ANOTES1">
    <w:name w:val="A. NOTES: 1."/>
    <w:basedOn w:val="A"/>
    <w:pPr>
      <w:tabs>
        <w:tab w:val="left" w:pos="1860"/>
      </w:tabs>
      <w:ind w:left="1660" w:hanging="1636"/>
    </w:pPr>
  </w:style>
  <w:style w:type="paragraph" w:customStyle="1" w:styleId="Notes1a">
    <w:name w:val="Notes 1.a."/>
    <w:basedOn w:val="Notes1"/>
    <w:pPr>
      <w:tabs>
        <w:tab w:val="left" w:pos="1520"/>
      </w:tabs>
      <w:ind w:left="1800" w:hanging="1796"/>
    </w:pPr>
  </w:style>
  <w:style w:type="paragraph" w:customStyle="1" w:styleId="Notes1a1">
    <w:name w:val="Notes 1.a.1."/>
    <w:basedOn w:val="Notes1a"/>
    <w:pPr>
      <w:tabs>
        <w:tab w:val="left" w:pos="1800"/>
      </w:tabs>
      <w:ind w:left="2140" w:hanging="2136"/>
    </w:pPr>
  </w:style>
  <w:style w:type="paragraph" w:customStyle="1" w:styleId="A1a1Note">
    <w:name w:val="A.1.a.1.Note"/>
    <w:basedOn w:val="A1a1Note1"/>
    <w:pPr>
      <w:tabs>
        <w:tab w:val="clear" w:pos="2420"/>
      </w:tabs>
      <w:ind w:left="2320" w:hanging="2296"/>
    </w:pPr>
  </w:style>
  <w:style w:type="paragraph" w:customStyle="1" w:styleId="A1Notes1">
    <w:name w:val="A.1.Notes 1"/>
    <w:basedOn w:val="A10"/>
    <w:pPr>
      <w:tabs>
        <w:tab w:val="left" w:pos="980"/>
        <w:tab w:val="left" w:pos="1840"/>
      </w:tabs>
      <w:ind w:left="2180" w:hanging="2176"/>
    </w:pPr>
  </w:style>
  <w:style w:type="paragraph" w:customStyle="1" w:styleId="A1aNotes1a">
    <w:name w:val="A.1.a.Notes 1.a."/>
    <w:basedOn w:val="A1aNotea"/>
    <w:pPr>
      <w:pBdr>
        <w:top w:val="single" w:sz="6" w:space="1" w:color="auto"/>
        <w:left w:val="single" w:sz="6" w:space="1" w:color="auto"/>
        <w:bottom w:val="single" w:sz="6" w:space="1" w:color="auto"/>
        <w:right w:val="single" w:sz="6" w:space="1" w:color="auto"/>
      </w:pBdr>
      <w:tabs>
        <w:tab w:val="left" w:pos="2180"/>
      </w:tabs>
      <w:ind w:left="2460" w:hanging="2456"/>
    </w:pPr>
    <w:rPr>
      <w:i/>
    </w:rPr>
  </w:style>
  <w:style w:type="paragraph" w:customStyle="1" w:styleId="A1aNotes1">
    <w:name w:val="A.1.a.Notes 1"/>
    <w:basedOn w:val="A1aNote"/>
    <w:pPr>
      <w:tabs>
        <w:tab w:val="clear" w:pos="640"/>
        <w:tab w:val="clear" w:pos="1240"/>
        <w:tab w:val="clear" w:pos="8360"/>
        <w:tab w:val="left" w:pos="700"/>
        <w:tab w:val="left" w:pos="1980"/>
      </w:tabs>
      <w:ind w:left="2260" w:hanging="2256"/>
      <w:jc w:val="left"/>
    </w:pPr>
  </w:style>
  <w:style w:type="paragraph" w:customStyle="1" w:styleId="A1aNote0">
    <w:name w:val="A.1.a.Note"/>
    <w:basedOn w:val="A1a0"/>
    <w:pPr>
      <w:tabs>
        <w:tab w:val="clear" w:pos="300"/>
        <w:tab w:val="clear" w:pos="960"/>
        <w:tab w:val="left" w:pos="840"/>
        <w:tab w:val="left" w:pos="1400"/>
        <w:tab w:val="left" w:pos="1720"/>
        <w:tab w:val="left" w:pos="2120"/>
      </w:tabs>
      <w:ind w:left="2880" w:hanging="2876"/>
    </w:pPr>
    <w:rPr>
      <w:sz w:val="24"/>
    </w:rPr>
  </w:style>
  <w:style w:type="paragraph" w:customStyle="1" w:styleId="A1a1a1a1aNB">
    <w:name w:val="A.1.a.1.a.1.a.1.a.NB"/>
    <w:basedOn w:val="A1a1a1a1a"/>
    <w:pPr>
      <w:tabs>
        <w:tab w:val="clear" w:pos="300"/>
        <w:tab w:val="clear" w:pos="640"/>
        <w:tab w:val="clear" w:pos="960"/>
        <w:tab w:val="clear" w:pos="1260"/>
        <w:tab w:val="clear" w:pos="1580"/>
        <w:tab w:val="clear" w:pos="1860"/>
        <w:tab w:val="clear" w:pos="2180"/>
        <w:tab w:val="clear" w:pos="8360"/>
        <w:tab w:val="left" w:pos="840"/>
        <w:tab w:val="left" w:pos="1400"/>
        <w:tab w:val="left" w:pos="1720"/>
        <w:tab w:val="left" w:pos="2120"/>
        <w:tab w:val="left" w:pos="3160"/>
        <w:tab w:val="left" w:pos="3540"/>
        <w:tab w:val="left" w:pos="3900"/>
        <w:tab w:val="left" w:pos="4240"/>
      </w:tabs>
      <w:ind w:left="4800" w:hanging="4796"/>
    </w:pPr>
    <w:rPr>
      <w:sz w:val="24"/>
      <w:u w:val="none"/>
    </w:rPr>
  </w:style>
  <w:style w:type="paragraph" w:customStyle="1" w:styleId="A1a1a1Not1a">
    <w:name w:val="A.1.a.1.a.1.Not.1.a."/>
    <w:basedOn w:val="Normal"/>
    <w:pPr>
      <w:tabs>
        <w:tab w:val="left" w:pos="840"/>
        <w:tab w:val="left" w:pos="1400"/>
        <w:tab w:val="left" w:pos="1720"/>
        <w:tab w:val="left" w:pos="2120"/>
        <w:tab w:val="left" w:pos="2460"/>
        <w:tab w:val="left" w:pos="2800"/>
        <w:tab w:val="left" w:pos="3160"/>
        <w:tab w:val="left" w:pos="3300"/>
        <w:tab w:val="left" w:pos="3620"/>
      </w:tabs>
      <w:spacing w:line="240" w:lineRule="atLeast"/>
      <w:ind w:left="3960" w:hanging="3936"/>
    </w:pPr>
  </w:style>
  <w:style w:type="paragraph" w:customStyle="1" w:styleId="A1a1a1Not1a1">
    <w:name w:val="A.1.a.1.a.1.Not.1.a.1."/>
    <w:basedOn w:val="A1a1a1Not1a"/>
    <w:pPr>
      <w:tabs>
        <w:tab w:val="left" w:pos="3960"/>
      </w:tabs>
      <w:ind w:left="4380" w:hanging="4356"/>
    </w:pPr>
  </w:style>
  <w:style w:type="paragraph" w:customStyle="1" w:styleId="ETCat2">
    <w:name w:val="ET Cat 2"/>
    <w:basedOn w:val="Normal"/>
    <w:pPr>
      <w:tabs>
        <w:tab w:val="left" w:pos="840"/>
        <w:tab w:val="left" w:pos="1200"/>
        <w:tab w:val="left" w:pos="1560"/>
        <w:tab w:val="left" w:pos="1680"/>
        <w:tab w:val="left" w:pos="1800"/>
        <w:tab w:val="left" w:pos="1920"/>
        <w:tab w:val="left" w:pos="2040"/>
        <w:tab w:val="left" w:pos="2160"/>
        <w:tab w:val="left" w:pos="2280"/>
        <w:tab w:val="left" w:pos="2400"/>
        <w:tab w:val="left" w:pos="2520"/>
        <w:tab w:val="left" w:pos="2640"/>
        <w:tab w:val="left" w:pos="2760"/>
        <w:tab w:val="left" w:pos="2880"/>
        <w:tab w:val="left" w:pos="3000"/>
        <w:tab w:val="left" w:pos="3120"/>
        <w:tab w:val="left" w:pos="3240"/>
        <w:tab w:val="left" w:pos="3360"/>
        <w:tab w:val="left" w:pos="3480"/>
      </w:tabs>
      <w:spacing w:line="240" w:lineRule="atLeast"/>
      <w:ind w:left="1920" w:hanging="1920"/>
    </w:pPr>
    <w:rPr>
      <w:sz w:val="20"/>
    </w:rPr>
  </w:style>
  <w:style w:type="paragraph" w:customStyle="1" w:styleId="Notes1a1a">
    <w:name w:val="Notes 1.a.1.a."/>
    <w:basedOn w:val="Notes1a1"/>
    <w:pPr>
      <w:tabs>
        <w:tab w:val="left" w:pos="2180"/>
      </w:tabs>
      <w:ind w:left="2480" w:hanging="2476"/>
    </w:pPr>
  </w:style>
  <w:style w:type="paragraph" w:customStyle="1" w:styleId="DEF">
    <w:name w:val="DEF"/>
    <w:basedOn w:val="A"/>
    <w:pPr>
      <w:tabs>
        <w:tab w:val="left" w:pos="2420"/>
      </w:tabs>
      <w:ind w:left="1380" w:hanging="1356"/>
    </w:pPr>
  </w:style>
  <w:style w:type="paragraph" w:customStyle="1" w:styleId="NB1">
    <w:name w:val="N.B.1."/>
    <w:basedOn w:val="A"/>
    <w:pPr>
      <w:tabs>
        <w:tab w:val="clear" w:pos="700"/>
        <w:tab w:val="left" w:pos="900"/>
        <w:tab w:val="left" w:pos="1360"/>
      </w:tabs>
      <w:ind w:left="2200" w:hanging="2176"/>
    </w:pPr>
  </w:style>
  <w:style w:type="paragraph" w:customStyle="1" w:styleId="indent1">
    <w:name w:val="indent 1"/>
    <w:basedOn w:val="Normal"/>
    <w:pPr>
      <w:ind w:left="520" w:hanging="520"/>
      <w:jc w:val="both"/>
    </w:pPr>
  </w:style>
  <w:style w:type="paragraph" w:customStyle="1" w:styleId="Notes10">
    <w:name w:val="Notes:10."/>
    <w:basedOn w:val="Normal"/>
    <w:pPr>
      <w:tabs>
        <w:tab w:val="left" w:pos="300"/>
        <w:tab w:val="left" w:pos="640"/>
        <w:tab w:val="left" w:pos="840"/>
        <w:tab w:val="right" w:pos="8360"/>
      </w:tabs>
      <w:spacing w:line="240" w:lineRule="atLeast"/>
      <w:ind w:left="1260" w:hanging="1256"/>
    </w:pPr>
    <w:rPr>
      <w:sz w:val="20"/>
    </w:rPr>
  </w:style>
  <w:style w:type="paragraph" w:customStyle="1" w:styleId="A1aNotea1">
    <w:name w:val="A.1.a.Note:a.1."/>
    <w:basedOn w:val="A1aNotea"/>
    <w:pPr>
      <w:tabs>
        <w:tab w:val="clear" w:pos="700"/>
        <w:tab w:val="clear" w:pos="1880"/>
        <w:tab w:val="left" w:pos="640"/>
        <w:tab w:val="left" w:pos="2680"/>
        <w:tab w:val="right" w:pos="8400"/>
      </w:tabs>
      <w:ind w:left="2340" w:hanging="2336"/>
    </w:pPr>
  </w:style>
  <w:style w:type="paragraph" w:customStyle="1" w:styleId="A1aNotea10">
    <w:name w:val="A.1.a.Note:a.10."/>
    <w:basedOn w:val="A1aNotea1"/>
    <w:pPr>
      <w:ind w:left="2260" w:hanging="2256"/>
    </w:pPr>
  </w:style>
  <w:style w:type="paragraph" w:customStyle="1" w:styleId="Basdepage">
    <w:name w:val="Bas de page"/>
    <w:basedOn w:val="A"/>
    <w:pPr>
      <w:tabs>
        <w:tab w:val="clear" w:pos="700"/>
        <w:tab w:val="right" w:pos="8360"/>
      </w:tabs>
      <w:ind w:left="640" w:hanging="616"/>
    </w:pPr>
    <w:rPr>
      <w:b/>
    </w:rPr>
  </w:style>
  <w:style w:type="paragraph" w:customStyle="1" w:styleId="A1a1aNote">
    <w:name w:val="A.1.a.1.a.Note"/>
    <w:basedOn w:val="A1a1aNotes1"/>
    <w:pPr>
      <w:tabs>
        <w:tab w:val="clear" w:pos="700"/>
        <w:tab w:val="clear" w:pos="2680"/>
        <w:tab w:val="left" w:pos="640"/>
        <w:tab w:val="left" w:pos="2480"/>
      </w:tabs>
      <w:ind w:left="2600" w:hanging="2596"/>
    </w:pPr>
  </w:style>
  <w:style w:type="paragraph" w:customStyle="1" w:styleId="A1a1NoteGras">
    <w:name w:val="A.1.a.1.Note Gras"/>
    <w:basedOn w:val="Normal"/>
    <w:pPr>
      <w:tabs>
        <w:tab w:val="left" w:pos="300"/>
        <w:tab w:val="left" w:pos="640"/>
        <w:tab w:val="left" w:pos="960"/>
        <w:tab w:val="left" w:pos="1260"/>
        <w:tab w:val="left" w:pos="1580"/>
        <w:tab w:val="left" w:pos="1860"/>
        <w:tab w:val="left" w:pos="2120"/>
      </w:tabs>
      <w:spacing w:line="240" w:lineRule="atLeast"/>
      <w:ind w:left="2720" w:hanging="2716"/>
    </w:pPr>
    <w:rPr>
      <w:b/>
      <w:sz w:val="20"/>
    </w:rPr>
  </w:style>
  <w:style w:type="paragraph" w:customStyle="1" w:styleId="Notes10a">
    <w:name w:val="Notes: 10.a."/>
    <w:basedOn w:val="Notes1a"/>
    <w:pPr>
      <w:tabs>
        <w:tab w:val="clear" w:pos="700"/>
        <w:tab w:val="clear" w:pos="1180"/>
        <w:tab w:val="clear" w:pos="1520"/>
        <w:tab w:val="left" w:pos="640"/>
        <w:tab w:val="left" w:pos="1260"/>
        <w:tab w:val="right" w:pos="8360"/>
      </w:tabs>
      <w:ind w:left="1540" w:hanging="1516"/>
    </w:pPr>
  </w:style>
  <w:style w:type="paragraph" w:customStyle="1" w:styleId="Notes10a1">
    <w:name w:val="Notes: 10.a.1."/>
    <w:basedOn w:val="Notes10a"/>
    <w:pPr>
      <w:tabs>
        <w:tab w:val="clear" w:pos="1260"/>
        <w:tab w:val="left" w:pos="1540"/>
      </w:tabs>
      <w:ind w:left="1860" w:hanging="1836"/>
    </w:pPr>
  </w:style>
  <w:style w:type="paragraph" w:customStyle="1" w:styleId="Notes10a1a">
    <w:name w:val="Notes 10.a.1.a."/>
    <w:basedOn w:val="Notes10a1"/>
    <w:pPr>
      <w:tabs>
        <w:tab w:val="left" w:pos="1860"/>
      </w:tabs>
      <w:ind w:left="2140" w:hanging="2116"/>
    </w:pPr>
  </w:style>
  <w:style w:type="paragraph" w:customStyle="1" w:styleId="AccordsInter">
    <w:name w:val="Accords Inter."/>
    <w:basedOn w:val="A"/>
    <w:pPr>
      <w:tabs>
        <w:tab w:val="clear" w:pos="700"/>
        <w:tab w:val="left" w:pos="640"/>
        <w:tab w:val="right" w:pos="8360"/>
      </w:tabs>
      <w:ind w:left="960" w:hanging="936"/>
    </w:pPr>
  </w:style>
  <w:style w:type="paragraph" w:customStyle="1" w:styleId="DEF0">
    <w:name w:val="DEF."/>
    <w:basedOn w:val="A"/>
    <w:pPr>
      <w:tabs>
        <w:tab w:val="right" w:pos="8360"/>
      </w:tabs>
      <w:ind w:left="1160" w:hanging="1136"/>
    </w:pPr>
    <w:rPr>
      <w:sz w:val="24"/>
    </w:rPr>
  </w:style>
  <w:style w:type="paragraph" w:customStyle="1" w:styleId="DEFNB">
    <w:name w:val="DEF. N.B."/>
    <w:basedOn w:val="DEF0"/>
    <w:pPr>
      <w:tabs>
        <w:tab w:val="clear" w:pos="700"/>
        <w:tab w:val="left" w:pos="900"/>
        <w:tab w:val="left" w:pos="1180"/>
      </w:tabs>
      <w:ind w:left="1840" w:hanging="1816"/>
    </w:pPr>
  </w:style>
  <w:style w:type="paragraph" w:customStyle="1" w:styleId="DEFa">
    <w:name w:val="DEF. a."/>
    <w:basedOn w:val="DEF0"/>
    <w:pPr>
      <w:tabs>
        <w:tab w:val="left" w:pos="1200"/>
      </w:tabs>
      <w:ind w:left="1520" w:hanging="1496"/>
    </w:pPr>
  </w:style>
  <w:style w:type="paragraph" w:customStyle="1" w:styleId="para">
    <w:name w:val="para"/>
    <w:basedOn w:val="Normal"/>
    <w:pPr>
      <w:ind w:left="340" w:hanging="340"/>
    </w:pPr>
  </w:style>
  <w:style w:type="paragraph" w:customStyle="1" w:styleId="para2">
    <w:name w:val="para 2"/>
    <w:basedOn w:val="para"/>
    <w:pPr>
      <w:tabs>
        <w:tab w:val="left" w:pos="360"/>
      </w:tabs>
      <w:ind w:left="720" w:hanging="720"/>
    </w:pPr>
  </w:style>
  <w:style w:type="paragraph" w:customStyle="1" w:styleId="Texte">
    <w:name w:val="Texte"/>
    <w:basedOn w:val="Normal"/>
    <w:pPr>
      <w:tabs>
        <w:tab w:val="left" w:pos="1720"/>
      </w:tabs>
    </w:pPr>
  </w:style>
  <w:style w:type="paragraph" w:customStyle="1" w:styleId="Modifs">
    <w:name w:val="Modifs."/>
    <w:basedOn w:val="Normal"/>
    <w:pPr>
      <w:tabs>
        <w:tab w:val="left" w:pos="1700"/>
      </w:tabs>
      <w:ind w:left="1880" w:hanging="1880"/>
    </w:pPr>
  </w:style>
  <w:style w:type="paragraph" w:customStyle="1" w:styleId="Note">
    <w:name w:val="Note"/>
    <w:basedOn w:val="Bodyofdoc"/>
    <w:pPr>
      <w:tabs>
        <w:tab w:val="clear" w:pos="1440"/>
        <w:tab w:val="left" w:pos="720"/>
      </w:tabs>
    </w:pPr>
  </w:style>
  <w:style w:type="paragraph" w:customStyle="1" w:styleId="Notetext">
    <w:name w:val="Note text"/>
    <w:basedOn w:val="Note"/>
    <w:pPr>
      <w:ind w:left="720" w:hanging="720"/>
    </w:pPr>
  </w:style>
  <w:style w:type="paragraph" w:customStyle="1" w:styleId="11">
    <w:name w:val="1.1"/>
    <w:basedOn w:val="Bodyofdoc"/>
    <w:pPr>
      <w:ind w:left="720" w:hanging="720"/>
    </w:pPr>
  </w:style>
  <w:style w:type="paragraph" w:customStyle="1" w:styleId="Note61a">
    <w:name w:val="Note 6.1.a."/>
    <w:basedOn w:val="Note"/>
    <w:pPr>
      <w:ind w:left="1260" w:hanging="1260"/>
    </w:pPr>
  </w:style>
  <w:style w:type="paragraph" w:customStyle="1" w:styleId="Formule">
    <w:name w:val="Formule"/>
    <w:basedOn w:val="Note1"/>
    <w:pPr>
      <w:tabs>
        <w:tab w:val="left" w:pos="980"/>
      </w:tabs>
      <w:ind w:left="2140" w:hanging="2140"/>
    </w:pPr>
  </w:style>
  <w:style w:type="paragraph" w:customStyle="1" w:styleId="DfCat6">
    <w:name w:val="Déf. Cat.6"/>
    <w:basedOn w:val="Dfinition"/>
    <w:pPr>
      <w:tabs>
        <w:tab w:val="left" w:pos="1160"/>
      </w:tabs>
      <w:ind w:left="2560" w:hanging="2560"/>
    </w:pPr>
  </w:style>
  <w:style w:type="paragraph" w:customStyle="1" w:styleId="conclusions">
    <w:name w:val="conclusions"/>
    <w:basedOn w:val="Bodyofdoc"/>
    <w:pPr>
      <w:tabs>
        <w:tab w:val="clear" w:pos="1440"/>
        <w:tab w:val="left" w:pos="280"/>
        <w:tab w:val="left" w:pos="2060"/>
      </w:tabs>
      <w:ind w:left="760" w:hanging="760"/>
    </w:pPr>
    <w:rPr>
      <w:rFonts w:ascii="Arial" w:hAnsi="Arial"/>
    </w:rPr>
  </w:style>
  <w:style w:type="paragraph" w:customStyle="1" w:styleId="Nadine1">
    <w:name w:val="Nadine 1"/>
    <w:basedOn w:val="1A1a1"/>
    <w:pPr>
      <w:tabs>
        <w:tab w:val="clear" w:pos="1582"/>
        <w:tab w:val="left" w:pos="2060"/>
      </w:tabs>
      <w:ind w:left="2960" w:hanging="2960"/>
    </w:pPr>
  </w:style>
  <w:style w:type="paragraph" w:customStyle="1" w:styleId="traitvert">
    <w:name w:val="trait vert."/>
    <w:basedOn w:val="Normal"/>
    <w:pPr>
      <w:tabs>
        <w:tab w:val="bar" w:pos="980"/>
      </w:tabs>
    </w:pPr>
  </w:style>
  <w:style w:type="paragraph" w:customStyle="1" w:styleId="AnnexB">
    <w:name w:val="Annex B"/>
    <w:basedOn w:val="Normal"/>
    <w:pPr>
      <w:ind w:left="720"/>
    </w:pPr>
  </w:style>
  <w:style w:type="paragraph" w:customStyle="1" w:styleId="AnnexB1">
    <w:name w:val="Annex B 1"/>
    <w:basedOn w:val="Normal"/>
    <w:pPr>
      <w:tabs>
        <w:tab w:val="left" w:pos="340"/>
        <w:tab w:val="left" w:pos="1200"/>
        <w:tab w:val="left" w:pos="1560"/>
        <w:tab w:val="left" w:pos="1680"/>
        <w:tab w:val="left" w:pos="2540"/>
        <w:tab w:val="left" w:pos="2660"/>
        <w:tab w:val="left" w:pos="2780"/>
        <w:tab w:val="left" w:pos="2900"/>
        <w:tab w:val="left" w:pos="3020"/>
        <w:tab w:val="left" w:pos="3140"/>
        <w:tab w:val="left" w:pos="3260"/>
      </w:tabs>
      <w:ind w:left="720" w:hanging="720"/>
    </w:pPr>
  </w:style>
  <w:style w:type="paragraph" w:customStyle="1" w:styleId="AnnexB2">
    <w:name w:val="Annex B 2"/>
    <w:basedOn w:val="AnnexB1"/>
    <w:pPr>
      <w:tabs>
        <w:tab w:val="clear" w:pos="340"/>
        <w:tab w:val="clear" w:pos="1200"/>
        <w:tab w:val="clear" w:pos="1560"/>
        <w:tab w:val="clear" w:pos="1680"/>
        <w:tab w:val="clear" w:pos="2540"/>
        <w:tab w:val="left" w:pos="720"/>
        <w:tab w:val="left" w:pos="900"/>
        <w:tab w:val="left" w:pos="1520"/>
      </w:tabs>
      <w:ind w:left="1980" w:hanging="1260"/>
    </w:pPr>
    <w:rPr>
      <w:b/>
    </w:rPr>
  </w:style>
  <w:style w:type="paragraph" w:customStyle="1" w:styleId="indentbody">
    <w:name w:val="indent body"/>
    <w:basedOn w:val="Normal"/>
    <w:pPr>
      <w:ind w:left="1040" w:hanging="200"/>
    </w:pPr>
  </w:style>
  <w:style w:type="paragraph" w:customStyle="1" w:styleId="Titre">
    <w:name w:val="Titre"/>
    <w:basedOn w:val="Normal"/>
    <w:pPr>
      <w:spacing w:line="240" w:lineRule="atLeast"/>
      <w:ind w:left="560" w:right="-562" w:hanging="560"/>
    </w:pPr>
    <w:rPr>
      <w:b/>
    </w:rPr>
  </w:style>
  <w:style w:type="paragraph" w:customStyle="1" w:styleId="soustitre">
    <w:name w:val="sous titre"/>
    <w:basedOn w:val="Normal"/>
    <w:pPr>
      <w:spacing w:line="240" w:lineRule="atLeast"/>
      <w:ind w:left="1120" w:right="-562"/>
    </w:pPr>
    <w:rPr>
      <w:u w:val="single"/>
    </w:rPr>
  </w:style>
  <w:style w:type="paragraph" w:customStyle="1" w:styleId="textesoustitre">
    <w:name w:val="texte sous titre"/>
    <w:basedOn w:val="Normal"/>
    <w:pPr>
      <w:spacing w:line="240" w:lineRule="atLeast"/>
      <w:ind w:left="1300" w:right="-562" w:hanging="180"/>
    </w:pPr>
  </w:style>
  <w:style w:type="paragraph" w:customStyle="1" w:styleId="soussoustitre">
    <w:name w:val="soussous titre"/>
    <w:basedOn w:val="textesoustitre"/>
    <w:pPr>
      <w:ind w:left="1520" w:hanging="260"/>
    </w:pPr>
  </w:style>
  <w:style w:type="paragraph" w:customStyle="1" w:styleId="Effspectr">
    <w:name w:val="Eff.spectr."/>
    <w:basedOn w:val="Dftexte"/>
    <w:pPr>
      <w:tabs>
        <w:tab w:val="left" w:pos="7480"/>
      </w:tabs>
      <w:spacing w:line="240" w:lineRule="atLeast"/>
      <w:ind w:left="3600" w:right="4" w:hanging="3600"/>
    </w:pPr>
  </w:style>
  <w:style w:type="paragraph" w:customStyle="1" w:styleId="1a0">
    <w:name w:val="1.a."/>
    <w:basedOn w:val="1"/>
    <w:pPr>
      <w:tabs>
        <w:tab w:val="left" w:pos="640"/>
      </w:tabs>
      <w:spacing w:line="240" w:lineRule="atLeast"/>
      <w:ind w:left="1020" w:hanging="1020"/>
    </w:pPr>
  </w:style>
  <w:style w:type="paragraph" w:customStyle="1" w:styleId="1a10">
    <w:name w:val="1.a.1."/>
    <w:basedOn w:val="1a0"/>
    <w:pPr>
      <w:tabs>
        <w:tab w:val="left" w:pos="1040"/>
      </w:tabs>
      <w:ind w:left="1500" w:hanging="1500"/>
    </w:pPr>
  </w:style>
  <w:style w:type="paragraph" w:customStyle="1" w:styleId="1note0">
    <w:name w:val="1. note"/>
    <w:basedOn w:val="1a0"/>
    <w:pPr>
      <w:tabs>
        <w:tab w:val="clear" w:pos="640"/>
      </w:tabs>
      <w:ind w:left="1580" w:hanging="940"/>
    </w:pPr>
  </w:style>
  <w:style w:type="paragraph" w:customStyle="1" w:styleId="note11">
    <w:name w:val="note 1."/>
    <w:basedOn w:val="1note0"/>
    <w:pPr>
      <w:ind w:left="1120" w:hanging="1120"/>
    </w:pPr>
  </w:style>
  <w:style w:type="paragraph" w:customStyle="1" w:styleId="1anote">
    <w:name w:val="1.a. note"/>
    <w:basedOn w:val="1a0"/>
    <w:pPr>
      <w:tabs>
        <w:tab w:val="left" w:pos="1020"/>
      </w:tabs>
      <w:ind w:left="1660" w:hanging="1660"/>
    </w:pPr>
  </w:style>
  <w:style w:type="paragraph" w:customStyle="1" w:styleId="note1NB3">
    <w:name w:val="note 1. N.B."/>
    <w:basedOn w:val="Normal"/>
    <w:pPr>
      <w:spacing w:line="240" w:lineRule="atLeast"/>
      <w:ind w:left="1860" w:hanging="740"/>
    </w:pPr>
  </w:style>
  <w:style w:type="paragraph" w:customStyle="1" w:styleId="note1a10">
    <w:name w:val="note 1.a.1."/>
    <w:basedOn w:val="note1a0"/>
    <w:pPr>
      <w:tabs>
        <w:tab w:val="clear" w:pos="840"/>
      </w:tabs>
      <w:ind w:left="2260" w:hanging="480"/>
    </w:pPr>
  </w:style>
  <w:style w:type="paragraph" w:customStyle="1" w:styleId="1anotesub1">
    <w:name w:val="1.a. note sub 1."/>
    <w:basedOn w:val="1anote"/>
    <w:pPr>
      <w:tabs>
        <w:tab w:val="clear" w:pos="640"/>
        <w:tab w:val="clear" w:pos="1020"/>
      </w:tabs>
      <w:ind w:left="2040" w:hanging="380"/>
    </w:pPr>
  </w:style>
  <w:style w:type="paragraph" w:customStyle="1" w:styleId="note1aNB2">
    <w:name w:val="note 1.a. N.B."/>
    <w:basedOn w:val="note1NB3"/>
    <w:pPr>
      <w:ind w:left="2540"/>
    </w:pPr>
  </w:style>
  <w:style w:type="paragraph" w:customStyle="1" w:styleId="note1a1a0">
    <w:name w:val="note 1.a.1.a."/>
    <w:basedOn w:val="note1a10"/>
    <w:pPr>
      <w:ind w:left="2760"/>
    </w:pPr>
  </w:style>
  <w:style w:type="paragraph" w:customStyle="1" w:styleId="1a1a0">
    <w:name w:val="1.a.1.a."/>
    <w:pPr>
      <w:tabs>
        <w:tab w:val="left" w:pos="640"/>
        <w:tab w:val="left" w:pos="1040"/>
        <w:tab w:val="left" w:pos="1520"/>
      </w:tabs>
      <w:spacing w:line="240" w:lineRule="atLeast"/>
      <w:ind w:left="1920" w:hanging="1920"/>
    </w:pPr>
    <w:rPr>
      <w:color w:val="000000"/>
      <w:sz w:val="24"/>
      <w:lang w:bidi="ar-SA"/>
    </w:rPr>
  </w:style>
  <w:style w:type="paragraph" w:customStyle="1" w:styleId="note1a1NB0">
    <w:name w:val="note 1.a.1.NB"/>
    <w:basedOn w:val="note1a1a0"/>
    <w:pPr>
      <w:ind w:left="2920" w:hanging="640"/>
    </w:pPr>
  </w:style>
  <w:style w:type="paragraph" w:customStyle="1" w:styleId="Modif">
    <w:name w:val="Modif."/>
    <w:basedOn w:val="Normal"/>
    <w:pPr>
      <w:tabs>
        <w:tab w:val="left" w:pos="1400"/>
      </w:tabs>
      <w:ind w:left="1580" w:hanging="1580"/>
    </w:pPr>
  </w:style>
  <w:style w:type="paragraph" w:customStyle="1" w:styleId="A1a1aNote0">
    <w:name w:val="A.1.a.1.a. Note"/>
    <w:basedOn w:val="A1a1a0"/>
    <w:pPr>
      <w:tabs>
        <w:tab w:val="clear" w:pos="700"/>
        <w:tab w:val="left" w:pos="640"/>
        <w:tab w:val="left" w:pos="1860"/>
      </w:tabs>
      <w:ind w:left="2660" w:hanging="2656"/>
    </w:pPr>
    <w:rPr>
      <w:b/>
      <w:i/>
    </w:rPr>
  </w:style>
  <w:style w:type="paragraph" w:customStyle="1" w:styleId="1A1a1a0">
    <w:name w:val="1.A.1.a.1.a."/>
    <w:basedOn w:val="1A1a1"/>
    <w:pPr>
      <w:tabs>
        <w:tab w:val="left" w:pos="1440"/>
        <w:tab w:val="left" w:pos="2060"/>
      </w:tabs>
      <w:ind w:left="2380" w:hanging="2360"/>
    </w:pPr>
  </w:style>
  <w:style w:type="paragraph" w:customStyle="1" w:styleId="nouvelleNote">
    <w:name w:val="nouvelle Note"/>
    <w:basedOn w:val="Normal"/>
    <w:pPr>
      <w:tabs>
        <w:tab w:val="left" w:pos="280"/>
        <w:tab w:val="left" w:pos="560"/>
        <w:tab w:val="left" w:pos="840"/>
        <w:tab w:val="left" w:pos="1120"/>
        <w:tab w:val="left" w:pos="1400"/>
        <w:tab w:val="left" w:pos="1440"/>
      </w:tabs>
      <w:ind w:left="2940" w:hanging="2940"/>
    </w:pPr>
  </w:style>
  <w:style w:type="paragraph" w:customStyle="1" w:styleId="para20">
    <w:name w:val="para2"/>
    <w:basedOn w:val="Normal"/>
    <w:pPr>
      <w:tabs>
        <w:tab w:val="left" w:pos="1380"/>
      </w:tabs>
      <w:ind w:left="2060" w:hanging="2060"/>
    </w:pPr>
  </w:style>
  <w:style w:type="paragraph" w:customStyle="1" w:styleId="paragraphea">
    <w:name w:val="paragraphe a."/>
    <w:basedOn w:val="Normal"/>
    <w:pPr>
      <w:tabs>
        <w:tab w:val="left" w:pos="1120"/>
      </w:tabs>
      <w:ind w:left="380" w:hanging="380"/>
    </w:pPr>
    <w:rPr>
      <w:color w:val="0000FF"/>
    </w:rPr>
  </w:style>
  <w:style w:type="paragraph" w:customStyle="1" w:styleId="3A1a4a">
    <w:name w:val="3. A.1.a.4.a."/>
    <w:basedOn w:val="Normal"/>
    <w:pPr>
      <w:ind w:left="1580" w:hanging="1580"/>
    </w:pPr>
    <w:rPr>
      <w:color w:val="0000FF"/>
    </w:rPr>
  </w:style>
  <w:style w:type="paragraph" w:styleId="BalloonText">
    <w:name w:val="Balloon Text"/>
    <w:basedOn w:val="Normal"/>
    <w:semiHidden/>
    <w:rPr>
      <w:rFonts w:ascii="Tahoma" w:hAnsi="Tahoma" w:cs="Tahoma"/>
      <w:sz w:val="16"/>
      <w:szCs w:val="16"/>
    </w:rPr>
  </w:style>
  <w:style w:type="paragraph" w:customStyle="1" w:styleId="Default">
    <w:name w:val="Default"/>
    <w:rsid w:val="007B3B62"/>
    <w:pPr>
      <w:widowControl w:val="0"/>
      <w:autoSpaceDE w:val="0"/>
      <w:autoSpaceDN w:val="0"/>
      <w:adjustRightInd w:val="0"/>
    </w:pPr>
    <w:rPr>
      <w:rFonts w:eastAsia="MS Mincho"/>
      <w:color w:val="000000"/>
      <w:sz w:val="24"/>
      <w:szCs w:val="24"/>
      <w:lang w:eastAsia="ja-JP" w:bidi="ar-SA"/>
    </w:rPr>
  </w:style>
  <w:style w:type="paragraph" w:styleId="PlainText">
    <w:name w:val="Plain Text"/>
    <w:basedOn w:val="Normal"/>
    <w:link w:val="PlainTextChar"/>
    <w:uiPriority w:val="99"/>
    <w:unhideWhenUsed/>
    <w:rsid w:val="006B4243"/>
    <w:rPr>
      <w:rFonts w:ascii="Consolas" w:eastAsia="Calibri" w:hAnsi="Consolas"/>
      <w:color w:val="auto"/>
      <w:sz w:val="21"/>
      <w:szCs w:val="21"/>
      <w:lang w:val="da-DK" w:eastAsia="en-GB"/>
    </w:rPr>
  </w:style>
  <w:style w:type="character" w:customStyle="1" w:styleId="PlainTextChar">
    <w:name w:val="Plain Text Char"/>
    <w:link w:val="PlainText"/>
    <w:uiPriority w:val="99"/>
    <w:rsid w:val="006B4243"/>
    <w:rPr>
      <w:rFonts w:ascii="Consolas" w:eastAsia="Calibri" w:hAnsi="Consolas"/>
      <w:sz w:val="21"/>
      <w:szCs w:val="21"/>
      <w:lang w:val="da-DK"/>
    </w:rPr>
  </w:style>
  <w:style w:type="paragraph" w:styleId="ListParagraph">
    <w:name w:val="List Paragraph"/>
    <w:basedOn w:val="Normal"/>
    <w:uiPriority w:val="34"/>
    <w:qFormat/>
    <w:rsid w:val="00851E62"/>
    <w:pPr>
      <w:ind w:left="720"/>
      <w:contextualSpacing/>
    </w:pPr>
    <w:rPr>
      <w:rFonts w:eastAsia="MS Mincho"/>
      <w:color w:val="auto"/>
      <w:sz w:val="20"/>
      <w:lang w:val="en-US"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103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3313</Words>
  <Characters>18887</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zak Hirsch</dc:creator>
  <cp:keywords/>
  <cp:lastModifiedBy>zak Hirsch</cp:lastModifiedBy>
  <cp:revision>2</cp:revision>
  <dcterms:created xsi:type="dcterms:W3CDTF">2026-01-07T08:23:00Z</dcterms:created>
  <dcterms:modified xsi:type="dcterms:W3CDTF">2026-01-07T08:23:00Z</dcterms:modified>
</cp:coreProperties>
</file>