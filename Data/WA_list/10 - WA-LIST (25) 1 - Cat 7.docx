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B7EE" w14:textId="77777777" w:rsidR="003C227B" w:rsidRPr="00EA3F0F" w:rsidRDefault="003C227B">
      <w:pPr>
        <w:pStyle w:val="1A"/>
        <w:ind w:left="0" w:firstLine="0"/>
        <w:jc w:val="both"/>
        <w:rPr>
          <w:sz w:val="16"/>
          <w:szCs w:val="16"/>
        </w:rPr>
      </w:pPr>
    </w:p>
    <w:p w14:paraId="27F3D80A" w14:textId="77777777" w:rsidR="003C227B" w:rsidRPr="001B1071" w:rsidRDefault="003C227B">
      <w:pPr>
        <w:pStyle w:val="1A"/>
        <w:ind w:left="0" w:firstLine="0"/>
        <w:jc w:val="both"/>
        <w:rPr>
          <w:sz w:val="22"/>
        </w:rPr>
      </w:pPr>
      <w:r w:rsidRPr="001B1071">
        <w:rPr>
          <w:sz w:val="22"/>
        </w:rPr>
        <w:t>7.</w:t>
      </w:r>
      <w:r w:rsidRPr="001B1071">
        <w:rPr>
          <w:sz w:val="22"/>
        </w:rPr>
        <w:tab/>
        <w:t>A.</w:t>
      </w:r>
      <w:r w:rsidRPr="001B1071">
        <w:rPr>
          <w:caps/>
          <w:sz w:val="22"/>
        </w:rPr>
        <w:t xml:space="preserve"> </w:t>
      </w:r>
      <w:r w:rsidRPr="001B1071">
        <w:rPr>
          <w:caps/>
          <w:sz w:val="22"/>
          <w:u w:val="single"/>
        </w:rPr>
        <w:t xml:space="preserve">SYSTEMS, </w:t>
      </w:r>
      <w:r w:rsidRPr="001B1071">
        <w:rPr>
          <w:sz w:val="22"/>
          <w:u w:val="single"/>
        </w:rPr>
        <w:t>EQUIPMENT AND COMPONENTS</w:t>
      </w:r>
    </w:p>
    <w:p w14:paraId="50B3C269" w14:textId="77777777" w:rsidR="003C227B" w:rsidRPr="001B1071" w:rsidRDefault="003C227B">
      <w:pPr>
        <w:pStyle w:val="1Anote1"/>
        <w:spacing w:before="120"/>
        <w:ind w:left="1400" w:hanging="720"/>
        <w:jc w:val="both"/>
        <w:rPr>
          <w:i/>
          <w:sz w:val="22"/>
        </w:rPr>
      </w:pPr>
      <w:r w:rsidRPr="001B1071">
        <w:rPr>
          <w:i/>
          <w:sz w:val="22"/>
          <w:u w:val="single"/>
        </w:rPr>
        <w:t>N.B.</w:t>
      </w:r>
      <w:r w:rsidRPr="001B1071">
        <w:rPr>
          <w:i/>
          <w:sz w:val="22"/>
        </w:rPr>
        <w:tab/>
        <w:t xml:space="preserve">For automatic pilots for </w:t>
      </w:r>
      <w:r w:rsidR="001647B2" w:rsidRPr="001B1071">
        <w:rPr>
          <w:i/>
          <w:sz w:val="22"/>
        </w:rPr>
        <w:t xml:space="preserve">submersible </w:t>
      </w:r>
      <w:r w:rsidRPr="001B1071">
        <w:rPr>
          <w:i/>
          <w:sz w:val="22"/>
        </w:rPr>
        <w:t>vehicles, see Category 8.</w:t>
      </w:r>
    </w:p>
    <w:p w14:paraId="1B361AA0" w14:textId="77777777" w:rsidR="003C227B" w:rsidRPr="001B1071" w:rsidRDefault="003C227B">
      <w:pPr>
        <w:pStyle w:val="1Anote1"/>
        <w:ind w:left="1400" w:hanging="720"/>
        <w:jc w:val="both"/>
        <w:rPr>
          <w:i/>
          <w:sz w:val="22"/>
        </w:rPr>
      </w:pPr>
      <w:r w:rsidRPr="001B1071">
        <w:rPr>
          <w:i/>
          <w:sz w:val="22"/>
        </w:rPr>
        <w:tab/>
        <w:t>For radar, see Category 6.</w:t>
      </w:r>
    </w:p>
    <w:p w14:paraId="05A835DC" w14:textId="77777777" w:rsidR="003C227B" w:rsidRPr="001B1071" w:rsidRDefault="003C227B">
      <w:pPr>
        <w:pStyle w:val="1A1"/>
        <w:jc w:val="both"/>
        <w:rPr>
          <w:spacing w:val="-4"/>
          <w:sz w:val="16"/>
          <w:szCs w:val="16"/>
        </w:rPr>
      </w:pPr>
    </w:p>
    <w:p w14:paraId="2126E236" w14:textId="77777777" w:rsidR="003C227B" w:rsidRPr="001B1071" w:rsidRDefault="003C227B">
      <w:pPr>
        <w:pStyle w:val="1A1"/>
        <w:jc w:val="both"/>
        <w:rPr>
          <w:spacing w:val="-4"/>
          <w:sz w:val="22"/>
        </w:rPr>
      </w:pPr>
      <w:r w:rsidRPr="001B1071">
        <w:rPr>
          <w:spacing w:val="-4"/>
          <w:sz w:val="22"/>
        </w:rPr>
        <w:t>7.</w:t>
      </w:r>
      <w:r w:rsidRPr="001B1071">
        <w:rPr>
          <w:spacing w:val="-4"/>
          <w:sz w:val="22"/>
        </w:rPr>
        <w:tab/>
        <w:t>A.</w:t>
      </w:r>
      <w:r w:rsidRPr="001B1071">
        <w:rPr>
          <w:spacing w:val="-4"/>
          <w:sz w:val="22"/>
        </w:rPr>
        <w:tab/>
        <w:t>1.</w:t>
      </w:r>
      <w:r w:rsidRPr="001B1071">
        <w:rPr>
          <w:spacing w:val="-4"/>
          <w:sz w:val="22"/>
        </w:rPr>
        <w:tab/>
        <w:t>Accelerometers as follows and specially designed components therefor:</w:t>
      </w:r>
    </w:p>
    <w:p w14:paraId="6BC0E850" w14:textId="77777777" w:rsidR="003C227B" w:rsidRPr="001B1071" w:rsidRDefault="003C227B">
      <w:pPr>
        <w:pStyle w:val="1A1note1"/>
        <w:spacing w:before="60"/>
        <w:ind w:left="1701" w:hanging="578"/>
        <w:rPr>
          <w:i/>
          <w:sz w:val="22"/>
        </w:rPr>
      </w:pPr>
      <w:r w:rsidRPr="001B1071">
        <w:rPr>
          <w:i/>
          <w:sz w:val="22"/>
          <w:u w:val="single"/>
        </w:rPr>
        <w:t>N.B.</w:t>
      </w:r>
      <w:r w:rsidRPr="001B1071">
        <w:rPr>
          <w:i/>
          <w:sz w:val="22"/>
        </w:rPr>
        <w:tab/>
        <w:t>For angular or rotational accelerometers, see 7.A.1.b.</w:t>
      </w:r>
    </w:p>
    <w:p w14:paraId="629D35D4" w14:textId="77777777" w:rsidR="003C227B" w:rsidRPr="001B1071" w:rsidRDefault="009806A4" w:rsidP="00A8365B">
      <w:pPr>
        <w:pStyle w:val="1A1a"/>
        <w:spacing w:before="120"/>
        <w:ind w:left="1582" w:hanging="1582"/>
        <w:jc w:val="both"/>
        <w:rPr>
          <w:sz w:val="22"/>
        </w:rPr>
      </w:pPr>
      <w:r w:rsidRPr="001B1071">
        <w:rPr>
          <w:spacing w:val="-4"/>
          <w:sz w:val="22"/>
        </w:rPr>
        <w:tab/>
      </w:r>
      <w:r w:rsidRPr="001B1071">
        <w:rPr>
          <w:spacing w:val="-4"/>
          <w:sz w:val="22"/>
        </w:rPr>
        <w:tab/>
      </w:r>
      <w:r w:rsidR="003C227B" w:rsidRPr="001B1071">
        <w:rPr>
          <w:spacing w:val="-4"/>
          <w:sz w:val="22"/>
        </w:rPr>
        <w:tab/>
      </w:r>
      <w:r w:rsidR="003C227B" w:rsidRPr="001B1071">
        <w:rPr>
          <w:sz w:val="22"/>
        </w:rPr>
        <w:t>a.</w:t>
      </w:r>
      <w:r w:rsidR="003C227B" w:rsidRPr="001B1071">
        <w:rPr>
          <w:sz w:val="22"/>
        </w:rPr>
        <w:tab/>
        <w:t>Linear accelerometers having any of the following:</w:t>
      </w:r>
    </w:p>
    <w:p w14:paraId="4426EE17" w14:textId="77777777" w:rsidR="003C227B" w:rsidRPr="001B1071" w:rsidRDefault="003C227B" w:rsidP="0002777D">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1.</w:t>
      </w:r>
      <w:r w:rsidRPr="001B1071">
        <w:rPr>
          <w:sz w:val="22"/>
        </w:rPr>
        <w:tab/>
        <w:t>Specified to function at linear acceleration levels less than or equal to 15 g and having any of the following:</w:t>
      </w:r>
    </w:p>
    <w:p w14:paraId="2488CDA9" w14:textId="77777777" w:rsidR="003C227B" w:rsidRPr="001B1071" w:rsidRDefault="003C227B" w:rsidP="0002777D">
      <w:pPr>
        <w:pStyle w:val="1A1a1a"/>
        <w:jc w:val="both"/>
        <w:rPr>
          <w:sz w:val="22"/>
          <w:u w:val="single"/>
        </w:rPr>
      </w:pPr>
      <w:r w:rsidRPr="001B1071">
        <w:rPr>
          <w:sz w:val="22"/>
        </w:rPr>
        <w:tab/>
      </w:r>
      <w:r w:rsidRPr="001B1071">
        <w:rPr>
          <w:sz w:val="22"/>
        </w:rPr>
        <w:tab/>
      </w:r>
      <w:r w:rsidRPr="001B1071">
        <w:rPr>
          <w:sz w:val="22"/>
        </w:rPr>
        <w:tab/>
      </w:r>
      <w:r w:rsidRPr="001B1071">
        <w:rPr>
          <w:sz w:val="22"/>
        </w:rPr>
        <w:tab/>
      </w:r>
      <w:r w:rsidRPr="001B1071">
        <w:rPr>
          <w:sz w:val="22"/>
        </w:rPr>
        <w:tab/>
        <w:t>a.</w:t>
      </w:r>
      <w:r w:rsidRPr="001B1071">
        <w:rPr>
          <w:sz w:val="22"/>
        </w:rPr>
        <w:tab/>
        <w:t xml:space="preserve">A "bias" "stability" of less (better) than 130 micro g with respect to a fixed calibration value over a period of one year; </w:t>
      </w:r>
      <w:r w:rsidRPr="001B1071">
        <w:rPr>
          <w:sz w:val="22"/>
          <w:u w:val="single"/>
        </w:rPr>
        <w:t>or</w:t>
      </w:r>
    </w:p>
    <w:p w14:paraId="2F46960D" w14:textId="77777777" w:rsidR="003C227B" w:rsidRPr="001B1071" w:rsidRDefault="003C227B" w:rsidP="0002777D">
      <w:pPr>
        <w:pStyle w:val="1A1a1a"/>
        <w:jc w:val="both"/>
        <w:rPr>
          <w:sz w:val="22"/>
          <w:u w:val="single"/>
        </w:rPr>
      </w:pPr>
      <w:r w:rsidRPr="001B1071">
        <w:rPr>
          <w:sz w:val="22"/>
        </w:rPr>
        <w:tab/>
      </w:r>
      <w:r w:rsidRPr="001B1071">
        <w:rPr>
          <w:sz w:val="22"/>
        </w:rPr>
        <w:tab/>
      </w:r>
      <w:r w:rsidRPr="001B1071">
        <w:rPr>
          <w:sz w:val="22"/>
        </w:rPr>
        <w:tab/>
      </w:r>
      <w:r w:rsidRPr="001B1071">
        <w:rPr>
          <w:sz w:val="22"/>
        </w:rPr>
        <w:tab/>
      </w:r>
      <w:r w:rsidRPr="001B1071">
        <w:rPr>
          <w:sz w:val="22"/>
        </w:rPr>
        <w:tab/>
        <w:t>b.</w:t>
      </w:r>
      <w:r w:rsidRPr="001B1071">
        <w:rPr>
          <w:sz w:val="22"/>
        </w:rPr>
        <w:tab/>
        <w:t xml:space="preserve">A "scale factor" "stability" of less (better) than 130 ppm with respect to a fixed calibration value over a period of one year; </w:t>
      </w:r>
    </w:p>
    <w:p w14:paraId="41F73967" w14:textId="77777777" w:rsidR="003C227B" w:rsidRPr="001B1071" w:rsidRDefault="003C227B" w:rsidP="0002777D">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2.</w:t>
      </w:r>
      <w:r w:rsidRPr="001B1071">
        <w:rPr>
          <w:sz w:val="22"/>
        </w:rPr>
        <w:tab/>
        <w:t xml:space="preserve">Specified to function at linear acceleration levels exceeding 15 g </w:t>
      </w:r>
      <w:r w:rsidRPr="001B1071">
        <w:rPr>
          <w:bCs/>
          <w:sz w:val="22"/>
          <w:szCs w:val="22"/>
        </w:rPr>
        <w:t xml:space="preserve">but less than or equal to 100 g </w:t>
      </w:r>
      <w:r w:rsidRPr="001B1071">
        <w:rPr>
          <w:sz w:val="22"/>
        </w:rPr>
        <w:t>and having all of the following:</w:t>
      </w:r>
    </w:p>
    <w:p w14:paraId="4462059A" w14:textId="77777777" w:rsidR="003C227B" w:rsidRPr="001B1071" w:rsidRDefault="003C227B" w:rsidP="0002777D">
      <w:pPr>
        <w:pStyle w:val="1A1a1a"/>
        <w:jc w:val="both"/>
        <w:rPr>
          <w:sz w:val="22"/>
          <w:u w:val="single"/>
        </w:rPr>
      </w:pPr>
      <w:r w:rsidRPr="001B1071">
        <w:rPr>
          <w:sz w:val="22"/>
        </w:rPr>
        <w:tab/>
      </w:r>
      <w:r w:rsidRPr="001B1071">
        <w:rPr>
          <w:sz w:val="22"/>
        </w:rPr>
        <w:tab/>
      </w:r>
      <w:r w:rsidRPr="001B1071">
        <w:rPr>
          <w:sz w:val="22"/>
        </w:rPr>
        <w:tab/>
      </w:r>
      <w:r w:rsidRPr="001B1071">
        <w:rPr>
          <w:sz w:val="22"/>
        </w:rPr>
        <w:tab/>
      </w:r>
      <w:r w:rsidRPr="001B1071">
        <w:rPr>
          <w:sz w:val="22"/>
        </w:rPr>
        <w:tab/>
        <w:t>a.</w:t>
      </w:r>
      <w:r w:rsidRPr="001B1071">
        <w:rPr>
          <w:sz w:val="22"/>
        </w:rPr>
        <w:tab/>
        <w:t xml:space="preserve">A "bias" "repeatability" of less (better) than </w:t>
      </w:r>
      <w:r w:rsidR="002A1B98" w:rsidRPr="001B1071">
        <w:rPr>
          <w:sz w:val="22"/>
        </w:rPr>
        <w:t>1,250</w:t>
      </w:r>
      <w:r w:rsidRPr="001B1071">
        <w:rPr>
          <w:sz w:val="22"/>
        </w:rPr>
        <w:t xml:space="preserve"> micro g over a period of one year; </w:t>
      </w:r>
      <w:r w:rsidRPr="001B1071">
        <w:rPr>
          <w:sz w:val="22"/>
          <w:u w:val="single"/>
        </w:rPr>
        <w:t>and</w:t>
      </w:r>
    </w:p>
    <w:p w14:paraId="7F7DAEF9" w14:textId="77777777" w:rsidR="003C227B" w:rsidRPr="001B1071" w:rsidRDefault="003C227B" w:rsidP="0002777D">
      <w:pPr>
        <w:pStyle w:val="1A1a1a"/>
        <w:jc w:val="both"/>
        <w:rPr>
          <w:sz w:val="22"/>
          <w:u w:val="single"/>
        </w:rPr>
      </w:pPr>
      <w:r w:rsidRPr="001B1071">
        <w:rPr>
          <w:sz w:val="22"/>
        </w:rPr>
        <w:tab/>
      </w:r>
      <w:r w:rsidRPr="001B1071">
        <w:rPr>
          <w:sz w:val="22"/>
        </w:rPr>
        <w:tab/>
      </w:r>
      <w:r w:rsidRPr="001B1071">
        <w:rPr>
          <w:sz w:val="22"/>
        </w:rPr>
        <w:tab/>
      </w:r>
      <w:r w:rsidRPr="001B1071">
        <w:rPr>
          <w:sz w:val="22"/>
        </w:rPr>
        <w:tab/>
      </w:r>
      <w:r w:rsidRPr="001B1071">
        <w:rPr>
          <w:sz w:val="22"/>
        </w:rPr>
        <w:tab/>
        <w:t>b.</w:t>
      </w:r>
      <w:r w:rsidRPr="001B1071">
        <w:rPr>
          <w:sz w:val="22"/>
        </w:rPr>
        <w:tab/>
        <w:t xml:space="preserve">A "scale factor" "repeatability" of less (better) than </w:t>
      </w:r>
      <w:r w:rsidR="002A1B98" w:rsidRPr="001B1071">
        <w:rPr>
          <w:sz w:val="22"/>
        </w:rPr>
        <w:t xml:space="preserve">1,250 </w:t>
      </w:r>
      <w:r w:rsidRPr="001B1071">
        <w:rPr>
          <w:sz w:val="22"/>
        </w:rPr>
        <w:t xml:space="preserve">ppm over a period of one year; </w:t>
      </w:r>
      <w:r w:rsidRPr="001B1071">
        <w:rPr>
          <w:sz w:val="22"/>
          <w:u w:val="single"/>
        </w:rPr>
        <w:t>or</w:t>
      </w:r>
    </w:p>
    <w:p w14:paraId="13AE71FB" w14:textId="77777777" w:rsidR="003C227B" w:rsidRPr="001B1071" w:rsidRDefault="003C227B" w:rsidP="0002777D">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3.</w:t>
      </w:r>
      <w:r w:rsidRPr="001B1071">
        <w:rPr>
          <w:sz w:val="22"/>
        </w:rPr>
        <w:tab/>
        <w:t>Designed for use in inertial navigation or guidance systems and specified to function at linear acceleration levels exceeding 100 g;</w:t>
      </w:r>
    </w:p>
    <w:p w14:paraId="265776D6" w14:textId="77777777" w:rsidR="003C227B" w:rsidRPr="001B1071" w:rsidRDefault="003C227B" w:rsidP="000B6A2A">
      <w:pPr>
        <w:pStyle w:val="1A1anote1"/>
        <w:spacing w:before="120"/>
        <w:ind w:left="2381" w:hanging="782"/>
        <w:jc w:val="both"/>
        <w:rPr>
          <w:i/>
          <w:sz w:val="22"/>
          <w:szCs w:val="22"/>
        </w:rPr>
      </w:pPr>
      <w:r w:rsidRPr="001B1071">
        <w:rPr>
          <w:i/>
          <w:sz w:val="22"/>
          <w:szCs w:val="22"/>
          <w:u w:val="single"/>
        </w:rPr>
        <w:t>Note</w:t>
      </w:r>
      <w:r w:rsidRPr="001B1071">
        <w:rPr>
          <w:i/>
          <w:sz w:val="22"/>
          <w:szCs w:val="22"/>
        </w:rPr>
        <w:tab/>
        <w:t>7.A.1.a.1. and 7.A.1.a.2. do not apply to accelerometers limited to measurement of only vibration or shock.</w:t>
      </w:r>
    </w:p>
    <w:p w14:paraId="0476C29E" w14:textId="77777777" w:rsidR="003C227B" w:rsidRPr="001B1071" w:rsidRDefault="003C227B">
      <w:pPr>
        <w:pStyle w:val="1A1a"/>
        <w:ind w:left="1582" w:hanging="1582"/>
        <w:jc w:val="both"/>
        <w:rPr>
          <w:sz w:val="16"/>
          <w:szCs w:val="16"/>
        </w:rPr>
      </w:pPr>
    </w:p>
    <w:p w14:paraId="5B14D6D4" w14:textId="77777777" w:rsidR="003C227B" w:rsidRPr="001B1071" w:rsidRDefault="003C227B">
      <w:pPr>
        <w:pStyle w:val="1A1a"/>
        <w:ind w:left="1582" w:hanging="1582"/>
        <w:jc w:val="both"/>
        <w:rPr>
          <w:sz w:val="22"/>
        </w:rPr>
      </w:pPr>
      <w:r w:rsidRPr="001B1071">
        <w:rPr>
          <w:spacing w:val="-4"/>
          <w:sz w:val="22"/>
        </w:rPr>
        <w:t>7.</w:t>
      </w:r>
      <w:r w:rsidRPr="001B1071">
        <w:rPr>
          <w:spacing w:val="-4"/>
          <w:sz w:val="22"/>
        </w:rPr>
        <w:tab/>
        <w:t>A.</w:t>
      </w:r>
      <w:r w:rsidRPr="001B1071">
        <w:rPr>
          <w:spacing w:val="-4"/>
          <w:sz w:val="22"/>
        </w:rPr>
        <w:tab/>
        <w:t>1.</w:t>
      </w:r>
      <w:r w:rsidRPr="001B1071">
        <w:rPr>
          <w:spacing w:val="-4"/>
          <w:sz w:val="22"/>
        </w:rPr>
        <w:tab/>
      </w:r>
      <w:r w:rsidRPr="001B1071">
        <w:rPr>
          <w:sz w:val="22"/>
        </w:rPr>
        <w:t>b.</w:t>
      </w:r>
      <w:r w:rsidRPr="001B1071">
        <w:rPr>
          <w:sz w:val="22"/>
        </w:rPr>
        <w:tab/>
        <w:t>Angular or rotational accelerometers, specified to function at linear acceleration levels exceeding 100 g.</w:t>
      </w:r>
    </w:p>
    <w:p w14:paraId="49825C08" w14:textId="77777777" w:rsidR="003C227B" w:rsidRPr="001B1071" w:rsidRDefault="003C227B">
      <w:pPr>
        <w:pStyle w:val="1A1a1"/>
        <w:jc w:val="both"/>
        <w:rPr>
          <w:sz w:val="16"/>
          <w:szCs w:val="16"/>
        </w:rPr>
      </w:pPr>
    </w:p>
    <w:p w14:paraId="291170A8" w14:textId="77777777" w:rsidR="003C227B" w:rsidRPr="001B1071" w:rsidRDefault="003C227B">
      <w:pPr>
        <w:pStyle w:val="1A1"/>
        <w:jc w:val="both"/>
        <w:rPr>
          <w:spacing w:val="-4"/>
          <w:sz w:val="22"/>
        </w:rPr>
      </w:pPr>
      <w:r w:rsidRPr="001B1071">
        <w:rPr>
          <w:spacing w:val="-4"/>
          <w:sz w:val="22"/>
        </w:rPr>
        <w:t>7.</w:t>
      </w:r>
      <w:r w:rsidRPr="001B1071">
        <w:rPr>
          <w:spacing w:val="-4"/>
          <w:sz w:val="22"/>
        </w:rPr>
        <w:tab/>
        <w:t>A.</w:t>
      </w:r>
      <w:r w:rsidRPr="001B1071">
        <w:rPr>
          <w:spacing w:val="-4"/>
          <w:sz w:val="22"/>
        </w:rPr>
        <w:tab/>
        <w:t>2.</w:t>
      </w:r>
      <w:r w:rsidRPr="001B1071">
        <w:rPr>
          <w:spacing w:val="-4"/>
          <w:sz w:val="22"/>
        </w:rPr>
        <w:tab/>
      </w:r>
      <w:r w:rsidRPr="001B1071">
        <w:rPr>
          <w:spacing w:val="-2"/>
          <w:sz w:val="22"/>
        </w:rPr>
        <w:t>Gyros or angular rate sensors, having any of the following and specially designed components therefor:</w:t>
      </w:r>
    </w:p>
    <w:p w14:paraId="1D1B9707" w14:textId="77777777" w:rsidR="003C227B" w:rsidRPr="001B1071" w:rsidRDefault="003C227B">
      <w:pPr>
        <w:pStyle w:val="1A1note1"/>
        <w:spacing w:before="60"/>
        <w:ind w:left="1701" w:hanging="578"/>
        <w:rPr>
          <w:i/>
          <w:sz w:val="22"/>
        </w:rPr>
      </w:pPr>
      <w:r w:rsidRPr="001B1071">
        <w:rPr>
          <w:i/>
          <w:sz w:val="22"/>
          <w:u w:val="single"/>
        </w:rPr>
        <w:t>N.B.</w:t>
      </w:r>
      <w:r w:rsidRPr="001B1071">
        <w:rPr>
          <w:i/>
          <w:sz w:val="22"/>
        </w:rPr>
        <w:tab/>
        <w:t>For angular or rotational accelerometers, see 7.A.1.b.</w:t>
      </w:r>
    </w:p>
    <w:p w14:paraId="467DB1A6" w14:textId="77777777" w:rsidR="003C227B" w:rsidRPr="001B1071" w:rsidRDefault="003C227B">
      <w:pPr>
        <w:pStyle w:val="1A1"/>
        <w:ind w:left="1123" w:hanging="1123"/>
        <w:jc w:val="both"/>
        <w:rPr>
          <w:sz w:val="16"/>
          <w:szCs w:val="16"/>
        </w:rPr>
      </w:pPr>
    </w:p>
    <w:p w14:paraId="5F14F96E" w14:textId="77777777" w:rsidR="003C227B" w:rsidRPr="001B1071" w:rsidRDefault="003C227B">
      <w:pPr>
        <w:pStyle w:val="1A1a"/>
        <w:ind w:left="1582" w:hanging="1582"/>
        <w:jc w:val="both"/>
        <w:rPr>
          <w:bCs/>
          <w:sz w:val="22"/>
          <w:szCs w:val="22"/>
        </w:rPr>
      </w:pPr>
      <w:r w:rsidRPr="001B1071">
        <w:rPr>
          <w:sz w:val="22"/>
        </w:rPr>
        <w:tab/>
      </w:r>
      <w:r w:rsidRPr="001B1071">
        <w:rPr>
          <w:sz w:val="22"/>
        </w:rPr>
        <w:tab/>
      </w:r>
      <w:r w:rsidRPr="001B1071">
        <w:rPr>
          <w:sz w:val="22"/>
        </w:rPr>
        <w:tab/>
        <w:t>a.</w:t>
      </w:r>
      <w:r w:rsidRPr="001B1071">
        <w:rPr>
          <w:sz w:val="22"/>
        </w:rPr>
        <w:tab/>
      </w:r>
      <w:r w:rsidRPr="001B1071">
        <w:rPr>
          <w:bCs/>
          <w:sz w:val="22"/>
          <w:szCs w:val="22"/>
        </w:rPr>
        <w:t>Specified to function at linear acceleration levels less than or equal to 100 g</w:t>
      </w:r>
      <w:r w:rsidRPr="001B1071">
        <w:rPr>
          <w:sz w:val="22"/>
          <w:szCs w:val="22"/>
        </w:rPr>
        <w:t xml:space="preserve"> </w:t>
      </w:r>
      <w:r w:rsidRPr="001B1071">
        <w:rPr>
          <w:bCs/>
          <w:sz w:val="22"/>
          <w:szCs w:val="22"/>
        </w:rPr>
        <w:t>and having any of the following:</w:t>
      </w:r>
    </w:p>
    <w:p w14:paraId="42B1DFC8" w14:textId="77777777" w:rsidR="003C227B" w:rsidRPr="001B1071" w:rsidRDefault="003C227B">
      <w:pPr>
        <w:pStyle w:val="1A1a1"/>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1.</w:t>
      </w:r>
      <w:r w:rsidRPr="001B1071">
        <w:rPr>
          <w:sz w:val="22"/>
          <w:szCs w:val="22"/>
        </w:rPr>
        <w:tab/>
      </w:r>
      <w:r w:rsidRPr="001B1071">
        <w:rPr>
          <w:bCs/>
          <w:sz w:val="22"/>
          <w:szCs w:val="22"/>
        </w:rPr>
        <w:t>A</w:t>
      </w:r>
      <w:r w:rsidR="0058640F" w:rsidRPr="001B1071">
        <w:rPr>
          <w:bCs/>
          <w:sz w:val="22"/>
          <w:szCs w:val="22"/>
        </w:rPr>
        <w:t>n angular</w:t>
      </w:r>
      <w:r w:rsidRPr="001B1071">
        <w:rPr>
          <w:bCs/>
          <w:sz w:val="22"/>
          <w:szCs w:val="22"/>
        </w:rPr>
        <w:t xml:space="preserve"> rate range of less than 500 degrees per second and having any of the following:</w:t>
      </w:r>
    </w:p>
    <w:p w14:paraId="3CE2C7EF" w14:textId="77777777" w:rsidR="003C227B" w:rsidRPr="001B1071" w:rsidRDefault="003C227B">
      <w:pPr>
        <w:pStyle w:val="1A1a1a"/>
        <w:jc w:val="both"/>
        <w:rPr>
          <w:sz w:val="22"/>
          <w:szCs w:val="22"/>
          <w:u w:val="single"/>
        </w:rPr>
      </w:pPr>
      <w:r w:rsidRPr="001B1071">
        <w:rPr>
          <w:sz w:val="22"/>
          <w:szCs w:val="22"/>
        </w:rPr>
        <w:tab/>
      </w:r>
      <w:r w:rsidRPr="001B1071">
        <w:rPr>
          <w:sz w:val="22"/>
          <w:szCs w:val="22"/>
        </w:rPr>
        <w:tab/>
      </w:r>
      <w:r w:rsidRPr="001B1071">
        <w:rPr>
          <w:sz w:val="22"/>
          <w:szCs w:val="22"/>
        </w:rPr>
        <w:tab/>
      </w:r>
      <w:r w:rsidRPr="001B1071">
        <w:rPr>
          <w:sz w:val="22"/>
          <w:szCs w:val="22"/>
        </w:rPr>
        <w:tab/>
      </w:r>
      <w:r w:rsidRPr="001B1071">
        <w:rPr>
          <w:sz w:val="22"/>
          <w:szCs w:val="22"/>
        </w:rPr>
        <w:tab/>
        <w:t>a.</w:t>
      </w:r>
      <w:r w:rsidRPr="001B1071">
        <w:rPr>
          <w:sz w:val="22"/>
          <w:szCs w:val="22"/>
        </w:rPr>
        <w:tab/>
        <w:t xml:space="preserve">A "bias" "stability" </w:t>
      </w:r>
      <w:r w:rsidRPr="001B1071">
        <w:rPr>
          <w:rFonts w:ascii="Times New (W1)" w:hAnsi="Times New (W1)" w:cs="Times New (W1)"/>
          <w:sz w:val="22"/>
          <w:szCs w:val="22"/>
        </w:rPr>
        <w:t>of less (better) than 0.5 degree per hour,</w:t>
      </w:r>
      <w:r w:rsidRPr="001B1071">
        <w:rPr>
          <w:sz w:val="22"/>
          <w:szCs w:val="22"/>
        </w:rPr>
        <w:t xml:space="preserve"> when measured in a 1 g environment over a period of one month, and with respect to a fixed calibration value; </w:t>
      </w:r>
      <w:r w:rsidRPr="001B1071">
        <w:rPr>
          <w:sz w:val="22"/>
          <w:szCs w:val="22"/>
          <w:u w:val="single"/>
        </w:rPr>
        <w:t>or</w:t>
      </w:r>
    </w:p>
    <w:p w14:paraId="631CF237" w14:textId="77777777" w:rsidR="003C227B" w:rsidRPr="001B1071" w:rsidRDefault="003C227B">
      <w:pPr>
        <w:pStyle w:val="1A1a1a"/>
        <w:jc w:val="both"/>
        <w:rPr>
          <w:sz w:val="22"/>
          <w:szCs w:val="22"/>
          <w:u w:val="single"/>
        </w:rPr>
      </w:pPr>
      <w:r w:rsidRPr="001B1071">
        <w:rPr>
          <w:sz w:val="22"/>
        </w:rPr>
        <w:tab/>
      </w:r>
      <w:r w:rsidRPr="001B1071">
        <w:rPr>
          <w:sz w:val="22"/>
        </w:rPr>
        <w:tab/>
      </w:r>
      <w:r w:rsidRPr="001B1071">
        <w:rPr>
          <w:sz w:val="22"/>
        </w:rPr>
        <w:tab/>
      </w:r>
      <w:r w:rsidRPr="001B1071">
        <w:rPr>
          <w:sz w:val="22"/>
        </w:rPr>
        <w:tab/>
      </w:r>
      <w:r w:rsidRPr="001B1071">
        <w:rPr>
          <w:sz w:val="22"/>
        </w:rPr>
        <w:tab/>
        <w:t>b.</w:t>
      </w:r>
      <w:r w:rsidRPr="001B1071">
        <w:rPr>
          <w:sz w:val="22"/>
        </w:rPr>
        <w:tab/>
        <w:t xml:space="preserve">An "angle random walk" of less (better) than or equal to 0.0035 degree per square root hour; </w:t>
      </w:r>
      <w:r w:rsidRPr="001B1071">
        <w:rPr>
          <w:sz w:val="22"/>
          <w:u w:val="single"/>
        </w:rPr>
        <w:t>or</w:t>
      </w:r>
    </w:p>
    <w:p w14:paraId="68851260" w14:textId="77777777" w:rsidR="003C227B" w:rsidRPr="001B1071" w:rsidRDefault="003C227B">
      <w:pPr>
        <w:pStyle w:val="1A1anote1"/>
        <w:spacing w:before="60"/>
        <w:ind w:left="3261" w:hanging="709"/>
        <w:jc w:val="both"/>
        <w:rPr>
          <w:i/>
          <w:sz w:val="22"/>
        </w:rPr>
      </w:pPr>
      <w:r w:rsidRPr="001B1071">
        <w:rPr>
          <w:i/>
          <w:sz w:val="22"/>
          <w:u w:val="single"/>
        </w:rPr>
        <w:t>Note</w:t>
      </w:r>
      <w:r w:rsidRPr="001B1071">
        <w:rPr>
          <w:i/>
          <w:sz w:val="22"/>
        </w:rPr>
        <w:tab/>
        <w:t xml:space="preserve">7.A.2.a.1.b. does not </w:t>
      </w:r>
      <w:r w:rsidR="009057DC" w:rsidRPr="001B1071">
        <w:rPr>
          <w:i/>
          <w:sz w:val="22"/>
        </w:rPr>
        <w:t>apply to "</w:t>
      </w:r>
      <w:r w:rsidRPr="001B1071">
        <w:rPr>
          <w:i/>
          <w:sz w:val="22"/>
        </w:rPr>
        <w:t>spinning mass gyros</w:t>
      </w:r>
      <w:r w:rsidR="009057DC" w:rsidRPr="001B1071">
        <w:rPr>
          <w:i/>
          <w:sz w:val="22"/>
        </w:rPr>
        <w:t>"</w:t>
      </w:r>
      <w:r w:rsidRPr="001B1071">
        <w:rPr>
          <w:i/>
          <w:sz w:val="22"/>
        </w:rPr>
        <w:t>.</w:t>
      </w:r>
    </w:p>
    <w:p w14:paraId="541EEA61" w14:textId="77777777" w:rsidR="009057DC" w:rsidRPr="001B1071" w:rsidRDefault="009057DC">
      <w:pPr>
        <w:pStyle w:val="1A1a"/>
        <w:ind w:left="1582" w:hanging="1582"/>
        <w:jc w:val="both"/>
        <w:rPr>
          <w:sz w:val="16"/>
          <w:szCs w:val="16"/>
        </w:rPr>
      </w:pPr>
    </w:p>
    <w:p w14:paraId="41126E98" w14:textId="77777777" w:rsidR="003C227B" w:rsidRPr="001B1071" w:rsidRDefault="003C227B">
      <w:pPr>
        <w:pStyle w:val="1A1a1"/>
        <w:rPr>
          <w:sz w:val="22"/>
          <w:szCs w:val="22"/>
        </w:rPr>
      </w:pPr>
      <w:r w:rsidRPr="001B1071">
        <w:rPr>
          <w:spacing w:val="-4"/>
          <w:sz w:val="22"/>
        </w:rPr>
        <w:t>7.</w:t>
      </w:r>
      <w:r w:rsidRPr="001B1071">
        <w:rPr>
          <w:spacing w:val="-4"/>
          <w:sz w:val="22"/>
        </w:rPr>
        <w:tab/>
        <w:t>A.</w:t>
      </w:r>
      <w:r w:rsidRPr="001B1071">
        <w:rPr>
          <w:spacing w:val="-4"/>
          <w:sz w:val="22"/>
        </w:rPr>
        <w:tab/>
        <w:t>2.</w:t>
      </w:r>
      <w:r w:rsidRPr="001B1071">
        <w:rPr>
          <w:spacing w:val="-4"/>
          <w:sz w:val="22"/>
        </w:rPr>
        <w:tab/>
      </w:r>
      <w:r w:rsidRPr="001B1071">
        <w:rPr>
          <w:sz w:val="22"/>
        </w:rPr>
        <w:t>a.</w:t>
      </w:r>
      <w:r w:rsidRPr="001B1071">
        <w:rPr>
          <w:sz w:val="22"/>
        </w:rPr>
        <w:tab/>
        <w:t>2.</w:t>
      </w:r>
      <w:r w:rsidRPr="001B1071">
        <w:rPr>
          <w:sz w:val="22"/>
        </w:rPr>
        <w:tab/>
        <w:t>A</w:t>
      </w:r>
      <w:r w:rsidR="0058640F" w:rsidRPr="001B1071">
        <w:rPr>
          <w:sz w:val="22"/>
        </w:rPr>
        <w:t>n angular</w:t>
      </w:r>
      <w:r w:rsidRPr="001B1071">
        <w:rPr>
          <w:sz w:val="22"/>
        </w:rPr>
        <w:t xml:space="preserve"> rate range greater than or equal to 500 degrees per second </w:t>
      </w:r>
      <w:r w:rsidRPr="001B1071">
        <w:rPr>
          <w:sz w:val="22"/>
          <w:szCs w:val="22"/>
        </w:rPr>
        <w:t>and</w:t>
      </w:r>
      <w:r w:rsidRPr="001B1071">
        <w:rPr>
          <w:sz w:val="22"/>
        </w:rPr>
        <w:t xml:space="preserve"> having any of the following:</w:t>
      </w:r>
      <w:r w:rsidRPr="001B1071">
        <w:rPr>
          <w:sz w:val="22"/>
          <w:szCs w:val="22"/>
        </w:rPr>
        <w:t xml:space="preserve"> </w:t>
      </w:r>
    </w:p>
    <w:p w14:paraId="7B299183" w14:textId="77777777" w:rsidR="003C227B" w:rsidRPr="001B1071" w:rsidRDefault="003C227B">
      <w:pPr>
        <w:pStyle w:val="1A1a1a"/>
        <w:jc w:val="both"/>
        <w:rPr>
          <w:sz w:val="22"/>
          <w:szCs w:val="22"/>
          <w:u w:val="single"/>
        </w:rPr>
      </w:pPr>
      <w:r w:rsidRPr="001B1071">
        <w:rPr>
          <w:sz w:val="22"/>
        </w:rPr>
        <w:tab/>
      </w:r>
      <w:r w:rsidRPr="001B1071">
        <w:rPr>
          <w:sz w:val="22"/>
        </w:rPr>
        <w:tab/>
      </w:r>
      <w:r w:rsidRPr="001B1071">
        <w:rPr>
          <w:sz w:val="22"/>
        </w:rPr>
        <w:tab/>
      </w:r>
      <w:r w:rsidRPr="001B1071">
        <w:rPr>
          <w:sz w:val="22"/>
        </w:rPr>
        <w:tab/>
      </w:r>
      <w:r w:rsidRPr="001B1071">
        <w:rPr>
          <w:sz w:val="22"/>
        </w:rPr>
        <w:tab/>
        <w:t>a.</w:t>
      </w:r>
      <w:r w:rsidRPr="001B1071">
        <w:rPr>
          <w:sz w:val="22"/>
        </w:rPr>
        <w:tab/>
      </w:r>
      <w:r w:rsidRPr="001B1071">
        <w:rPr>
          <w:spacing w:val="-4"/>
          <w:sz w:val="22"/>
        </w:rPr>
        <w:t xml:space="preserve">A "bias" "stability" </w:t>
      </w:r>
      <w:r w:rsidRPr="001B1071">
        <w:rPr>
          <w:bCs/>
          <w:spacing w:val="-6"/>
          <w:sz w:val="22"/>
          <w:szCs w:val="22"/>
        </w:rPr>
        <w:t>of less (better) than 4 degrees per hour</w:t>
      </w:r>
      <w:r w:rsidRPr="001B1071">
        <w:rPr>
          <w:spacing w:val="-6"/>
          <w:sz w:val="22"/>
          <w:szCs w:val="22"/>
        </w:rPr>
        <w:t>,</w:t>
      </w:r>
      <w:r w:rsidRPr="001B1071">
        <w:rPr>
          <w:spacing w:val="-4"/>
          <w:sz w:val="22"/>
        </w:rPr>
        <w:t xml:space="preserve"> when measured in a 1 g environment over a period of three minutes, and with respect to a fixed calibration value; </w:t>
      </w:r>
      <w:r w:rsidRPr="001B1071">
        <w:rPr>
          <w:spacing w:val="-4"/>
          <w:sz w:val="22"/>
          <w:u w:val="single"/>
        </w:rPr>
        <w:t>or</w:t>
      </w:r>
    </w:p>
    <w:p w14:paraId="04C035B2" w14:textId="77777777" w:rsidR="009A1081" w:rsidRPr="001B1071" w:rsidRDefault="009A1081" w:rsidP="009A1081">
      <w:pPr>
        <w:pStyle w:val="1A1a1a"/>
        <w:tabs>
          <w:tab w:val="clear" w:pos="340"/>
          <w:tab w:val="clear" w:pos="720"/>
          <w:tab w:val="clear" w:pos="1582"/>
          <w:tab w:val="clear" w:pos="2060"/>
        </w:tabs>
        <w:jc w:val="both"/>
        <w:rPr>
          <w:spacing w:val="-4"/>
          <w:sz w:val="22"/>
        </w:rPr>
      </w:pPr>
      <w:r w:rsidRPr="001B1071">
        <w:rPr>
          <w:spacing w:val="-4"/>
          <w:sz w:val="22"/>
        </w:rPr>
        <w:tab/>
      </w:r>
    </w:p>
    <w:p w14:paraId="5CD89EBE" w14:textId="77777777" w:rsidR="009A1081" w:rsidRPr="001B1071" w:rsidRDefault="007F7724" w:rsidP="007F7724">
      <w:pPr>
        <w:pStyle w:val="1A1a1a"/>
        <w:tabs>
          <w:tab w:val="clear" w:pos="340"/>
          <w:tab w:val="clear" w:pos="720"/>
          <w:tab w:val="clear" w:pos="1582"/>
          <w:tab w:val="clear" w:pos="2060"/>
        </w:tabs>
        <w:jc w:val="both"/>
      </w:pPr>
      <w:r w:rsidRPr="001B1071">
        <w:tab/>
      </w:r>
    </w:p>
    <w:p w14:paraId="7D4EB7E3" w14:textId="77777777" w:rsidR="007F7724" w:rsidRPr="001B1071" w:rsidRDefault="007F7724" w:rsidP="007F7724"/>
    <w:p w14:paraId="4FF169A3" w14:textId="77777777" w:rsidR="007F7724" w:rsidRPr="001B1071" w:rsidRDefault="007F7724">
      <w:pPr>
        <w:pStyle w:val="1A1a1a"/>
        <w:jc w:val="both"/>
      </w:pPr>
    </w:p>
    <w:p w14:paraId="7B6E7AE3" w14:textId="77777777" w:rsidR="003C227B" w:rsidRPr="001B1071" w:rsidRDefault="000B6A2A">
      <w:pPr>
        <w:pStyle w:val="1A1a1a"/>
        <w:jc w:val="both"/>
        <w:rPr>
          <w:sz w:val="22"/>
          <w:szCs w:val="22"/>
          <w:u w:val="single"/>
        </w:rPr>
      </w:pPr>
      <w:r w:rsidRPr="001B1071">
        <w:br w:type="page"/>
      </w:r>
      <w:r w:rsidR="00A8365B" w:rsidRPr="001B1071">
        <w:rPr>
          <w:spacing w:val="-4"/>
          <w:sz w:val="22"/>
        </w:rPr>
        <w:lastRenderedPageBreak/>
        <w:t>7.</w:t>
      </w:r>
      <w:r w:rsidR="00A8365B" w:rsidRPr="001B1071">
        <w:rPr>
          <w:spacing w:val="-4"/>
          <w:sz w:val="22"/>
        </w:rPr>
        <w:tab/>
        <w:t>A.</w:t>
      </w:r>
      <w:r w:rsidR="00A8365B" w:rsidRPr="001B1071">
        <w:rPr>
          <w:spacing w:val="-4"/>
          <w:sz w:val="22"/>
        </w:rPr>
        <w:tab/>
        <w:t>2.</w:t>
      </w:r>
      <w:r w:rsidR="00A8365B" w:rsidRPr="001B1071">
        <w:rPr>
          <w:spacing w:val="-4"/>
          <w:sz w:val="22"/>
        </w:rPr>
        <w:tab/>
      </w:r>
      <w:r w:rsidR="00A8365B" w:rsidRPr="001B1071">
        <w:rPr>
          <w:sz w:val="22"/>
        </w:rPr>
        <w:t>a.</w:t>
      </w:r>
      <w:r w:rsidR="00A8365B" w:rsidRPr="001B1071">
        <w:rPr>
          <w:sz w:val="22"/>
        </w:rPr>
        <w:tab/>
        <w:t>2.</w:t>
      </w:r>
      <w:r w:rsidR="00A8365B" w:rsidRPr="001B1071">
        <w:rPr>
          <w:sz w:val="22"/>
        </w:rPr>
        <w:tab/>
      </w:r>
      <w:r w:rsidR="003C227B" w:rsidRPr="001B1071">
        <w:rPr>
          <w:sz w:val="22"/>
        </w:rPr>
        <w:t>b.</w:t>
      </w:r>
      <w:r w:rsidR="003C227B" w:rsidRPr="001B1071">
        <w:rPr>
          <w:sz w:val="22"/>
        </w:rPr>
        <w:tab/>
        <w:t>An "angle random walk" of less (better) than or equal to 0.</w:t>
      </w:r>
      <w:r w:rsidR="009057DC" w:rsidRPr="001B1071">
        <w:rPr>
          <w:sz w:val="22"/>
        </w:rPr>
        <w:t>1</w:t>
      </w:r>
      <w:r w:rsidR="003C227B" w:rsidRPr="001B1071">
        <w:rPr>
          <w:sz w:val="22"/>
        </w:rPr>
        <w:t xml:space="preserve"> degree per square root hour; </w:t>
      </w:r>
      <w:r w:rsidR="003C227B" w:rsidRPr="001B1071">
        <w:rPr>
          <w:sz w:val="22"/>
          <w:u w:val="single"/>
        </w:rPr>
        <w:t>or</w:t>
      </w:r>
    </w:p>
    <w:p w14:paraId="586D4D26" w14:textId="77777777" w:rsidR="003C227B" w:rsidRPr="001B1071" w:rsidRDefault="003C227B">
      <w:pPr>
        <w:pStyle w:val="1A1a1a"/>
        <w:tabs>
          <w:tab w:val="clear" w:pos="340"/>
          <w:tab w:val="clear" w:pos="720"/>
          <w:tab w:val="clear" w:pos="1200"/>
          <w:tab w:val="clear" w:pos="1582"/>
          <w:tab w:val="clear" w:pos="2060"/>
          <w:tab w:val="left" w:pos="2520"/>
        </w:tabs>
        <w:spacing w:before="60"/>
        <w:ind w:left="3277" w:hanging="3277"/>
        <w:rPr>
          <w:sz w:val="22"/>
          <w:szCs w:val="22"/>
        </w:rPr>
      </w:pPr>
      <w:r w:rsidRPr="001B1071">
        <w:rPr>
          <w:b/>
          <w:bCs/>
          <w:i/>
          <w:iCs/>
          <w:szCs w:val="24"/>
        </w:rPr>
        <w:tab/>
      </w:r>
      <w:r w:rsidRPr="001B1071">
        <w:rPr>
          <w:bCs/>
          <w:i/>
          <w:iCs/>
          <w:sz w:val="22"/>
          <w:szCs w:val="22"/>
          <w:u w:val="single"/>
        </w:rPr>
        <w:t>Note</w:t>
      </w:r>
      <w:r w:rsidRPr="001B1071">
        <w:rPr>
          <w:bCs/>
          <w:i/>
          <w:iCs/>
          <w:sz w:val="22"/>
          <w:szCs w:val="22"/>
        </w:rPr>
        <w:tab/>
      </w:r>
      <w:r w:rsidR="009057DC" w:rsidRPr="001B1071">
        <w:rPr>
          <w:bCs/>
          <w:i/>
          <w:iCs/>
          <w:sz w:val="22"/>
          <w:szCs w:val="22"/>
        </w:rPr>
        <w:t>7.A.2.a.2.b. does not apply to "</w:t>
      </w:r>
      <w:r w:rsidRPr="001B1071">
        <w:rPr>
          <w:bCs/>
          <w:i/>
          <w:iCs/>
          <w:sz w:val="22"/>
          <w:szCs w:val="22"/>
        </w:rPr>
        <w:t>spinning mass gyros</w:t>
      </w:r>
      <w:r w:rsidR="009057DC" w:rsidRPr="001B1071">
        <w:rPr>
          <w:bCs/>
          <w:i/>
          <w:iCs/>
          <w:sz w:val="22"/>
          <w:szCs w:val="22"/>
        </w:rPr>
        <w:t>"</w:t>
      </w:r>
      <w:r w:rsidRPr="001B1071">
        <w:rPr>
          <w:bCs/>
          <w:i/>
          <w:iCs/>
          <w:sz w:val="22"/>
          <w:szCs w:val="22"/>
        </w:rPr>
        <w:t>.</w:t>
      </w:r>
    </w:p>
    <w:p w14:paraId="7435A037" w14:textId="77777777" w:rsidR="003C227B" w:rsidRPr="001B1071" w:rsidRDefault="003C227B">
      <w:pPr>
        <w:pStyle w:val="1A1a1"/>
        <w:jc w:val="both"/>
        <w:rPr>
          <w:sz w:val="22"/>
        </w:rPr>
      </w:pPr>
    </w:p>
    <w:p w14:paraId="48505005" w14:textId="77777777" w:rsidR="003C227B" w:rsidRPr="001B1071" w:rsidRDefault="003C227B">
      <w:pPr>
        <w:pStyle w:val="1A1a"/>
        <w:ind w:left="1582" w:hanging="1582"/>
        <w:jc w:val="both"/>
        <w:rPr>
          <w:sz w:val="22"/>
        </w:rPr>
      </w:pPr>
      <w:r w:rsidRPr="001B1071">
        <w:rPr>
          <w:spacing w:val="-4"/>
          <w:sz w:val="22"/>
        </w:rPr>
        <w:t>7.</w:t>
      </w:r>
      <w:r w:rsidRPr="001B1071">
        <w:rPr>
          <w:spacing w:val="-4"/>
          <w:sz w:val="22"/>
        </w:rPr>
        <w:tab/>
        <w:t>A.</w:t>
      </w:r>
      <w:r w:rsidRPr="001B1071">
        <w:rPr>
          <w:spacing w:val="-4"/>
          <w:sz w:val="22"/>
        </w:rPr>
        <w:tab/>
        <w:t>2.</w:t>
      </w:r>
      <w:r w:rsidRPr="001B1071">
        <w:rPr>
          <w:spacing w:val="-4"/>
          <w:sz w:val="22"/>
        </w:rPr>
        <w:tab/>
      </w:r>
      <w:r w:rsidRPr="001B1071">
        <w:rPr>
          <w:sz w:val="22"/>
        </w:rPr>
        <w:t>b.</w:t>
      </w:r>
      <w:r w:rsidRPr="001B1071">
        <w:rPr>
          <w:sz w:val="22"/>
        </w:rPr>
        <w:tab/>
        <w:t>Specified to function at linear acceleration levels exceeding 100 g.</w:t>
      </w:r>
    </w:p>
    <w:p w14:paraId="4C1ABB57" w14:textId="77777777" w:rsidR="003C227B" w:rsidRPr="001B1071" w:rsidRDefault="003C227B">
      <w:pPr>
        <w:pStyle w:val="1A1a1"/>
        <w:jc w:val="both"/>
        <w:rPr>
          <w:sz w:val="22"/>
        </w:rPr>
      </w:pPr>
    </w:p>
    <w:p w14:paraId="3891C52F" w14:textId="77777777" w:rsidR="00D11D55" w:rsidRPr="001B1071" w:rsidRDefault="00D11D55" w:rsidP="00D11D55">
      <w:pPr>
        <w:pStyle w:val="1A1"/>
        <w:ind w:left="1123" w:hanging="1123"/>
        <w:jc w:val="both"/>
        <w:rPr>
          <w:sz w:val="22"/>
          <w:szCs w:val="22"/>
        </w:rPr>
      </w:pPr>
      <w:r w:rsidRPr="001B1071">
        <w:rPr>
          <w:sz w:val="22"/>
          <w:szCs w:val="22"/>
        </w:rPr>
        <w:t>7.</w:t>
      </w:r>
      <w:r w:rsidRPr="001B1071">
        <w:rPr>
          <w:sz w:val="22"/>
          <w:szCs w:val="22"/>
        </w:rPr>
        <w:tab/>
        <w:t>A.</w:t>
      </w:r>
      <w:r w:rsidRPr="001B1071">
        <w:rPr>
          <w:sz w:val="22"/>
          <w:szCs w:val="22"/>
        </w:rPr>
        <w:tab/>
        <w:t>3.</w:t>
      </w:r>
      <w:r w:rsidRPr="001B1071">
        <w:rPr>
          <w:sz w:val="22"/>
          <w:szCs w:val="22"/>
        </w:rPr>
        <w:tab/>
        <w:t>'Inertial measurement equipment or systems', having any of the following:</w:t>
      </w:r>
    </w:p>
    <w:p w14:paraId="4B4667FA" w14:textId="77777777" w:rsidR="00D11D55" w:rsidRPr="001B1071" w:rsidRDefault="00D11D55" w:rsidP="00D11D55">
      <w:pPr>
        <w:pStyle w:val="1A1note1"/>
        <w:spacing w:before="120"/>
        <w:ind w:left="1922" w:hanging="799"/>
        <w:jc w:val="both"/>
        <w:rPr>
          <w:i/>
          <w:sz w:val="22"/>
          <w:szCs w:val="22"/>
        </w:rPr>
      </w:pPr>
      <w:r w:rsidRPr="001B1071">
        <w:rPr>
          <w:i/>
          <w:sz w:val="22"/>
          <w:szCs w:val="22"/>
          <w:u w:val="single"/>
        </w:rPr>
        <w:t>Note</w:t>
      </w:r>
      <w:r w:rsidRPr="001B1071">
        <w:rPr>
          <w:i/>
          <w:sz w:val="22"/>
          <w:szCs w:val="22"/>
        </w:rPr>
        <w:tab/>
      </w:r>
      <w:r w:rsidR="00EB63B8" w:rsidRPr="001B1071">
        <w:rPr>
          <w:i/>
          <w:sz w:val="22"/>
          <w:szCs w:val="22"/>
        </w:rPr>
        <w:t>7.A.3. does not apply to 'inertial measurement equipment or systems' which are certified for use on "civil aircraft" by civil aviation</w:t>
      </w:r>
      <w:r w:rsidR="00EB63B8" w:rsidRPr="001B1071">
        <w:rPr>
          <w:sz w:val="22"/>
          <w:szCs w:val="22"/>
        </w:rPr>
        <w:t xml:space="preserve"> </w:t>
      </w:r>
      <w:r w:rsidR="00EB63B8" w:rsidRPr="001B1071">
        <w:rPr>
          <w:i/>
          <w:sz w:val="22"/>
          <w:szCs w:val="22"/>
        </w:rPr>
        <w:t>authorities of one or more Wassenaar Arrangement Participating States.</w:t>
      </w:r>
    </w:p>
    <w:p w14:paraId="670FBBBB" w14:textId="77777777" w:rsidR="00D11D55" w:rsidRPr="001B1071" w:rsidRDefault="00C47290" w:rsidP="00D11D55">
      <w:pPr>
        <w:pStyle w:val="1A1note1"/>
        <w:spacing w:before="120"/>
        <w:ind w:left="1922" w:hanging="788"/>
        <w:rPr>
          <w:i/>
          <w:sz w:val="22"/>
          <w:szCs w:val="22"/>
          <w:u w:val="single"/>
        </w:rPr>
      </w:pPr>
      <w:r w:rsidRPr="001B1071">
        <w:rPr>
          <w:i/>
          <w:sz w:val="22"/>
          <w:szCs w:val="22"/>
          <w:u w:val="single"/>
        </w:rPr>
        <w:t>Technical Note</w:t>
      </w:r>
      <w:r w:rsidR="00B26C9C" w:rsidRPr="001B1071">
        <w:rPr>
          <w:i/>
          <w:sz w:val="22"/>
          <w:szCs w:val="22"/>
          <w:u w:val="single"/>
        </w:rPr>
        <w:t>s</w:t>
      </w:r>
    </w:p>
    <w:p w14:paraId="61A1F3EF" w14:textId="77777777" w:rsidR="00383D9C" w:rsidRPr="001B1071" w:rsidRDefault="00383D9C" w:rsidP="00383D9C">
      <w:pPr>
        <w:pStyle w:val="1A1note1"/>
        <w:ind w:left="1922" w:hanging="788"/>
        <w:rPr>
          <w:i/>
          <w:sz w:val="22"/>
          <w:szCs w:val="22"/>
        </w:rPr>
      </w:pPr>
      <w:r w:rsidRPr="001B1071">
        <w:rPr>
          <w:i/>
          <w:sz w:val="22"/>
          <w:szCs w:val="22"/>
        </w:rPr>
        <w:t>For the purposes of 7.A.3.:</w:t>
      </w:r>
    </w:p>
    <w:p w14:paraId="1D181375" w14:textId="77777777" w:rsidR="00C6447E" w:rsidRPr="001B1071" w:rsidRDefault="00C6447E" w:rsidP="00C6447E">
      <w:pPr>
        <w:pStyle w:val="1A1a"/>
        <w:numPr>
          <w:ilvl w:val="0"/>
          <w:numId w:val="5"/>
        </w:numPr>
        <w:tabs>
          <w:tab w:val="clear" w:pos="1179"/>
          <w:tab w:val="left" w:pos="1134"/>
        </w:tabs>
        <w:jc w:val="both"/>
        <w:rPr>
          <w:i/>
          <w:sz w:val="22"/>
          <w:szCs w:val="22"/>
        </w:rPr>
      </w:pPr>
      <w:r w:rsidRPr="001B1071">
        <w:rPr>
          <w:i/>
          <w:sz w:val="22"/>
          <w:szCs w:val="22"/>
        </w:rPr>
        <w:t>'</w:t>
      </w:r>
      <w:r w:rsidR="00383D9C" w:rsidRPr="001B1071">
        <w:rPr>
          <w:i/>
          <w:sz w:val="22"/>
          <w:szCs w:val="22"/>
        </w:rPr>
        <w:t>I</w:t>
      </w:r>
      <w:r w:rsidRPr="001B1071">
        <w:rPr>
          <w:i/>
          <w:sz w:val="22"/>
          <w:szCs w:val="22"/>
        </w:rPr>
        <w:t xml:space="preserve">nertial measurement equipment or systems' incorporate accelerometers or gyroscopes to measure changes in velocity and orientation in order to determine or maintain heading or position without requiring an external reference once aligned.  </w:t>
      </w:r>
      <w:r w:rsidR="005353D8" w:rsidRPr="001B1071">
        <w:rPr>
          <w:i/>
          <w:sz w:val="22"/>
          <w:szCs w:val="22"/>
        </w:rPr>
        <w:t>'</w:t>
      </w:r>
      <w:r w:rsidRPr="001B1071">
        <w:rPr>
          <w:i/>
          <w:sz w:val="22"/>
          <w:szCs w:val="22"/>
        </w:rPr>
        <w:t>Inertial measurement equipment or systems</w:t>
      </w:r>
      <w:r w:rsidR="005353D8" w:rsidRPr="001B1071">
        <w:rPr>
          <w:i/>
          <w:sz w:val="22"/>
          <w:szCs w:val="22"/>
        </w:rPr>
        <w:t>'</w:t>
      </w:r>
      <w:r w:rsidRPr="001B1071">
        <w:rPr>
          <w:i/>
          <w:sz w:val="22"/>
          <w:szCs w:val="22"/>
        </w:rPr>
        <w:t xml:space="preserve"> include:</w:t>
      </w:r>
    </w:p>
    <w:p w14:paraId="3FAF3E1B" w14:textId="77777777" w:rsidR="00C6447E" w:rsidRPr="001B1071" w:rsidRDefault="00C6447E" w:rsidP="00C6447E">
      <w:pPr>
        <w:pStyle w:val="1A1a"/>
        <w:tabs>
          <w:tab w:val="left" w:pos="1134"/>
        </w:tabs>
        <w:ind w:left="1494"/>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rPr>
        <w:tab/>
        <w:t>-     Attitude and Heading Reference Systems (AHRSs);</w:t>
      </w:r>
    </w:p>
    <w:p w14:paraId="40EE5A0A" w14:textId="77777777" w:rsidR="00C6447E" w:rsidRPr="001B1071" w:rsidRDefault="00C6447E" w:rsidP="00C6447E">
      <w:pPr>
        <w:pStyle w:val="1A1a"/>
        <w:tabs>
          <w:tab w:val="left" w:pos="1134"/>
        </w:tabs>
        <w:ind w:left="1494"/>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rPr>
        <w:tab/>
        <w:t>-     Gyrocompasses;</w:t>
      </w:r>
    </w:p>
    <w:p w14:paraId="13010F5F" w14:textId="77777777" w:rsidR="00C6447E" w:rsidRPr="001B1071" w:rsidRDefault="00C6447E" w:rsidP="00C6447E">
      <w:pPr>
        <w:pStyle w:val="1A1a"/>
        <w:tabs>
          <w:tab w:val="left" w:pos="1134"/>
        </w:tabs>
        <w:ind w:left="1494"/>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rPr>
        <w:tab/>
        <w:t>-     Inertial Measurement Units (IMUs);</w:t>
      </w:r>
    </w:p>
    <w:p w14:paraId="2AB76BE8" w14:textId="77777777" w:rsidR="00C6447E" w:rsidRPr="001B1071" w:rsidRDefault="00C6447E" w:rsidP="00C6447E">
      <w:pPr>
        <w:pStyle w:val="1A1a"/>
        <w:tabs>
          <w:tab w:val="left" w:pos="1134"/>
        </w:tabs>
        <w:ind w:left="1494"/>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rPr>
        <w:tab/>
        <w:t>-     Inertial Navigation Systems (INSs);</w:t>
      </w:r>
    </w:p>
    <w:p w14:paraId="59B36631" w14:textId="77777777" w:rsidR="00C6447E" w:rsidRPr="001B1071" w:rsidRDefault="00C6447E" w:rsidP="00C6447E">
      <w:pPr>
        <w:pStyle w:val="1A1a"/>
        <w:tabs>
          <w:tab w:val="left" w:pos="1134"/>
        </w:tabs>
        <w:ind w:left="1494"/>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rPr>
        <w:tab/>
        <w:t>-     Inertial Reference Systems (IRSs);</w:t>
      </w:r>
    </w:p>
    <w:p w14:paraId="52644782" w14:textId="77777777" w:rsidR="00C6447E" w:rsidRPr="001B1071" w:rsidRDefault="00C6447E" w:rsidP="005353D8">
      <w:pPr>
        <w:pStyle w:val="1A1a"/>
        <w:tabs>
          <w:tab w:val="clear" w:pos="1179"/>
          <w:tab w:val="left" w:pos="1134"/>
        </w:tabs>
        <w:spacing w:after="120"/>
        <w:ind w:left="1491" w:firstLine="0"/>
        <w:jc w:val="both"/>
        <w:rPr>
          <w:i/>
          <w:sz w:val="22"/>
          <w:szCs w:val="22"/>
        </w:rPr>
      </w:pPr>
      <w:r w:rsidRPr="001B1071">
        <w:rPr>
          <w:i/>
          <w:sz w:val="22"/>
          <w:szCs w:val="22"/>
        </w:rPr>
        <w:t>-     Inertial Reference Units (IRUs).</w:t>
      </w:r>
    </w:p>
    <w:p w14:paraId="6C181AAB" w14:textId="77777777" w:rsidR="00D11D55" w:rsidRPr="001B1071" w:rsidRDefault="00D11D55" w:rsidP="00C6447E">
      <w:pPr>
        <w:pStyle w:val="1A1a"/>
        <w:numPr>
          <w:ilvl w:val="0"/>
          <w:numId w:val="5"/>
        </w:numPr>
        <w:tabs>
          <w:tab w:val="clear" w:pos="1179"/>
          <w:tab w:val="left" w:pos="1134"/>
        </w:tabs>
        <w:jc w:val="both"/>
        <w:rPr>
          <w:i/>
          <w:sz w:val="22"/>
          <w:szCs w:val="22"/>
        </w:rPr>
      </w:pPr>
      <w:r w:rsidRPr="001B1071">
        <w:rPr>
          <w:i/>
          <w:sz w:val="22"/>
          <w:szCs w:val="22"/>
        </w:rPr>
        <w:t>'</w:t>
      </w:r>
      <w:r w:rsidR="00383D9C" w:rsidRPr="001B1071">
        <w:rPr>
          <w:i/>
          <w:sz w:val="22"/>
          <w:szCs w:val="22"/>
        </w:rPr>
        <w:t>P</w:t>
      </w:r>
      <w:r w:rsidRPr="001B1071">
        <w:rPr>
          <w:i/>
          <w:sz w:val="22"/>
          <w:szCs w:val="22"/>
        </w:rPr>
        <w:t>ositional aiding references' independently provide position, and include:</w:t>
      </w:r>
    </w:p>
    <w:p w14:paraId="73C40728" w14:textId="77777777" w:rsidR="00D11D55" w:rsidRPr="001B1071" w:rsidRDefault="00C47290" w:rsidP="00C6447E">
      <w:pPr>
        <w:pStyle w:val="1A1a"/>
        <w:tabs>
          <w:tab w:val="clear" w:pos="340"/>
          <w:tab w:val="clear" w:pos="700"/>
          <w:tab w:val="clear" w:pos="1179"/>
        </w:tabs>
        <w:ind w:left="1560" w:hanging="120"/>
        <w:jc w:val="both"/>
        <w:rPr>
          <w:sz w:val="22"/>
          <w:szCs w:val="22"/>
        </w:rPr>
      </w:pPr>
      <w:r w:rsidRPr="001B1071">
        <w:rPr>
          <w:i/>
          <w:sz w:val="22"/>
          <w:szCs w:val="22"/>
        </w:rPr>
        <w:t>a.</w:t>
      </w:r>
      <w:r w:rsidR="00C6447E" w:rsidRPr="001B1071">
        <w:rPr>
          <w:i/>
          <w:sz w:val="22"/>
          <w:szCs w:val="22"/>
        </w:rPr>
        <w:t xml:space="preserve">     </w:t>
      </w:r>
      <w:r w:rsidR="0058640F" w:rsidRPr="001B1071">
        <w:rPr>
          <w:i/>
          <w:sz w:val="22"/>
          <w:szCs w:val="22"/>
        </w:rPr>
        <w:t>"Satellite navigation system"</w:t>
      </w:r>
      <w:r w:rsidR="00D11D55" w:rsidRPr="001B1071">
        <w:rPr>
          <w:i/>
          <w:sz w:val="22"/>
          <w:szCs w:val="22"/>
        </w:rPr>
        <w:t>;</w:t>
      </w:r>
    </w:p>
    <w:p w14:paraId="42537F3E" w14:textId="77777777" w:rsidR="00D11D55" w:rsidRPr="001B1071" w:rsidRDefault="00C47290" w:rsidP="00C6447E">
      <w:pPr>
        <w:pStyle w:val="1A1a"/>
        <w:tabs>
          <w:tab w:val="clear" w:pos="340"/>
          <w:tab w:val="clear" w:pos="700"/>
          <w:tab w:val="clear" w:pos="1179"/>
        </w:tabs>
        <w:ind w:left="1560" w:hanging="120"/>
        <w:jc w:val="both"/>
        <w:rPr>
          <w:sz w:val="22"/>
          <w:szCs w:val="22"/>
        </w:rPr>
      </w:pPr>
      <w:r w:rsidRPr="001B1071">
        <w:rPr>
          <w:i/>
          <w:sz w:val="22"/>
          <w:szCs w:val="22"/>
        </w:rPr>
        <w:t>b.</w:t>
      </w:r>
      <w:r w:rsidR="00C6447E" w:rsidRPr="001B1071">
        <w:rPr>
          <w:i/>
          <w:sz w:val="22"/>
          <w:szCs w:val="22"/>
        </w:rPr>
        <w:t xml:space="preserve">     </w:t>
      </w:r>
      <w:r w:rsidR="00D11D55" w:rsidRPr="001B1071">
        <w:rPr>
          <w:i/>
          <w:sz w:val="22"/>
          <w:szCs w:val="22"/>
        </w:rPr>
        <w:t>"Data-Based Referenced Navigation" ("DBRN").</w:t>
      </w:r>
    </w:p>
    <w:p w14:paraId="18455527" w14:textId="77777777" w:rsidR="00A8365B" w:rsidRPr="001B1071" w:rsidRDefault="00A8365B" w:rsidP="00D11D55">
      <w:pPr>
        <w:pStyle w:val="1A1a"/>
        <w:tabs>
          <w:tab w:val="clear" w:pos="1179"/>
          <w:tab w:val="left" w:pos="1134"/>
        </w:tabs>
        <w:spacing w:before="60"/>
        <w:ind w:left="1497" w:hanging="1497"/>
        <w:jc w:val="both"/>
        <w:rPr>
          <w:sz w:val="22"/>
          <w:szCs w:val="22"/>
        </w:rPr>
      </w:pPr>
    </w:p>
    <w:p w14:paraId="36E074A9" w14:textId="77777777" w:rsidR="00D11D55" w:rsidRPr="001B1071" w:rsidRDefault="00D11D55" w:rsidP="00A8365B">
      <w:pPr>
        <w:pStyle w:val="1A1a"/>
        <w:ind w:left="1582" w:hanging="1582"/>
        <w:jc w:val="both"/>
        <w:rPr>
          <w:sz w:val="22"/>
          <w:szCs w:val="22"/>
        </w:rPr>
      </w:pPr>
      <w:r w:rsidRPr="001B1071">
        <w:rPr>
          <w:sz w:val="22"/>
          <w:szCs w:val="22"/>
        </w:rPr>
        <w:t>7.</w:t>
      </w:r>
      <w:r w:rsidRPr="001B1071">
        <w:rPr>
          <w:sz w:val="22"/>
          <w:szCs w:val="22"/>
        </w:rPr>
        <w:tab/>
        <w:t>A.</w:t>
      </w:r>
      <w:r w:rsidRPr="001B1071">
        <w:rPr>
          <w:sz w:val="22"/>
          <w:szCs w:val="22"/>
        </w:rPr>
        <w:tab/>
        <w:t>3.</w:t>
      </w:r>
      <w:r w:rsidRPr="001B1071">
        <w:rPr>
          <w:sz w:val="22"/>
          <w:szCs w:val="22"/>
        </w:rPr>
        <w:tab/>
        <w:t>a.</w:t>
      </w:r>
      <w:r w:rsidRPr="001B1071">
        <w:rPr>
          <w:sz w:val="22"/>
          <w:szCs w:val="22"/>
        </w:rPr>
        <w:tab/>
        <w:t xml:space="preserve">Designed for "aircraft", land vehicles or vessels, providing position without the use of 'positional aiding references', and having any of the following </w:t>
      </w:r>
      <w:r w:rsidR="00C47290" w:rsidRPr="001B1071">
        <w:rPr>
          <w:sz w:val="22"/>
          <w:szCs w:val="22"/>
        </w:rPr>
        <w:t>"</w:t>
      </w:r>
      <w:r w:rsidRPr="001B1071">
        <w:rPr>
          <w:sz w:val="22"/>
          <w:szCs w:val="22"/>
        </w:rPr>
        <w:t>accuracies</w:t>
      </w:r>
      <w:r w:rsidR="00C47290" w:rsidRPr="001B1071">
        <w:rPr>
          <w:sz w:val="22"/>
          <w:szCs w:val="22"/>
        </w:rPr>
        <w:t>"</w:t>
      </w:r>
      <w:r w:rsidRPr="001B1071">
        <w:rPr>
          <w:sz w:val="22"/>
          <w:szCs w:val="22"/>
        </w:rPr>
        <w:t xml:space="preserve"> subsequent to normal alignment:</w:t>
      </w:r>
    </w:p>
    <w:p w14:paraId="5BE859C6" w14:textId="77777777" w:rsidR="00D11D55" w:rsidRPr="001B1071" w:rsidRDefault="00D11D55" w:rsidP="00D11D55">
      <w:pPr>
        <w:pStyle w:val="1A1a1"/>
        <w:ind w:hanging="1720"/>
        <w:jc w:val="both"/>
        <w:rPr>
          <w:sz w:val="22"/>
          <w:szCs w:val="22"/>
        </w:rPr>
      </w:pPr>
      <w:r w:rsidRPr="001B1071">
        <w:rPr>
          <w:sz w:val="22"/>
          <w:szCs w:val="22"/>
        </w:rPr>
        <w:tab/>
      </w:r>
      <w:r w:rsidRPr="001B1071">
        <w:rPr>
          <w:sz w:val="22"/>
          <w:szCs w:val="22"/>
        </w:rPr>
        <w:tab/>
      </w:r>
      <w:r w:rsidRPr="001B1071">
        <w:rPr>
          <w:sz w:val="22"/>
          <w:szCs w:val="22"/>
        </w:rPr>
        <w:tab/>
        <w:t>1.</w:t>
      </w:r>
      <w:r w:rsidRPr="001B1071">
        <w:rPr>
          <w:sz w:val="22"/>
          <w:szCs w:val="22"/>
        </w:rPr>
        <w:tab/>
        <w:t>0.8 n</w:t>
      </w:r>
      <w:r w:rsidR="00C47290" w:rsidRPr="001B1071">
        <w:rPr>
          <w:sz w:val="22"/>
          <w:szCs w:val="22"/>
        </w:rPr>
        <w:t>autical miles per hour (nm/hr) "</w:t>
      </w:r>
      <w:r w:rsidRPr="001B1071">
        <w:rPr>
          <w:sz w:val="22"/>
          <w:szCs w:val="22"/>
        </w:rPr>
        <w:t>Circular Error Probable</w:t>
      </w:r>
      <w:r w:rsidR="00C47290" w:rsidRPr="001B1071">
        <w:rPr>
          <w:sz w:val="22"/>
          <w:szCs w:val="22"/>
        </w:rPr>
        <w:t>" ("</w:t>
      </w:r>
      <w:r w:rsidRPr="001B1071">
        <w:rPr>
          <w:sz w:val="22"/>
          <w:szCs w:val="22"/>
        </w:rPr>
        <w:t>CEP</w:t>
      </w:r>
      <w:r w:rsidR="00C47290" w:rsidRPr="001B1071">
        <w:rPr>
          <w:sz w:val="22"/>
          <w:szCs w:val="22"/>
        </w:rPr>
        <w:t>"</w:t>
      </w:r>
      <w:r w:rsidRPr="001B1071">
        <w:rPr>
          <w:sz w:val="22"/>
          <w:szCs w:val="22"/>
        </w:rPr>
        <w:t>) rate or less (better);</w:t>
      </w:r>
    </w:p>
    <w:p w14:paraId="7BC8EDB9" w14:textId="77777777" w:rsidR="00D11D55" w:rsidRPr="001B1071" w:rsidRDefault="00D11D55" w:rsidP="00D11D55">
      <w:pPr>
        <w:pStyle w:val="1A1a1"/>
        <w:jc w:val="both"/>
        <w:rPr>
          <w:sz w:val="22"/>
          <w:szCs w:val="22"/>
          <w:u w:val="single"/>
        </w:rPr>
      </w:pPr>
      <w:r w:rsidRPr="001B1071">
        <w:rPr>
          <w:sz w:val="22"/>
          <w:szCs w:val="22"/>
        </w:rPr>
        <w:tab/>
      </w:r>
      <w:r w:rsidR="00C40E2A" w:rsidRPr="001B1071">
        <w:rPr>
          <w:sz w:val="22"/>
          <w:szCs w:val="22"/>
        </w:rPr>
        <w:tab/>
      </w:r>
      <w:r w:rsidR="00C40E2A" w:rsidRPr="001B1071">
        <w:rPr>
          <w:sz w:val="22"/>
          <w:szCs w:val="22"/>
        </w:rPr>
        <w:tab/>
      </w:r>
      <w:r w:rsidR="00C40E2A" w:rsidRPr="001B1071">
        <w:rPr>
          <w:sz w:val="22"/>
          <w:szCs w:val="22"/>
        </w:rPr>
        <w:tab/>
        <w:t>2.</w:t>
      </w:r>
      <w:r w:rsidR="00C40E2A" w:rsidRPr="001B1071">
        <w:rPr>
          <w:sz w:val="22"/>
          <w:szCs w:val="22"/>
        </w:rPr>
        <w:tab/>
        <w:t>0.5% distanced travelled "</w:t>
      </w:r>
      <w:r w:rsidRPr="001B1071">
        <w:rPr>
          <w:sz w:val="22"/>
          <w:szCs w:val="22"/>
        </w:rPr>
        <w:t>CEP</w:t>
      </w:r>
      <w:r w:rsidR="00C40E2A" w:rsidRPr="001B1071">
        <w:rPr>
          <w:sz w:val="22"/>
          <w:szCs w:val="22"/>
        </w:rPr>
        <w:t>"</w:t>
      </w:r>
      <w:r w:rsidRPr="001B1071">
        <w:rPr>
          <w:sz w:val="22"/>
          <w:szCs w:val="22"/>
        </w:rPr>
        <w:t xml:space="preserve"> or less (better); </w:t>
      </w:r>
      <w:r w:rsidRPr="001B1071">
        <w:rPr>
          <w:sz w:val="22"/>
          <w:szCs w:val="22"/>
          <w:u w:val="single"/>
        </w:rPr>
        <w:t>or</w:t>
      </w:r>
    </w:p>
    <w:p w14:paraId="6654C884" w14:textId="77777777" w:rsidR="00D11D55" w:rsidRPr="001B1071" w:rsidRDefault="00D11D55" w:rsidP="00D11D55">
      <w:pPr>
        <w:pStyle w:val="1A1a1"/>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3.</w:t>
      </w:r>
      <w:r w:rsidRPr="001B1071">
        <w:rPr>
          <w:sz w:val="22"/>
          <w:szCs w:val="22"/>
        </w:rPr>
        <w:tab/>
        <w:t xml:space="preserve">Total drift of </w:t>
      </w:r>
      <w:r w:rsidR="00C40E2A" w:rsidRPr="001B1071">
        <w:rPr>
          <w:sz w:val="22"/>
          <w:szCs w:val="22"/>
        </w:rPr>
        <w:t>1 nautical mile "</w:t>
      </w:r>
      <w:r w:rsidRPr="001B1071">
        <w:rPr>
          <w:sz w:val="22"/>
          <w:szCs w:val="22"/>
        </w:rPr>
        <w:t>CEP</w:t>
      </w:r>
      <w:r w:rsidR="00C40E2A" w:rsidRPr="001B1071">
        <w:rPr>
          <w:sz w:val="22"/>
          <w:szCs w:val="22"/>
        </w:rPr>
        <w:t>"</w:t>
      </w:r>
      <w:r w:rsidRPr="001B1071">
        <w:rPr>
          <w:sz w:val="22"/>
          <w:szCs w:val="22"/>
        </w:rPr>
        <w:t xml:space="preserve"> or less (better) in a 24 hr period;</w:t>
      </w:r>
    </w:p>
    <w:p w14:paraId="5D9D68F6" w14:textId="77777777" w:rsidR="00D11D55" w:rsidRPr="001B1071" w:rsidRDefault="00D11D55" w:rsidP="00D11D55">
      <w:pPr>
        <w:pStyle w:val="1A1a"/>
        <w:spacing w:before="120"/>
        <w:ind w:left="1582" w:hanging="1582"/>
        <w:jc w:val="both"/>
        <w:rPr>
          <w:i/>
          <w:sz w:val="22"/>
          <w:szCs w:val="22"/>
          <w:u w:val="single"/>
        </w:rPr>
      </w:pPr>
      <w:r w:rsidRPr="001B1071">
        <w:rPr>
          <w:sz w:val="22"/>
          <w:szCs w:val="22"/>
        </w:rPr>
        <w:tab/>
      </w:r>
      <w:r w:rsidRPr="001B1071">
        <w:rPr>
          <w:sz w:val="22"/>
          <w:szCs w:val="22"/>
        </w:rPr>
        <w:tab/>
      </w:r>
      <w:r w:rsidRPr="001B1071">
        <w:rPr>
          <w:sz w:val="22"/>
          <w:szCs w:val="22"/>
        </w:rPr>
        <w:tab/>
      </w:r>
      <w:r w:rsidRPr="001B1071">
        <w:rPr>
          <w:i/>
          <w:sz w:val="22"/>
          <w:szCs w:val="22"/>
        </w:rPr>
        <w:tab/>
      </w:r>
      <w:r w:rsidRPr="001B1071">
        <w:rPr>
          <w:i/>
          <w:sz w:val="22"/>
          <w:szCs w:val="22"/>
          <w:u w:val="single"/>
        </w:rPr>
        <w:t>Technical Note</w:t>
      </w:r>
    </w:p>
    <w:p w14:paraId="7AD08C9D" w14:textId="77777777" w:rsidR="00D11D55" w:rsidRPr="001B1071" w:rsidRDefault="00D11D55" w:rsidP="00D11D55">
      <w:pPr>
        <w:pStyle w:val="1A1a"/>
        <w:jc w:val="both"/>
        <w:rPr>
          <w:i/>
          <w:sz w:val="22"/>
          <w:szCs w:val="22"/>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00874C58" w:rsidRPr="001B1071">
        <w:rPr>
          <w:i/>
          <w:sz w:val="22"/>
          <w:szCs w:val="22"/>
        </w:rPr>
        <w:t>For the purposes of 7.A.3.a.1., 7.A.3.a.2. and 7.A.3.a.3., t</w:t>
      </w:r>
      <w:r w:rsidRPr="001B1071">
        <w:rPr>
          <w:i/>
          <w:sz w:val="22"/>
          <w:szCs w:val="22"/>
        </w:rPr>
        <w:t>he performance parameters typically apply to 'inertial measurement equipment or systems' designed for "aircraft", vehicles and vessels, respectively. These parameters result from the utilisation of specialised non-</w:t>
      </w:r>
      <w:r w:rsidR="00874C58" w:rsidRPr="001B1071">
        <w:rPr>
          <w:i/>
          <w:sz w:val="22"/>
          <w:szCs w:val="22"/>
        </w:rPr>
        <w:t>'</w:t>
      </w:r>
      <w:r w:rsidRPr="001B1071">
        <w:rPr>
          <w:i/>
          <w:sz w:val="22"/>
          <w:szCs w:val="22"/>
        </w:rPr>
        <w:t>positional aiding references</w:t>
      </w:r>
      <w:r w:rsidR="00874C58" w:rsidRPr="001B1071">
        <w:rPr>
          <w:i/>
          <w:sz w:val="22"/>
          <w:szCs w:val="22"/>
        </w:rPr>
        <w:t>'</w:t>
      </w:r>
      <w:r w:rsidRPr="001B1071">
        <w:rPr>
          <w:i/>
          <w:sz w:val="22"/>
          <w:szCs w:val="22"/>
        </w:rPr>
        <w:t xml:space="preserve"> (e.g., altimeter, odometer, velocity log).  As a consequence, the specified performance values cannot be readily converted between these parameters. Equipment designed for multiple platforms are evaluated against each applicable entry 7.A.3.a.1., 7.A.3.a.2., or 7.A.3.a.3.</w:t>
      </w:r>
    </w:p>
    <w:p w14:paraId="2DAF6EC7" w14:textId="77777777" w:rsidR="00D11D55" w:rsidRPr="001B1071" w:rsidRDefault="00D11D55" w:rsidP="00D11D55">
      <w:pPr>
        <w:pStyle w:val="1A1a"/>
        <w:jc w:val="both"/>
        <w:rPr>
          <w:i/>
          <w:strike/>
          <w:sz w:val="22"/>
          <w:szCs w:val="22"/>
        </w:rPr>
      </w:pPr>
      <w:r w:rsidRPr="001B1071">
        <w:rPr>
          <w:i/>
          <w:strike/>
          <w:sz w:val="22"/>
          <w:szCs w:val="22"/>
        </w:rPr>
        <w:br w:type="page"/>
      </w:r>
    </w:p>
    <w:p w14:paraId="3E3998FE" w14:textId="77777777" w:rsidR="00D11D55" w:rsidRPr="001B1071" w:rsidRDefault="00D11D55" w:rsidP="00D11D55">
      <w:pPr>
        <w:pStyle w:val="1A1a"/>
        <w:ind w:left="1582" w:hanging="1582"/>
        <w:jc w:val="both"/>
        <w:rPr>
          <w:sz w:val="22"/>
          <w:szCs w:val="22"/>
        </w:rPr>
      </w:pPr>
      <w:r w:rsidRPr="001B1071">
        <w:rPr>
          <w:sz w:val="22"/>
          <w:szCs w:val="22"/>
        </w:rPr>
        <w:t>7.</w:t>
      </w:r>
      <w:r w:rsidRPr="001B1071">
        <w:rPr>
          <w:sz w:val="22"/>
          <w:szCs w:val="22"/>
        </w:rPr>
        <w:tab/>
        <w:t>A.</w:t>
      </w:r>
      <w:r w:rsidRPr="001B1071">
        <w:rPr>
          <w:sz w:val="22"/>
          <w:szCs w:val="22"/>
        </w:rPr>
        <w:tab/>
        <w:t>3.</w:t>
      </w:r>
      <w:r w:rsidRPr="001B1071">
        <w:rPr>
          <w:sz w:val="22"/>
          <w:szCs w:val="22"/>
        </w:rPr>
        <w:tab/>
        <w:t>b.</w:t>
      </w:r>
      <w:r w:rsidRPr="001B1071">
        <w:rPr>
          <w:sz w:val="22"/>
          <w:szCs w:val="22"/>
        </w:rPr>
        <w:tab/>
        <w:t xml:space="preserve">Designed for "aircraft", land vehicles or vessels, with an embedded 'positional aiding reference' and providing position after loss of all 'positional aiding references' for a period of up to 4 minutes, having an </w:t>
      </w:r>
      <w:r w:rsidR="00C40E2A" w:rsidRPr="001B1071">
        <w:rPr>
          <w:sz w:val="22"/>
          <w:szCs w:val="22"/>
        </w:rPr>
        <w:t>"</w:t>
      </w:r>
      <w:r w:rsidRPr="001B1071">
        <w:rPr>
          <w:sz w:val="22"/>
          <w:szCs w:val="22"/>
        </w:rPr>
        <w:t>accuracy</w:t>
      </w:r>
      <w:r w:rsidR="00C40E2A" w:rsidRPr="001B1071">
        <w:rPr>
          <w:sz w:val="22"/>
          <w:szCs w:val="22"/>
        </w:rPr>
        <w:t>"</w:t>
      </w:r>
      <w:r w:rsidRPr="001B1071">
        <w:rPr>
          <w:sz w:val="22"/>
          <w:szCs w:val="22"/>
        </w:rPr>
        <w:t xml:space="preserve"> o</w:t>
      </w:r>
      <w:r w:rsidR="00C40E2A" w:rsidRPr="001B1071">
        <w:rPr>
          <w:sz w:val="22"/>
          <w:szCs w:val="22"/>
        </w:rPr>
        <w:t>f less (better) than 10 meters "</w:t>
      </w:r>
      <w:r w:rsidRPr="001B1071">
        <w:rPr>
          <w:sz w:val="22"/>
          <w:szCs w:val="22"/>
        </w:rPr>
        <w:t>CEP</w:t>
      </w:r>
      <w:r w:rsidR="00C40E2A" w:rsidRPr="001B1071">
        <w:rPr>
          <w:sz w:val="22"/>
          <w:szCs w:val="22"/>
        </w:rPr>
        <w:t>"</w:t>
      </w:r>
      <w:r w:rsidRPr="001B1071">
        <w:rPr>
          <w:sz w:val="22"/>
          <w:szCs w:val="22"/>
        </w:rPr>
        <w:t>;</w:t>
      </w:r>
    </w:p>
    <w:p w14:paraId="42AF13CD" w14:textId="77777777" w:rsidR="00D11D55" w:rsidRPr="001B1071" w:rsidRDefault="00D11D55" w:rsidP="001647B2">
      <w:pPr>
        <w:pStyle w:val="1A1a"/>
        <w:spacing w:before="60"/>
        <w:ind w:left="1582" w:hanging="1582"/>
        <w:jc w:val="both"/>
        <w:rPr>
          <w:i/>
          <w:sz w:val="22"/>
          <w:szCs w:val="22"/>
          <w:u w:val="single"/>
        </w:rPr>
      </w:pPr>
      <w:r w:rsidRPr="001B1071">
        <w:rPr>
          <w:i/>
          <w:sz w:val="22"/>
          <w:szCs w:val="22"/>
        </w:rPr>
        <w:tab/>
      </w:r>
      <w:r w:rsidRPr="001B1071">
        <w:rPr>
          <w:i/>
          <w:sz w:val="22"/>
          <w:szCs w:val="22"/>
        </w:rPr>
        <w:tab/>
      </w:r>
      <w:r w:rsidRPr="001B1071">
        <w:rPr>
          <w:i/>
          <w:sz w:val="22"/>
          <w:szCs w:val="22"/>
        </w:rPr>
        <w:tab/>
      </w:r>
      <w:r w:rsidRPr="001B1071">
        <w:rPr>
          <w:i/>
          <w:sz w:val="22"/>
          <w:szCs w:val="22"/>
        </w:rPr>
        <w:tab/>
      </w:r>
      <w:r w:rsidRPr="001B1071">
        <w:rPr>
          <w:i/>
          <w:sz w:val="22"/>
          <w:szCs w:val="22"/>
          <w:u w:val="single"/>
        </w:rPr>
        <w:t>Note</w:t>
      </w:r>
      <w:r w:rsidR="001647B2" w:rsidRPr="001B1071">
        <w:rPr>
          <w:i/>
          <w:sz w:val="22"/>
          <w:szCs w:val="22"/>
        </w:rPr>
        <w:tab/>
      </w:r>
      <w:r w:rsidRPr="001B1071">
        <w:rPr>
          <w:i/>
          <w:sz w:val="22"/>
          <w:szCs w:val="22"/>
        </w:rPr>
        <w:t>7.A.3.b. refers to systems in which 'inertial measurement equipment</w:t>
      </w:r>
      <w:r w:rsidR="001647B2" w:rsidRPr="001B1071">
        <w:rPr>
          <w:i/>
          <w:sz w:val="22"/>
          <w:szCs w:val="22"/>
        </w:rPr>
        <w:tab/>
      </w:r>
      <w:r w:rsidRPr="001B1071">
        <w:rPr>
          <w:i/>
          <w:sz w:val="22"/>
          <w:szCs w:val="22"/>
        </w:rPr>
        <w:t>or systems' and other independent 'positional aiding references' are</w:t>
      </w:r>
      <w:r w:rsidR="001647B2" w:rsidRPr="001B1071">
        <w:rPr>
          <w:i/>
          <w:sz w:val="22"/>
          <w:szCs w:val="22"/>
        </w:rPr>
        <w:tab/>
      </w:r>
      <w:r w:rsidRPr="001B1071">
        <w:rPr>
          <w:i/>
          <w:sz w:val="22"/>
          <w:szCs w:val="22"/>
        </w:rPr>
        <w:t>built into a single unit (i.e., embedded) in order to achieve improved</w:t>
      </w:r>
      <w:r w:rsidR="001647B2" w:rsidRPr="001B1071">
        <w:rPr>
          <w:i/>
          <w:sz w:val="22"/>
          <w:szCs w:val="22"/>
        </w:rPr>
        <w:tab/>
      </w:r>
      <w:r w:rsidRPr="001B1071">
        <w:rPr>
          <w:i/>
          <w:sz w:val="22"/>
          <w:szCs w:val="22"/>
        </w:rPr>
        <w:t>performance.</w:t>
      </w:r>
    </w:p>
    <w:p w14:paraId="51977CE8" w14:textId="77777777" w:rsidR="00D11D55" w:rsidRPr="001B1071" w:rsidRDefault="00D11D55" w:rsidP="00D11D55">
      <w:pPr>
        <w:pStyle w:val="1A1a"/>
        <w:jc w:val="both"/>
        <w:rPr>
          <w:sz w:val="22"/>
          <w:szCs w:val="22"/>
        </w:rPr>
      </w:pPr>
    </w:p>
    <w:p w14:paraId="3B9FBD87" w14:textId="77777777" w:rsidR="00D11D55" w:rsidRPr="001B1071" w:rsidRDefault="00D11D55" w:rsidP="00D11D55">
      <w:pPr>
        <w:pStyle w:val="1A1a"/>
        <w:jc w:val="both"/>
        <w:rPr>
          <w:sz w:val="22"/>
          <w:szCs w:val="22"/>
        </w:rPr>
      </w:pPr>
      <w:r w:rsidRPr="001B1071">
        <w:rPr>
          <w:sz w:val="22"/>
          <w:szCs w:val="22"/>
        </w:rPr>
        <w:t>7.</w:t>
      </w:r>
      <w:r w:rsidRPr="001B1071">
        <w:rPr>
          <w:sz w:val="22"/>
          <w:szCs w:val="22"/>
        </w:rPr>
        <w:tab/>
        <w:t>A.</w:t>
      </w:r>
      <w:r w:rsidRPr="001B1071">
        <w:rPr>
          <w:sz w:val="22"/>
          <w:szCs w:val="22"/>
        </w:rPr>
        <w:tab/>
        <w:t>3.</w:t>
      </w:r>
      <w:r w:rsidRPr="001B1071">
        <w:rPr>
          <w:sz w:val="22"/>
          <w:szCs w:val="22"/>
        </w:rPr>
        <w:tab/>
        <w:t>c.</w:t>
      </w:r>
      <w:r w:rsidRPr="001B1071">
        <w:rPr>
          <w:sz w:val="22"/>
          <w:szCs w:val="22"/>
        </w:rPr>
        <w:tab/>
        <w:t>Designed for "aircraft", land vehicles or vessels, providing heading or True North determination and having any of the following:</w:t>
      </w:r>
    </w:p>
    <w:p w14:paraId="7A36B76F" w14:textId="77777777" w:rsidR="00D11D55" w:rsidRPr="001B1071" w:rsidRDefault="00D11D55" w:rsidP="00D11D55">
      <w:pPr>
        <w:pStyle w:val="1A1a1"/>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1.</w:t>
      </w:r>
      <w:r w:rsidRPr="001B1071">
        <w:rPr>
          <w:sz w:val="22"/>
          <w:szCs w:val="22"/>
        </w:rPr>
        <w:tab/>
        <w:t xml:space="preserve">A maximum operating angular rate less (lower) than 500 </w:t>
      </w:r>
      <w:proofErr w:type="spellStart"/>
      <w:r w:rsidRPr="001B1071">
        <w:rPr>
          <w:sz w:val="22"/>
          <w:szCs w:val="22"/>
        </w:rPr>
        <w:t>deg</w:t>
      </w:r>
      <w:proofErr w:type="spellEnd"/>
      <w:r w:rsidRPr="001B1071">
        <w:rPr>
          <w:sz w:val="22"/>
          <w:szCs w:val="22"/>
        </w:rPr>
        <w:t xml:space="preserve">/s and a heading </w:t>
      </w:r>
      <w:r w:rsidR="00C40E2A" w:rsidRPr="001B1071">
        <w:rPr>
          <w:sz w:val="22"/>
          <w:szCs w:val="22"/>
        </w:rPr>
        <w:t>"</w:t>
      </w:r>
      <w:r w:rsidRPr="001B1071">
        <w:rPr>
          <w:sz w:val="22"/>
          <w:szCs w:val="22"/>
        </w:rPr>
        <w:t>accuracy</w:t>
      </w:r>
      <w:r w:rsidR="00C40E2A" w:rsidRPr="001B1071">
        <w:rPr>
          <w:sz w:val="22"/>
          <w:szCs w:val="22"/>
        </w:rPr>
        <w:t>"</w:t>
      </w:r>
      <w:r w:rsidRPr="001B1071">
        <w:rPr>
          <w:sz w:val="22"/>
          <w:szCs w:val="22"/>
        </w:rPr>
        <w:t xml:space="preserve"> without the use of 'positional aiding references' equal to or less (better) than 0.07 </w:t>
      </w:r>
      <w:proofErr w:type="spellStart"/>
      <w:r w:rsidRPr="001B1071">
        <w:rPr>
          <w:sz w:val="22"/>
          <w:szCs w:val="22"/>
        </w:rPr>
        <w:t>deg</w:t>
      </w:r>
      <w:proofErr w:type="spellEnd"/>
      <w:r w:rsidRPr="001B1071">
        <w:rPr>
          <w:sz w:val="22"/>
          <w:szCs w:val="22"/>
        </w:rPr>
        <w:t xml:space="preserve"> sec(Lat) (equivalent to 6 arc minutes rms at 45 degrees latitude); </w:t>
      </w:r>
      <w:r w:rsidRPr="001B1071">
        <w:rPr>
          <w:sz w:val="22"/>
          <w:szCs w:val="22"/>
          <w:u w:val="single"/>
        </w:rPr>
        <w:t>or</w:t>
      </w:r>
    </w:p>
    <w:p w14:paraId="202823E6" w14:textId="77777777" w:rsidR="00D11D55" w:rsidRPr="001B1071" w:rsidRDefault="00D11D55" w:rsidP="00D11D55">
      <w:pPr>
        <w:pStyle w:val="1A1a1"/>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2.</w:t>
      </w:r>
      <w:r w:rsidRPr="001B1071">
        <w:rPr>
          <w:sz w:val="22"/>
          <w:szCs w:val="22"/>
        </w:rPr>
        <w:tab/>
        <w:t xml:space="preserve">A maximum operating angular rate equal to or greater (higher) than 500 </w:t>
      </w:r>
      <w:proofErr w:type="spellStart"/>
      <w:r w:rsidRPr="001B1071">
        <w:rPr>
          <w:sz w:val="22"/>
          <w:szCs w:val="22"/>
        </w:rPr>
        <w:t>deg</w:t>
      </w:r>
      <w:proofErr w:type="spellEnd"/>
      <w:r w:rsidRPr="001B1071">
        <w:rPr>
          <w:sz w:val="22"/>
          <w:szCs w:val="22"/>
        </w:rPr>
        <w:t xml:space="preserve">/s and a heading </w:t>
      </w:r>
      <w:r w:rsidR="00C40E2A" w:rsidRPr="001B1071">
        <w:rPr>
          <w:sz w:val="22"/>
          <w:szCs w:val="22"/>
        </w:rPr>
        <w:t>"</w:t>
      </w:r>
      <w:r w:rsidRPr="001B1071">
        <w:rPr>
          <w:sz w:val="22"/>
          <w:szCs w:val="22"/>
        </w:rPr>
        <w:t>accuracy</w:t>
      </w:r>
      <w:r w:rsidR="00C40E2A" w:rsidRPr="001B1071">
        <w:rPr>
          <w:sz w:val="22"/>
          <w:szCs w:val="22"/>
        </w:rPr>
        <w:t>"</w:t>
      </w:r>
      <w:r w:rsidRPr="001B1071">
        <w:rPr>
          <w:sz w:val="22"/>
          <w:szCs w:val="22"/>
        </w:rPr>
        <w:t xml:space="preserve"> without the use of 'positional aiding references' equal to or less (better) than 0.2 </w:t>
      </w:r>
      <w:proofErr w:type="spellStart"/>
      <w:r w:rsidRPr="001B1071">
        <w:rPr>
          <w:sz w:val="22"/>
          <w:szCs w:val="22"/>
        </w:rPr>
        <w:t>deg</w:t>
      </w:r>
      <w:proofErr w:type="spellEnd"/>
      <w:r w:rsidRPr="001B1071">
        <w:rPr>
          <w:sz w:val="22"/>
          <w:szCs w:val="22"/>
        </w:rPr>
        <w:t xml:space="preserve"> sec(Lat) (equivalent to 17 arc minutes rms at 45 degrees latitude);</w:t>
      </w:r>
      <w:r w:rsidR="00383D9C" w:rsidRPr="001B1071">
        <w:rPr>
          <w:sz w:val="22"/>
          <w:szCs w:val="22"/>
        </w:rPr>
        <w:t xml:space="preserve"> </w:t>
      </w:r>
      <w:r w:rsidR="00383D9C" w:rsidRPr="001B1071">
        <w:rPr>
          <w:sz w:val="22"/>
          <w:szCs w:val="22"/>
          <w:u w:val="single"/>
        </w:rPr>
        <w:t>or</w:t>
      </w:r>
    </w:p>
    <w:p w14:paraId="3EF5EAB9" w14:textId="77777777" w:rsidR="00D11D55" w:rsidRPr="001B1071" w:rsidRDefault="00D11D55" w:rsidP="00D11D55">
      <w:pPr>
        <w:pStyle w:val="1A1a1"/>
        <w:jc w:val="both"/>
        <w:rPr>
          <w:strike/>
          <w:sz w:val="22"/>
          <w:szCs w:val="22"/>
        </w:rPr>
      </w:pPr>
    </w:p>
    <w:p w14:paraId="7B3A8F93" w14:textId="77777777" w:rsidR="00D11D55" w:rsidRPr="001B1071" w:rsidRDefault="00D11D55" w:rsidP="00D11D55">
      <w:pPr>
        <w:pStyle w:val="1A1a"/>
        <w:jc w:val="both"/>
        <w:rPr>
          <w:sz w:val="22"/>
          <w:szCs w:val="22"/>
        </w:rPr>
      </w:pPr>
      <w:r w:rsidRPr="001B1071">
        <w:rPr>
          <w:sz w:val="22"/>
          <w:szCs w:val="22"/>
        </w:rPr>
        <w:t>7.</w:t>
      </w:r>
      <w:r w:rsidRPr="001B1071">
        <w:rPr>
          <w:sz w:val="22"/>
          <w:szCs w:val="22"/>
        </w:rPr>
        <w:tab/>
        <w:t>A.</w:t>
      </w:r>
      <w:r w:rsidRPr="001B1071">
        <w:rPr>
          <w:sz w:val="22"/>
          <w:szCs w:val="22"/>
        </w:rPr>
        <w:tab/>
        <w:t>3.</w:t>
      </w:r>
      <w:r w:rsidRPr="001B1071">
        <w:rPr>
          <w:sz w:val="22"/>
          <w:szCs w:val="22"/>
        </w:rPr>
        <w:tab/>
        <w:t>d.</w:t>
      </w:r>
      <w:r w:rsidRPr="001B1071">
        <w:rPr>
          <w:sz w:val="22"/>
          <w:szCs w:val="22"/>
        </w:rPr>
        <w:tab/>
        <w:t>Providing acceleration measurements or angular rate measurements, in more than one dimension, and having any of the following:</w:t>
      </w:r>
    </w:p>
    <w:p w14:paraId="10A2E87A" w14:textId="77777777" w:rsidR="00D11D55" w:rsidRPr="001B1071" w:rsidRDefault="00D11D55" w:rsidP="00D11D55">
      <w:pPr>
        <w:pStyle w:val="1A1a1"/>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1.</w:t>
      </w:r>
      <w:r w:rsidRPr="001B1071">
        <w:rPr>
          <w:sz w:val="22"/>
          <w:szCs w:val="22"/>
        </w:rPr>
        <w:tab/>
        <w:t xml:space="preserve">Performance specified </w:t>
      </w:r>
      <w:r w:rsidR="00FE37D1" w:rsidRPr="001B1071">
        <w:rPr>
          <w:sz w:val="22"/>
          <w:szCs w:val="22"/>
        </w:rPr>
        <w:t>in</w:t>
      </w:r>
      <w:r w:rsidRPr="001B1071">
        <w:rPr>
          <w:sz w:val="22"/>
          <w:szCs w:val="22"/>
        </w:rPr>
        <w:t xml:space="preserve"> 7.A.1. or 7.A.2. along any axis, without the use of any aiding references; </w:t>
      </w:r>
      <w:r w:rsidRPr="001B1071">
        <w:rPr>
          <w:sz w:val="22"/>
          <w:szCs w:val="22"/>
          <w:u w:val="single"/>
        </w:rPr>
        <w:t>or</w:t>
      </w:r>
    </w:p>
    <w:p w14:paraId="54BD3D5A" w14:textId="77777777" w:rsidR="00D11D55" w:rsidRPr="001B1071" w:rsidRDefault="00D11D55" w:rsidP="00D11D55">
      <w:pPr>
        <w:pStyle w:val="1A1a1"/>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2.</w:t>
      </w:r>
      <w:r w:rsidRPr="001B1071">
        <w:rPr>
          <w:sz w:val="22"/>
          <w:szCs w:val="22"/>
        </w:rPr>
        <w:tab/>
        <w:t>Being "space-qualified" and providing angular rate measurements having an "angle random walk" along any axis of less (better) than or equal to 0.1 degree per square root hour.</w:t>
      </w:r>
    </w:p>
    <w:p w14:paraId="7AE785E6" w14:textId="77777777" w:rsidR="00D11D55" w:rsidRPr="001B1071" w:rsidRDefault="00D11D55" w:rsidP="00D11D55">
      <w:pPr>
        <w:pStyle w:val="1A1note1"/>
        <w:spacing w:before="120"/>
        <w:ind w:left="2886" w:hanging="816"/>
        <w:jc w:val="both"/>
        <w:rPr>
          <w:sz w:val="22"/>
          <w:szCs w:val="22"/>
          <w:u w:val="single"/>
        </w:rPr>
      </w:pPr>
      <w:r w:rsidRPr="001B1071">
        <w:rPr>
          <w:i/>
          <w:sz w:val="22"/>
          <w:szCs w:val="22"/>
          <w:u w:val="single"/>
        </w:rPr>
        <w:t>Note</w:t>
      </w:r>
      <w:r w:rsidRPr="001B1071">
        <w:rPr>
          <w:i/>
          <w:sz w:val="22"/>
          <w:szCs w:val="22"/>
        </w:rPr>
        <w:tab/>
        <w:t>7.A.3.d.2. does not apply to 'inertial measurement equipment or systems' that contain "spinning mass gyros" as the only type of gyro.</w:t>
      </w:r>
    </w:p>
    <w:p w14:paraId="1F08D173" w14:textId="77777777" w:rsidR="00D11D55" w:rsidRPr="001B1071" w:rsidRDefault="00D11D55">
      <w:pPr>
        <w:pStyle w:val="1A1a1"/>
        <w:jc w:val="both"/>
        <w:rPr>
          <w:sz w:val="22"/>
        </w:rPr>
      </w:pPr>
    </w:p>
    <w:p w14:paraId="3057FD39" w14:textId="77777777" w:rsidR="009806A4" w:rsidRPr="001B1071" w:rsidRDefault="009806A4" w:rsidP="009806A4">
      <w:pPr>
        <w:pStyle w:val="1A1a"/>
        <w:tabs>
          <w:tab w:val="clear" w:pos="1179"/>
        </w:tabs>
        <w:ind w:left="1134" w:hanging="1134"/>
        <w:jc w:val="both"/>
        <w:rPr>
          <w:sz w:val="22"/>
          <w:szCs w:val="22"/>
        </w:rPr>
      </w:pPr>
      <w:r w:rsidRPr="001B1071">
        <w:rPr>
          <w:sz w:val="22"/>
          <w:szCs w:val="22"/>
        </w:rPr>
        <w:t>7.</w:t>
      </w:r>
      <w:r w:rsidRPr="001B1071">
        <w:rPr>
          <w:sz w:val="22"/>
          <w:szCs w:val="22"/>
        </w:rPr>
        <w:tab/>
        <w:t>A.</w:t>
      </w:r>
      <w:r w:rsidRPr="001B1071">
        <w:rPr>
          <w:sz w:val="22"/>
          <w:szCs w:val="22"/>
        </w:rPr>
        <w:tab/>
        <w:t>4.</w:t>
      </w:r>
      <w:r w:rsidRPr="001B1071">
        <w:rPr>
          <w:sz w:val="22"/>
          <w:szCs w:val="22"/>
        </w:rPr>
        <w:tab/>
        <w:t>'Star trackers' and components therefor, as follows:</w:t>
      </w:r>
    </w:p>
    <w:p w14:paraId="3A9A4262" w14:textId="77777777" w:rsidR="009806A4" w:rsidRPr="001B1071" w:rsidRDefault="009806A4" w:rsidP="002A1B98">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a.</w:t>
      </w:r>
      <w:r w:rsidRPr="001B1071">
        <w:rPr>
          <w:sz w:val="22"/>
          <w:szCs w:val="22"/>
        </w:rPr>
        <w:tab/>
        <w:t xml:space="preserve">'Star trackers' with a specified azimuth </w:t>
      </w:r>
      <w:r w:rsidR="00C40E2A" w:rsidRPr="001B1071">
        <w:rPr>
          <w:sz w:val="22"/>
          <w:szCs w:val="22"/>
        </w:rPr>
        <w:t>"</w:t>
      </w:r>
      <w:r w:rsidRPr="001B1071">
        <w:rPr>
          <w:sz w:val="22"/>
          <w:szCs w:val="22"/>
        </w:rPr>
        <w:t>accuracy</w:t>
      </w:r>
      <w:r w:rsidR="00C40E2A" w:rsidRPr="001B1071">
        <w:rPr>
          <w:sz w:val="22"/>
          <w:szCs w:val="22"/>
        </w:rPr>
        <w:t>"</w:t>
      </w:r>
      <w:r w:rsidRPr="001B1071">
        <w:rPr>
          <w:sz w:val="22"/>
          <w:szCs w:val="22"/>
        </w:rPr>
        <w:t xml:space="preserve"> of equal to or less (better) than </w:t>
      </w:r>
      <w:r w:rsidRPr="001B1071">
        <w:rPr>
          <w:bCs/>
          <w:sz w:val="22"/>
          <w:szCs w:val="22"/>
        </w:rPr>
        <w:t>20</w:t>
      </w:r>
      <w:r w:rsidRPr="001B1071">
        <w:rPr>
          <w:sz w:val="22"/>
          <w:szCs w:val="22"/>
        </w:rPr>
        <w:t xml:space="preserve"> seconds of arc throughout the specified lifetime of the equipment;</w:t>
      </w:r>
    </w:p>
    <w:p w14:paraId="4AF178CD" w14:textId="77777777" w:rsidR="009806A4" w:rsidRPr="001B1071" w:rsidRDefault="009806A4" w:rsidP="009806A4">
      <w:pPr>
        <w:pStyle w:val="1A1a"/>
        <w:jc w:val="both"/>
        <w:rPr>
          <w:bCs/>
          <w:sz w:val="22"/>
          <w:szCs w:val="22"/>
        </w:rPr>
      </w:pPr>
      <w:r w:rsidRPr="001B1071">
        <w:rPr>
          <w:sz w:val="22"/>
          <w:szCs w:val="22"/>
        </w:rPr>
        <w:tab/>
      </w:r>
      <w:r w:rsidRPr="001B1071">
        <w:rPr>
          <w:sz w:val="22"/>
          <w:szCs w:val="22"/>
        </w:rPr>
        <w:tab/>
      </w:r>
      <w:r w:rsidRPr="001B1071">
        <w:rPr>
          <w:sz w:val="22"/>
          <w:szCs w:val="22"/>
        </w:rPr>
        <w:tab/>
        <w:t>b.</w:t>
      </w:r>
      <w:r w:rsidRPr="001B1071">
        <w:rPr>
          <w:sz w:val="22"/>
          <w:szCs w:val="22"/>
        </w:rPr>
        <w:tab/>
        <w:t xml:space="preserve">Components </w:t>
      </w:r>
      <w:r w:rsidRPr="001B1071">
        <w:rPr>
          <w:bCs/>
          <w:sz w:val="22"/>
          <w:szCs w:val="22"/>
        </w:rPr>
        <w:t>specially designed for equipment specified in 7.A.4.a. as follows:</w:t>
      </w:r>
    </w:p>
    <w:p w14:paraId="2CB42A17" w14:textId="77777777" w:rsidR="009806A4" w:rsidRPr="001B1071" w:rsidRDefault="009806A4" w:rsidP="009806A4">
      <w:pPr>
        <w:pStyle w:val="1A1a"/>
        <w:tabs>
          <w:tab w:val="left" w:pos="1560"/>
        </w:tabs>
        <w:ind w:left="1890" w:hanging="1890"/>
        <w:jc w:val="both"/>
        <w:rPr>
          <w:bCs/>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1.</w:t>
      </w:r>
      <w:r w:rsidRPr="001B1071">
        <w:rPr>
          <w:sz w:val="22"/>
          <w:szCs w:val="22"/>
        </w:rPr>
        <w:tab/>
      </w:r>
      <w:r w:rsidRPr="001B1071">
        <w:rPr>
          <w:bCs/>
          <w:sz w:val="22"/>
          <w:szCs w:val="22"/>
        </w:rPr>
        <w:t>Optical heads or baffles;</w:t>
      </w:r>
    </w:p>
    <w:p w14:paraId="16BF7120" w14:textId="77777777" w:rsidR="009806A4" w:rsidRPr="001B1071" w:rsidRDefault="009806A4" w:rsidP="009806A4">
      <w:pPr>
        <w:pStyle w:val="1A1a"/>
        <w:tabs>
          <w:tab w:val="left" w:pos="1560"/>
        </w:tabs>
        <w:ind w:left="1890" w:hanging="1890"/>
        <w:jc w:val="both"/>
        <w:rPr>
          <w:bCs/>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t>2.</w:t>
      </w:r>
      <w:r w:rsidRPr="001B1071">
        <w:rPr>
          <w:sz w:val="22"/>
          <w:szCs w:val="22"/>
        </w:rPr>
        <w:tab/>
      </w:r>
      <w:r w:rsidRPr="001B1071">
        <w:rPr>
          <w:bCs/>
          <w:sz w:val="22"/>
          <w:szCs w:val="22"/>
        </w:rPr>
        <w:t>Data processing units.</w:t>
      </w:r>
    </w:p>
    <w:p w14:paraId="49639804" w14:textId="77777777" w:rsidR="009806A4" w:rsidRPr="001B1071" w:rsidRDefault="009806A4" w:rsidP="009806A4">
      <w:pPr>
        <w:pStyle w:val="1A1a"/>
        <w:tabs>
          <w:tab w:val="clear" w:pos="1179"/>
        </w:tabs>
        <w:spacing w:before="120"/>
        <w:ind w:left="1134" w:hanging="1134"/>
        <w:jc w:val="both"/>
        <w:rPr>
          <w:i/>
          <w:sz w:val="22"/>
          <w:szCs w:val="22"/>
        </w:rPr>
      </w:pPr>
      <w:r w:rsidRPr="001B1071">
        <w:rPr>
          <w:sz w:val="22"/>
          <w:szCs w:val="22"/>
        </w:rPr>
        <w:tab/>
      </w:r>
      <w:r w:rsidRPr="001B1071">
        <w:rPr>
          <w:sz w:val="22"/>
          <w:szCs w:val="22"/>
        </w:rPr>
        <w:tab/>
      </w:r>
      <w:r w:rsidRPr="001B1071">
        <w:rPr>
          <w:sz w:val="22"/>
          <w:szCs w:val="22"/>
        </w:rPr>
        <w:tab/>
      </w:r>
      <w:r w:rsidRPr="001B1071">
        <w:rPr>
          <w:i/>
          <w:sz w:val="22"/>
          <w:szCs w:val="22"/>
          <w:u w:val="single"/>
        </w:rPr>
        <w:t>Technical Note</w:t>
      </w:r>
    </w:p>
    <w:p w14:paraId="0CCB9E8F" w14:textId="77777777" w:rsidR="009806A4" w:rsidRPr="001B1071" w:rsidRDefault="009806A4" w:rsidP="009806A4">
      <w:pPr>
        <w:pStyle w:val="1A1a"/>
        <w:tabs>
          <w:tab w:val="clear" w:pos="1179"/>
        </w:tabs>
        <w:ind w:left="1134" w:hanging="1134"/>
        <w:jc w:val="both"/>
        <w:rPr>
          <w:sz w:val="22"/>
          <w:szCs w:val="22"/>
        </w:rPr>
      </w:pPr>
      <w:r w:rsidRPr="001B1071">
        <w:rPr>
          <w:sz w:val="22"/>
          <w:szCs w:val="22"/>
        </w:rPr>
        <w:tab/>
      </w:r>
      <w:r w:rsidRPr="001B1071">
        <w:rPr>
          <w:sz w:val="22"/>
          <w:szCs w:val="22"/>
        </w:rPr>
        <w:tab/>
      </w:r>
      <w:r w:rsidRPr="001B1071">
        <w:rPr>
          <w:sz w:val="22"/>
          <w:szCs w:val="22"/>
        </w:rPr>
        <w:tab/>
      </w:r>
      <w:r w:rsidR="00A0268F" w:rsidRPr="001B1071">
        <w:rPr>
          <w:i/>
          <w:iCs/>
          <w:sz w:val="22"/>
          <w:szCs w:val="22"/>
        </w:rPr>
        <w:t xml:space="preserve">For the purposes of 7.A.4.a., </w:t>
      </w:r>
      <w:r w:rsidRPr="001B1071">
        <w:rPr>
          <w:i/>
          <w:iCs/>
          <w:sz w:val="22"/>
          <w:szCs w:val="22"/>
        </w:rPr>
        <w:t>'</w:t>
      </w:r>
      <w:r w:rsidR="00A0268F" w:rsidRPr="001B1071">
        <w:rPr>
          <w:i/>
          <w:iCs/>
          <w:sz w:val="22"/>
          <w:szCs w:val="22"/>
        </w:rPr>
        <w:t>s</w:t>
      </w:r>
      <w:r w:rsidRPr="001B1071">
        <w:rPr>
          <w:bCs/>
          <w:i/>
          <w:sz w:val="22"/>
          <w:szCs w:val="22"/>
        </w:rPr>
        <w:t>tar trackers' are also referred to as stellar attitude sensors or gyro-astro compasses.</w:t>
      </w:r>
    </w:p>
    <w:p w14:paraId="7A8E83E6" w14:textId="77777777" w:rsidR="009806A4" w:rsidRPr="001B1071" w:rsidRDefault="009806A4">
      <w:pPr>
        <w:pStyle w:val="1A1a"/>
        <w:jc w:val="both"/>
        <w:rPr>
          <w:sz w:val="22"/>
        </w:rPr>
      </w:pPr>
    </w:p>
    <w:p w14:paraId="48671859" w14:textId="77777777" w:rsidR="003C227B" w:rsidRPr="001B1071" w:rsidRDefault="003C227B">
      <w:pPr>
        <w:pStyle w:val="1A1"/>
        <w:jc w:val="both"/>
        <w:rPr>
          <w:color w:val="auto"/>
          <w:sz w:val="22"/>
          <w:szCs w:val="22"/>
        </w:rPr>
      </w:pPr>
      <w:r w:rsidRPr="001B1071">
        <w:rPr>
          <w:color w:val="auto"/>
          <w:sz w:val="22"/>
          <w:szCs w:val="22"/>
        </w:rPr>
        <w:t>7.</w:t>
      </w:r>
      <w:r w:rsidRPr="001B1071">
        <w:rPr>
          <w:color w:val="auto"/>
          <w:sz w:val="22"/>
          <w:szCs w:val="22"/>
        </w:rPr>
        <w:tab/>
        <w:t>A.</w:t>
      </w:r>
      <w:r w:rsidRPr="001B1071">
        <w:rPr>
          <w:color w:val="auto"/>
          <w:sz w:val="22"/>
          <w:szCs w:val="22"/>
        </w:rPr>
        <w:tab/>
        <w:t>5.</w:t>
      </w:r>
      <w:r w:rsidRPr="001B1071">
        <w:rPr>
          <w:color w:val="auto"/>
          <w:sz w:val="22"/>
          <w:szCs w:val="22"/>
        </w:rPr>
        <w:tab/>
      </w:r>
      <w:r w:rsidR="00E24EA0" w:rsidRPr="001B1071">
        <w:rPr>
          <w:color w:val="auto"/>
          <w:sz w:val="22"/>
          <w:szCs w:val="22"/>
        </w:rPr>
        <w:t>"Satellite navigation system"</w:t>
      </w:r>
      <w:r w:rsidRPr="001B1071">
        <w:rPr>
          <w:color w:val="auto"/>
          <w:sz w:val="22"/>
          <w:szCs w:val="22"/>
        </w:rPr>
        <w:t xml:space="preserve"> receiving equipment having any of the following and specially designed components therefor:</w:t>
      </w:r>
    </w:p>
    <w:p w14:paraId="361DE9AC" w14:textId="77777777" w:rsidR="003C227B" w:rsidRPr="001B1071" w:rsidRDefault="003C227B">
      <w:pPr>
        <w:pStyle w:val="1A1"/>
        <w:tabs>
          <w:tab w:val="left" w:pos="1080"/>
        </w:tabs>
        <w:spacing w:before="120"/>
        <w:ind w:left="1797" w:hanging="1797"/>
        <w:jc w:val="both"/>
        <w:rPr>
          <w:color w:val="auto"/>
          <w:sz w:val="22"/>
          <w:szCs w:val="22"/>
        </w:rPr>
      </w:pPr>
      <w:r w:rsidRPr="001B1071">
        <w:rPr>
          <w:i/>
          <w:color w:val="auto"/>
          <w:sz w:val="22"/>
          <w:szCs w:val="22"/>
        </w:rPr>
        <w:tab/>
      </w:r>
      <w:r w:rsidRPr="001B1071">
        <w:rPr>
          <w:i/>
          <w:color w:val="auto"/>
          <w:sz w:val="22"/>
          <w:szCs w:val="22"/>
        </w:rPr>
        <w:tab/>
      </w:r>
      <w:r w:rsidRPr="001B1071">
        <w:rPr>
          <w:i/>
          <w:color w:val="auto"/>
          <w:sz w:val="22"/>
          <w:szCs w:val="22"/>
        </w:rPr>
        <w:tab/>
      </w:r>
      <w:r w:rsidRPr="001B1071">
        <w:rPr>
          <w:i/>
          <w:color w:val="auto"/>
          <w:sz w:val="22"/>
          <w:szCs w:val="22"/>
          <w:u w:val="single"/>
        </w:rPr>
        <w:t>N.B.</w:t>
      </w:r>
      <w:r w:rsidRPr="001B1071">
        <w:rPr>
          <w:i/>
          <w:color w:val="auto"/>
          <w:sz w:val="22"/>
          <w:szCs w:val="22"/>
        </w:rPr>
        <w:tab/>
        <w:t>For equipment specially designed for military use, see ML11.</w:t>
      </w:r>
    </w:p>
    <w:p w14:paraId="349A2F12" w14:textId="77777777" w:rsidR="003C227B" w:rsidRPr="001B1071" w:rsidRDefault="00BE6F17">
      <w:pPr>
        <w:pStyle w:val="1A1a"/>
        <w:jc w:val="both"/>
        <w:rPr>
          <w:color w:val="auto"/>
          <w:sz w:val="16"/>
          <w:szCs w:val="16"/>
        </w:rPr>
      </w:pPr>
      <w:r w:rsidRPr="001B1071">
        <w:rPr>
          <w:color w:val="auto"/>
          <w:sz w:val="16"/>
          <w:szCs w:val="16"/>
        </w:rPr>
        <w:br w:type="page"/>
      </w:r>
    </w:p>
    <w:p w14:paraId="1A0C993D" w14:textId="77777777" w:rsidR="003C227B" w:rsidRPr="001B1071" w:rsidRDefault="00BE6F17">
      <w:pPr>
        <w:pStyle w:val="1A1a"/>
        <w:jc w:val="both"/>
        <w:rPr>
          <w:color w:val="auto"/>
          <w:sz w:val="22"/>
          <w:szCs w:val="22"/>
        </w:rPr>
      </w:pPr>
      <w:r w:rsidRPr="001B1071">
        <w:rPr>
          <w:color w:val="auto"/>
          <w:sz w:val="22"/>
          <w:szCs w:val="22"/>
        </w:rPr>
        <w:t>7.</w:t>
      </w:r>
      <w:r w:rsidRPr="001B1071">
        <w:rPr>
          <w:color w:val="auto"/>
          <w:sz w:val="22"/>
          <w:szCs w:val="22"/>
        </w:rPr>
        <w:tab/>
        <w:t>A.</w:t>
      </w:r>
      <w:r w:rsidRPr="001B1071">
        <w:rPr>
          <w:color w:val="auto"/>
          <w:sz w:val="22"/>
          <w:szCs w:val="22"/>
        </w:rPr>
        <w:tab/>
        <w:t>5.</w:t>
      </w:r>
      <w:r w:rsidRPr="001B1071">
        <w:rPr>
          <w:color w:val="auto"/>
          <w:sz w:val="22"/>
          <w:szCs w:val="22"/>
        </w:rPr>
        <w:tab/>
      </w:r>
      <w:r w:rsidR="003C227B" w:rsidRPr="001B1071">
        <w:rPr>
          <w:color w:val="auto"/>
          <w:sz w:val="22"/>
          <w:szCs w:val="22"/>
        </w:rPr>
        <w:t>a.</w:t>
      </w:r>
      <w:r w:rsidR="003C227B" w:rsidRPr="001B1071">
        <w:rPr>
          <w:color w:val="auto"/>
          <w:sz w:val="22"/>
          <w:szCs w:val="22"/>
        </w:rPr>
        <w:tab/>
        <w:t xml:space="preserve">Employing a decryption algorithm specially designed or modified for government use to access the ranging code for position and time; </w:t>
      </w:r>
      <w:r w:rsidR="003C227B" w:rsidRPr="001B1071">
        <w:rPr>
          <w:color w:val="auto"/>
          <w:sz w:val="22"/>
          <w:szCs w:val="22"/>
          <w:u w:val="single"/>
        </w:rPr>
        <w:t>or</w:t>
      </w:r>
    </w:p>
    <w:p w14:paraId="705F6883" w14:textId="77777777" w:rsidR="003C227B" w:rsidRPr="001B1071" w:rsidRDefault="003C227B">
      <w:pPr>
        <w:pStyle w:val="1A1a"/>
        <w:jc w:val="both"/>
        <w:rPr>
          <w:color w:val="auto"/>
          <w:sz w:val="22"/>
          <w:szCs w:val="22"/>
        </w:rPr>
      </w:pPr>
      <w:r w:rsidRPr="001B1071">
        <w:rPr>
          <w:color w:val="auto"/>
          <w:sz w:val="22"/>
          <w:szCs w:val="22"/>
        </w:rPr>
        <w:tab/>
      </w:r>
      <w:r w:rsidRPr="001B1071">
        <w:rPr>
          <w:color w:val="auto"/>
          <w:sz w:val="22"/>
          <w:szCs w:val="22"/>
        </w:rPr>
        <w:tab/>
      </w:r>
      <w:r w:rsidRPr="001B1071">
        <w:rPr>
          <w:color w:val="auto"/>
          <w:sz w:val="22"/>
          <w:szCs w:val="22"/>
        </w:rPr>
        <w:tab/>
        <w:t>b.</w:t>
      </w:r>
      <w:r w:rsidRPr="001B1071">
        <w:rPr>
          <w:color w:val="auto"/>
          <w:sz w:val="22"/>
          <w:szCs w:val="22"/>
        </w:rPr>
        <w:tab/>
        <w:t>Employing 'adaptive antenna systems'.</w:t>
      </w:r>
    </w:p>
    <w:p w14:paraId="17396201" w14:textId="77777777" w:rsidR="003C227B" w:rsidRPr="001B1071" w:rsidRDefault="003C227B" w:rsidP="00BE6F17">
      <w:pPr>
        <w:pStyle w:val="1A1a"/>
        <w:tabs>
          <w:tab w:val="left" w:pos="1620"/>
        </w:tabs>
        <w:spacing w:before="60"/>
        <w:ind w:left="2342" w:hanging="2342"/>
        <w:jc w:val="both"/>
        <w:rPr>
          <w:bCs/>
          <w:i/>
          <w:iCs/>
          <w:color w:val="auto"/>
          <w:sz w:val="22"/>
          <w:szCs w:val="22"/>
        </w:rPr>
      </w:pPr>
      <w:r w:rsidRPr="001B1071">
        <w:rPr>
          <w:i/>
          <w:color w:val="auto"/>
          <w:sz w:val="22"/>
          <w:szCs w:val="22"/>
        </w:rPr>
        <w:tab/>
      </w:r>
      <w:r w:rsidRPr="001B1071">
        <w:rPr>
          <w:i/>
          <w:color w:val="auto"/>
          <w:sz w:val="22"/>
          <w:szCs w:val="22"/>
        </w:rPr>
        <w:tab/>
      </w:r>
      <w:r w:rsidRPr="001B1071">
        <w:rPr>
          <w:i/>
          <w:color w:val="auto"/>
          <w:sz w:val="22"/>
          <w:szCs w:val="22"/>
        </w:rPr>
        <w:tab/>
      </w:r>
      <w:r w:rsidRPr="001B1071">
        <w:rPr>
          <w:i/>
          <w:color w:val="auto"/>
          <w:sz w:val="22"/>
          <w:szCs w:val="22"/>
        </w:rPr>
        <w:tab/>
      </w:r>
      <w:r w:rsidRPr="001B1071">
        <w:rPr>
          <w:i/>
          <w:color w:val="auto"/>
          <w:sz w:val="22"/>
          <w:szCs w:val="22"/>
          <w:u w:val="single"/>
        </w:rPr>
        <w:t>Note</w:t>
      </w:r>
      <w:r w:rsidRPr="001B1071">
        <w:rPr>
          <w:i/>
          <w:color w:val="auto"/>
          <w:sz w:val="22"/>
          <w:szCs w:val="22"/>
        </w:rPr>
        <w:tab/>
        <w:t xml:space="preserve">7.A.5.b. </w:t>
      </w:r>
      <w:r w:rsidRPr="001B1071">
        <w:rPr>
          <w:bCs/>
          <w:i/>
          <w:iCs/>
          <w:color w:val="auto"/>
          <w:sz w:val="22"/>
          <w:szCs w:val="22"/>
        </w:rPr>
        <w:t xml:space="preserve">does not apply to </w:t>
      </w:r>
      <w:r w:rsidR="00E24EA0" w:rsidRPr="001B1071">
        <w:rPr>
          <w:i/>
          <w:sz w:val="22"/>
          <w:szCs w:val="22"/>
        </w:rPr>
        <w:t xml:space="preserve">"satellite navigation system" </w:t>
      </w:r>
      <w:r w:rsidRPr="001B1071">
        <w:rPr>
          <w:bCs/>
          <w:i/>
          <w:iCs/>
          <w:color w:val="auto"/>
          <w:sz w:val="22"/>
          <w:szCs w:val="22"/>
        </w:rPr>
        <w:t>receiving equipment that only uses components designed to filter, switch, or combine signals from multiple omni-directional antennae that do not implement adaptive antenna techniques.</w:t>
      </w:r>
    </w:p>
    <w:p w14:paraId="0F716FF2" w14:textId="77777777" w:rsidR="003C227B" w:rsidRPr="001B1071" w:rsidRDefault="003C227B" w:rsidP="00BE6F17">
      <w:pPr>
        <w:pStyle w:val="1A1a"/>
        <w:tabs>
          <w:tab w:val="clear" w:pos="340"/>
          <w:tab w:val="clear" w:pos="700"/>
          <w:tab w:val="clear" w:pos="1179"/>
        </w:tabs>
        <w:spacing w:before="60"/>
        <w:ind w:left="1673" w:firstLine="0"/>
        <w:jc w:val="both"/>
        <w:rPr>
          <w:i/>
          <w:color w:val="auto"/>
          <w:sz w:val="22"/>
          <w:szCs w:val="22"/>
        </w:rPr>
      </w:pPr>
      <w:r w:rsidRPr="001B1071">
        <w:rPr>
          <w:i/>
          <w:color w:val="auto"/>
          <w:sz w:val="22"/>
          <w:szCs w:val="22"/>
          <w:u w:val="single"/>
        </w:rPr>
        <w:t>Technical Note</w:t>
      </w:r>
    </w:p>
    <w:p w14:paraId="0DE05781" w14:textId="77777777" w:rsidR="003C227B" w:rsidRPr="001B1071" w:rsidRDefault="003C227B" w:rsidP="00710766">
      <w:pPr>
        <w:pStyle w:val="1A1a"/>
        <w:tabs>
          <w:tab w:val="left" w:pos="1620"/>
        </w:tabs>
        <w:ind w:left="1673" w:firstLine="0"/>
        <w:jc w:val="both"/>
        <w:rPr>
          <w:color w:val="auto"/>
          <w:sz w:val="22"/>
          <w:szCs w:val="22"/>
        </w:rPr>
      </w:pPr>
      <w:r w:rsidRPr="001B1071">
        <w:rPr>
          <w:i/>
          <w:color w:val="auto"/>
          <w:sz w:val="22"/>
          <w:szCs w:val="22"/>
        </w:rPr>
        <w:t>For the purposes of 7.A.5.b</w:t>
      </w:r>
      <w:r w:rsidR="00A0268F" w:rsidRPr="001B1071">
        <w:rPr>
          <w:i/>
          <w:color w:val="auto"/>
          <w:sz w:val="22"/>
          <w:szCs w:val="22"/>
        </w:rPr>
        <w:t>.,</w:t>
      </w:r>
      <w:r w:rsidRPr="001B1071">
        <w:rPr>
          <w:i/>
          <w:color w:val="auto"/>
          <w:sz w:val="22"/>
          <w:szCs w:val="22"/>
        </w:rPr>
        <w:t xml:space="preserve"> 'adaptive antenna systems' dynamically generate one or more spatial nulls in an antenna array pattern by signal processing in the time domain or frequency domain.</w:t>
      </w:r>
    </w:p>
    <w:p w14:paraId="7289B95D" w14:textId="77777777" w:rsidR="003C227B" w:rsidRPr="001B1071" w:rsidRDefault="003C227B">
      <w:pPr>
        <w:pStyle w:val="1A1a"/>
        <w:jc w:val="both"/>
        <w:rPr>
          <w:sz w:val="16"/>
          <w:szCs w:val="16"/>
        </w:rPr>
      </w:pPr>
    </w:p>
    <w:p w14:paraId="28992C42" w14:textId="77777777" w:rsidR="003C227B" w:rsidRPr="001B1071" w:rsidRDefault="003C227B">
      <w:pPr>
        <w:pStyle w:val="1A1"/>
        <w:jc w:val="both"/>
        <w:rPr>
          <w:sz w:val="22"/>
        </w:rPr>
      </w:pPr>
      <w:r w:rsidRPr="001B1071">
        <w:rPr>
          <w:sz w:val="22"/>
        </w:rPr>
        <w:t>7.</w:t>
      </w:r>
      <w:r w:rsidRPr="001B1071">
        <w:rPr>
          <w:sz w:val="22"/>
        </w:rPr>
        <w:tab/>
        <w:t>A.</w:t>
      </w:r>
      <w:r w:rsidRPr="001B1071">
        <w:rPr>
          <w:sz w:val="22"/>
        </w:rPr>
        <w:tab/>
        <w:t>6.</w:t>
      </w:r>
      <w:r w:rsidRPr="001B1071">
        <w:rPr>
          <w:sz w:val="22"/>
        </w:rPr>
        <w:tab/>
        <w:t>Airborne altimeters operating at frequencies other than 4.2 to 4.4 GHz inclusive and having any of the following:</w:t>
      </w:r>
    </w:p>
    <w:p w14:paraId="1743A30A" w14:textId="77777777" w:rsidR="003C227B" w:rsidRPr="001B1071" w:rsidRDefault="000B6A2A">
      <w:pPr>
        <w:pStyle w:val="1A1a"/>
        <w:jc w:val="both"/>
        <w:rPr>
          <w:sz w:val="22"/>
          <w:u w:val="single"/>
        </w:rPr>
      </w:pPr>
      <w:r w:rsidRPr="001B1071">
        <w:rPr>
          <w:sz w:val="22"/>
        </w:rPr>
        <w:tab/>
      </w:r>
      <w:r w:rsidRPr="001B1071">
        <w:rPr>
          <w:sz w:val="22"/>
        </w:rPr>
        <w:tab/>
      </w:r>
      <w:r w:rsidRPr="001B1071">
        <w:rPr>
          <w:sz w:val="22"/>
        </w:rPr>
        <w:tab/>
        <w:t>a.</w:t>
      </w:r>
      <w:r w:rsidRPr="001B1071">
        <w:rPr>
          <w:sz w:val="22"/>
        </w:rPr>
        <w:tab/>
        <w:t>'</w:t>
      </w:r>
      <w:r w:rsidR="003C227B" w:rsidRPr="001B1071">
        <w:rPr>
          <w:sz w:val="22"/>
        </w:rPr>
        <w:t>Power management</w:t>
      </w:r>
      <w:r w:rsidRPr="001B1071">
        <w:rPr>
          <w:sz w:val="22"/>
        </w:rPr>
        <w:t>'</w:t>
      </w:r>
      <w:r w:rsidR="003C227B" w:rsidRPr="001B1071">
        <w:rPr>
          <w:sz w:val="22"/>
        </w:rPr>
        <w:t xml:space="preserve">; </w:t>
      </w:r>
      <w:r w:rsidR="003C227B" w:rsidRPr="001B1071">
        <w:rPr>
          <w:sz w:val="22"/>
          <w:u w:val="single"/>
        </w:rPr>
        <w:t>or</w:t>
      </w:r>
    </w:p>
    <w:p w14:paraId="18D27FEA" w14:textId="77777777" w:rsidR="003C227B" w:rsidRPr="001B1071" w:rsidRDefault="003C227B">
      <w:pPr>
        <w:pStyle w:val="1A1a"/>
        <w:jc w:val="both"/>
        <w:rPr>
          <w:sz w:val="22"/>
        </w:rPr>
      </w:pPr>
      <w:r w:rsidRPr="001B1071">
        <w:rPr>
          <w:sz w:val="22"/>
        </w:rPr>
        <w:tab/>
      </w:r>
      <w:r w:rsidRPr="001B1071">
        <w:rPr>
          <w:sz w:val="22"/>
        </w:rPr>
        <w:tab/>
      </w:r>
      <w:r w:rsidRPr="001B1071">
        <w:rPr>
          <w:sz w:val="22"/>
        </w:rPr>
        <w:tab/>
        <w:t>b.</w:t>
      </w:r>
      <w:r w:rsidRPr="001B1071">
        <w:rPr>
          <w:sz w:val="22"/>
        </w:rPr>
        <w:tab/>
        <w:t>Using phase shift key modulation.</w:t>
      </w:r>
    </w:p>
    <w:p w14:paraId="5E820035" w14:textId="77777777" w:rsidR="000B6A2A" w:rsidRPr="001B1071" w:rsidRDefault="000B6A2A" w:rsidP="000B6A2A">
      <w:pPr>
        <w:pStyle w:val="1A1a"/>
        <w:tabs>
          <w:tab w:val="clear" w:pos="340"/>
          <w:tab w:val="clear" w:pos="700"/>
          <w:tab w:val="clear" w:pos="1179"/>
        </w:tabs>
        <w:spacing w:before="60"/>
        <w:ind w:left="1582" w:right="-23" w:firstLine="0"/>
        <w:jc w:val="both"/>
        <w:rPr>
          <w:i/>
          <w:sz w:val="22"/>
          <w:szCs w:val="22"/>
          <w:u w:val="single"/>
        </w:rPr>
      </w:pPr>
      <w:r w:rsidRPr="001B1071">
        <w:rPr>
          <w:i/>
          <w:sz w:val="22"/>
          <w:szCs w:val="22"/>
          <w:u w:val="single"/>
        </w:rPr>
        <w:t>Technical Note</w:t>
      </w:r>
    </w:p>
    <w:p w14:paraId="3C4EE70B" w14:textId="77777777" w:rsidR="000B6A2A" w:rsidRPr="001B1071" w:rsidRDefault="00A0268F" w:rsidP="000B6A2A">
      <w:pPr>
        <w:pStyle w:val="1A1a"/>
        <w:tabs>
          <w:tab w:val="clear" w:pos="340"/>
          <w:tab w:val="clear" w:pos="700"/>
          <w:tab w:val="clear" w:pos="1179"/>
        </w:tabs>
        <w:ind w:left="1582" w:right="-23" w:firstLine="0"/>
        <w:jc w:val="both"/>
        <w:rPr>
          <w:sz w:val="22"/>
          <w:szCs w:val="22"/>
        </w:rPr>
      </w:pPr>
      <w:r w:rsidRPr="001B1071">
        <w:rPr>
          <w:i/>
          <w:sz w:val="22"/>
          <w:szCs w:val="22"/>
        </w:rPr>
        <w:t xml:space="preserve">For the purposes of 7.A.6.a., </w:t>
      </w:r>
      <w:r w:rsidR="000B6A2A" w:rsidRPr="001B1071">
        <w:rPr>
          <w:i/>
          <w:sz w:val="22"/>
          <w:szCs w:val="22"/>
        </w:rPr>
        <w:t>'</w:t>
      </w:r>
      <w:r w:rsidRPr="001B1071">
        <w:rPr>
          <w:i/>
          <w:sz w:val="22"/>
          <w:szCs w:val="22"/>
        </w:rPr>
        <w:t>p</w:t>
      </w:r>
      <w:r w:rsidR="000B6A2A" w:rsidRPr="001B1071">
        <w:rPr>
          <w:i/>
          <w:sz w:val="22"/>
          <w:szCs w:val="22"/>
        </w:rPr>
        <w:t>ower management' is changing the transmitted power of the altimeter signal so that received power at the "aircraft" altitude is always at the minimum necessary to determine the altitude.</w:t>
      </w:r>
    </w:p>
    <w:p w14:paraId="3A025927" w14:textId="77777777" w:rsidR="000B6A2A" w:rsidRPr="001B1071" w:rsidRDefault="000B6A2A">
      <w:pPr>
        <w:pStyle w:val="1A1a"/>
        <w:jc w:val="both"/>
        <w:rPr>
          <w:sz w:val="22"/>
        </w:rPr>
      </w:pPr>
    </w:p>
    <w:p w14:paraId="072303F0" w14:textId="77777777" w:rsidR="003C227B" w:rsidRPr="001B1071" w:rsidRDefault="003C227B" w:rsidP="00806496">
      <w:pPr>
        <w:pStyle w:val="1A1a"/>
        <w:ind w:left="1123" w:hanging="1123"/>
        <w:jc w:val="both"/>
        <w:rPr>
          <w:sz w:val="22"/>
        </w:rPr>
      </w:pPr>
      <w:r w:rsidRPr="001B1071">
        <w:rPr>
          <w:sz w:val="22"/>
        </w:rPr>
        <w:t>7.</w:t>
      </w:r>
      <w:r w:rsidRPr="001B1071">
        <w:rPr>
          <w:sz w:val="22"/>
        </w:rPr>
        <w:tab/>
        <w:t>A.</w:t>
      </w:r>
      <w:r w:rsidRPr="001B1071">
        <w:rPr>
          <w:sz w:val="22"/>
        </w:rPr>
        <w:tab/>
        <w:t>7.</w:t>
      </w:r>
      <w:r w:rsidR="00806496" w:rsidRPr="001B1071">
        <w:rPr>
          <w:sz w:val="22"/>
        </w:rPr>
        <w:t xml:space="preserve">     </w:t>
      </w:r>
      <w:r w:rsidRPr="001B1071">
        <w:rPr>
          <w:sz w:val="22"/>
        </w:rPr>
        <w:t xml:space="preserve">Not used since </w:t>
      </w:r>
      <w:r w:rsidRPr="001B1071">
        <w:rPr>
          <w:color w:val="auto"/>
          <w:sz w:val="22"/>
          <w:szCs w:val="22"/>
        </w:rPr>
        <w:t>2004</w:t>
      </w:r>
    </w:p>
    <w:p w14:paraId="655ACEB3" w14:textId="77777777" w:rsidR="003C227B" w:rsidRPr="001B1071" w:rsidRDefault="003C227B">
      <w:pPr>
        <w:pStyle w:val="1A"/>
        <w:jc w:val="both"/>
        <w:rPr>
          <w:sz w:val="18"/>
          <w:szCs w:val="18"/>
        </w:rPr>
      </w:pPr>
    </w:p>
    <w:p w14:paraId="67B891ED" w14:textId="77777777" w:rsidR="003C227B" w:rsidRPr="001B1071" w:rsidRDefault="003C227B">
      <w:pPr>
        <w:pStyle w:val="1A1"/>
        <w:jc w:val="both"/>
        <w:rPr>
          <w:sz w:val="22"/>
        </w:rPr>
      </w:pPr>
      <w:r w:rsidRPr="001B1071">
        <w:rPr>
          <w:sz w:val="22"/>
        </w:rPr>
        <w:t>7.</w:t>
      </w:r>
      <w:r w:rsidRPr="001B1071">
        <w:rPr>
          <w:sz w:val="22"/>
        </w:rPr>
        <w:tab/>
        <w:t>A.</w:t>
      </w:r>
      <w:r w:rsidRPr="001B1071">
        <w:rPr>
          <w:sz w:val="22"/>
        </w:rPr>
        <w:tab/>
        <w:t>8.</w:t>
      </w:r>
      <w:r w:rsidRPr="001B1071">
        <w:rPr>
          <w:sz w:val="22"/>
        </w:rPr>
        <w:tab/>
        <w:t xml:space="preserve">Underwater sonar navigation systems using doppler velocity or correlation velocity logs integrated with a heading source and having a positioning </w:t>
      </w:r>
      <w:r w:rsidR="00C40E2A" w:rsidRPr="001B1071">
        <w:rPr>
          <w:sz w:val="22"/>
        </w:rPr>
        <w:t>"</w:t>
      </w:r>
      <w:r w:rsidRPr="001B1071">
        <w:rPr>
          <w:sz w:val="22"/>
        </w:rPr>
        <w:t>accuracy</w:t>
      </w:r>
      <w:r w:rsidR="00C40E2A" w:rsidRPr="001B1071">
        <w:rPr>
          <w:sz w:val="22"/>
        </w:rPr>
        <w:t>"</w:t>
      </w:r>
      <w:r w:rsidRPr="001B1071">
        <w:rPr>
          <w:sz w:val="22"/>
        </w:rPr>
        <w:t xml:space="preserve"> of equal to or less (better) than 3% of distance travelled </w:t>
      </w:r>
      <w:r w:rsidR="00C40E2A" w:rsidRPr="001B1071">
        <w:rPr>
          <w:sz w:val="22"/>
        </w:rPr>
        <w:t>"</w:t>
      </w:r>
      <w:r w:rsidRPr="001B1071">
        <w:rPr>
          <w:sz w:val="22"/>
        </w:rPr>
        <w:t>Circular Error Probable</w:t>
      </w:r>
      <w:r w:rsidR="00C40E2A" w:rsidRPr="001B1071">
        <w:rPr>
          <w:sz w:val="22"/>
        </w:rPr>
        <w:t>" ("CEP"</w:t>
      </w:r>
      <w:r w:rsidRPr="001B1071">
        <w:rPr>
          <w:sz w:val="22"/>
        </w:rPr>
        <w:t xml:space="preserve">) and specially designed components therefor. </w:t>
      </w:r>
    </w:p>
    <w:p w14:paraId="2EC31654" w14:textId="77777777" w:rsidR="003C227B" w:rsidRPr="001B1071" w:rsidRDefault="003C227B" w:rsidP="00A8365B">
      <w:pPr>
        <w:pStyle w:val="1A1note1"/>
        <w:spacing w:before="60"/>
        <w:ind w:left="1922" w:hanging="799"/>
        <w:jc w:val="both"/>
        <w:rPr>
          <w:i/>
          <w:sz w:val="22"/>
        </w:rPr>
      </w:pPr>
      <w:r w:rsidRPr="001B1071">
        <w:rPr>
          <w:i/>
          <w:sz w:val="22"/>
          <w:u w:val="single"/>
        </w:rPr>
        <w:t>Note</w:t>
      </w:r>
      <w:r w:rsidRPr="001B1071">
        <w:rPr>
          <w:i/>
          <w:sz w:val="22"/>
        </w:rPr>
        <w:tab/>
        <w:t>7.A.8. does not apply to systems specially designed for installation on surface vessels or systems requiring acoustic beacons or buoys to provide positioning data.</w:t>
      </w:r>
    </w:p>
    <w:p w14:paraId="0D3C5735" w14:textId="77777777" w:rsidR="003C227B" w:rsidRPr="001B1071" w:rsidRDefault="003C227B" w:rsidP="00A8365B">
      <w:pPr>
        <w:pStyle w:val="1A1note1"/>
        <w:spacing w:before="60"/>
        <w:ind w:left="1922" w:hanging="799"/>
        <w:jc w:val="both"/>
        <w:rPr>
          <w:i/>
          <w:spacing w:val="-2"/>
          <w:sz w:val="22"/>
        </w:rPr>
      </w:pPr>
      <w:r w:rsidRPr="001B1071">
        <w:rPr>
          <w:i/>
          <w:sz w:val="22"/>
          <w:u w:val="single"/>
        </w:rPr>
        <w:t>N.B.</w:t>
      </w:r>
      <w:r w:rsidRPr="001B1071">
        <w:rPr>
          <w:i/>
          <w:sz w:val="22"/>
        </w:rPr>
        <w:tab/>
      </w:r>
      <w:r w:rsidR="00383D9C" w:rsidRPr="001B1071">
        <w:rPr>
          <w:i/>
          <w:sz w:val="22"/>
        </w:rPr>
        <w:t>For acoustic systems, s</w:t>
      </w:r>
      <w:r w:rsidRPr="001B1071">
        <w:rPr>
          <w:i/>
          <w:spacing w:val="-2"/>
          <w:sz w:val="22"/>
        </w:rPr>
        <w:t>ee 6.A.1.a.</w:t>
      </w:r>
      <w:r w:rsidR="00383D9C" w:rsidRPr="001B1071">
        <w:rPr>
          <w:i/>
          <w:spacing w:val="-2"/>
          <w:sz w:val="22"/>
        </w:rPr>
        <w:t xml:space="preserve">, </w:t>
      </w:r>
      <w:r w:rsidRPr="001B1071">
        <w:rPr>
          <w:i/>
          <w:spacing w:val="-2"/>
          <w:sz w:val="22"/>
        </w:rPr>
        <w:t xml:space="preserve">and </w:t>
      </w:r>
      <w:r w:rsidR="00383D9C" w:rsidRPr="001B1071">
        <w:rPr>
          <w:i/>
          <w:spacing w:val="-2"/>
          <w:sz w:val="22"/>
        </w:rPr>
        <w:t xml:space="preserve">for correlation-velocity and Doppler-velocity sonar log equipment, see </w:t>
      </w:r>
      <w:r w:rsidRPr="001B1071">
        <w:rPr>
          <w:i/>
          <w:spacing w:val="-2"/>
          <w:sz w:val="22"/>
        </w:rPr>
        <w:t>6.A.1.b.</w:t>
      </w:r>
    </w:p>
    <w:p w14:paraId="5EEA32B1" w14:textId="77777777" w:rsidR="003C227B" w:rsidRPr="001B1071" w:rsidRDefault="00383D9C">
      <w:pPr>
        <w:pStyle w:val="1A1note1"/>
        <w:numPr>
          <w:ins w:id="0" w:author="Author"/>
        </w:numPr>
        <w:ind w:firstLine="0"/>
        <w:jc w:val="both"/>
        <w:rPr>
          <w:i/>
          <w:sz w:val="22"/>
        </w:rPr>
      </w:pPr>
      <w:r w:rsidRPr="001B1071">
        <w:rPr>
          <w:i/>
          <w:spacing w:val="-2"/>
          <w:sz w:val="22"/>
        </w:rPr>
        <w:t>For other marine systems, s</w:t>
      </w:r>
      <w:r w:rsidR="003C227B" w:rsidRPr="001B1071">
        <w:rPr>
          <w:i/>
          <w:spacing w:val="-2"/>
          <w:sz w:val="22"/>
        </w:rPr>
        <w:t>ee 8.A.2.</w:t>
      </w:r>
    </w:p>
    <w:p w14:paraId="59A7911B" w14:textId="77777777" w:rsidR="003C227B" w:rsidRPr="001B1071" w:rsidRDefault="003C227B">
      <w:pPr>
        <w:pStyle w:val="1A1a"/>
        <w:jc w:val="both"/>
        <w:rPr>
          <w:sz w:val="16"/>
          <w:szCs w:val="16"/>
        </w:rPr>
      </w:pPr>
    </w:p>
    <w:p w14:paraId="0C76ACBA" w14:textId="77777777" w:rsidR="003C227B" w:rsidRPr="001B1071" w:rsidRDefault="003C227B">
      <w:pPr>
        <w:pStyle w:val="1A"/>
        <w:jc w:val="both"/>
        <w:rPr>
          <w:sz w:val="16"/>
          <w:szCs w:val="16"/>
        </w:rPr>
      </w:pPr>
    </w:p>
    <w:p w14:paraId="3FCD0EF9" w14:textId="77777777" w:rsidR="003C227B" w:rsidRPr="001B1071" w:rsidRDefault="003C227B">
      <w:pPr>
        <w:pStyle w:val="1A"/>
        <w:jc w:val="both"/>
        <w:rPr>
          <w:sz w:val="22"/>
        </w:rPr>
      </w:pPr>
      <w:r w:rsidRPr="001B1071">
        <w:rPr>
          <w:sz w:val="22"/>
        </w:rPr>
        <w:t>7.</w:t>
      </w:r>
      <w:r w:rsidRPr="001B1071">
        <w:rPr>
          <w:sz w:val="22"/>
        </w:rPr>
        <w:tab/>
        <w:t>B.</w:t>
      </w:r>
      <w:r w:rsidRPr="001B1071">
        <w:rPr>
          <w:sz w:val="22"/>
        </w:rPr>
        <w:tab/>
      </w:r>
      <w:r w:rsidRPr="001B1071">
        <w:rPr>
          <w:sz w:val="22"/>
          <w:u w:val="single"/>
        </w:rPr>
        <w:t>TEST, INSPECTION AND PRODUCTION EQUIPMENT</w:t>
      </w:r>
    </w:p>
    <w:p w14:paraId="38C43129" w14:textId="77777777" w:rsidR="003C227B" w:rsidRPr="001B1071" w:rsidRDefault="003C227B">
      <w:pPr>
        <w:pStyle w:val="1A"/>
        <w:tabs>
          <w:tab w:val="clear" w:pos="340"/>
        </w:tabs>
        <w:jc w:val="both"/>
        <w:rPr>
          <w:sz w:val="16"/>
          <w:szCs w:val="16"/>
        </w:rPr>
      </w:pPr>
    </w:p>
    <w:p w14:paraId="599ECF67" w14:textId="77777777" w:rsidR="003C227B" w:rsidRPr="001B1071" w:rsidRDefault="003C227B">
      <w:pPr>
        <w:pStyle w:val="1A1"/>
        <w:jc w:val="both"/>
        <w:rPr>
          <w:sz w:val="22"/>
        </w:rPr>
      </w:pPr>
      <w:r w:rsidRPr="001B1071">
        <w:rPr>
          <w:sz w:val="22"/>
        </w:rPr>
        <w:t>7.</w:t>
      </w:r>
      <w:r w:rsidRPr="001B1071">
        <w:rPr>
          <w:sz w:val="22"/>
        </w:rPr>
        <w:tab/>
        <w:t>B.</w:t>
      </w:r>
      <w:r w:rsidRPr="001B1071">
        <w:rPr>
          <w:sz w:val="22"/>
        </w:rPr>
        <w:tab/>
        <w:t>1.</w:t>
      </w:r>
      <w:r w:rsidRPr="001B1071">
        <w:rPr>
          <w:sz w:val="22"/>
        </w:rPr>
        <w:tab/>
        <w:t xml:space="preserve">Test, calibration or alignment equipment, specially designed for equipment specified </w:t>
      </w:r>
      <w:r w:rsidR="00FE37D1" w:rsidRPr="001B1071">
        <w:rPr>
          <w:sz w:val="22"/>
        </w:rPr>
        <w:t>in</w:t>
      </w:r>
      <w:r w:rsidRPr="001B1071">
        <w:rPr>
          <w:sz w:val="22"/>
        </w:rPr>
        <w:t xml:space="preserve"> 7.A.</w:t>
      </w:r>
    </w:p>
    <w:p w14:paraId="3C8796A2" w14:textId="77777777" w:rsidR="003C227B" w:rsidRPr="001B1071" w:rsidRDefault="003C227B" w:rsidP="00AC7B4C">
      <w:pPr>
        <w:pStyle w:val="1A1note1"/>
        <w:spacing w:before="60"/>
        <w:ind w:left="1922" w:hanging="799"/>
        <w:jc w:val="both"/>
        <w:rPr>
          <w:sz w:val="22"/>
        </w:rPr>
      </w:pPr>
      <w:r w:rsidRPr="001B1071">
        <w:rPr>
          <w:i/>
          <w:sz w:val="22"/>
          <w:u w:val="single"/>
        </w:rPr>
        <w:t>Note</w:t>
      </w:r>
      <w:r w:rsidRPr="001B1071">
        <w:rPr>
          <w:i/>
          <w:sz w:val="22"/>
        </w:rPr>
        <w:tab/>
        <w:t xml:space="preserve">7.B.1. does not apply to test, calibration or alignment equipment for </w:t>
      </w:r>
      <w:r w:rsidR="00AC7B4C" w:rsidRPr="001B1071">
        <w:rPr>
          <w:i/>
          <w:sz w:val="22"/>
        </w:rPr>
        <w:t>"</w:t>
      </w:r>
      <w:r w:rsidRPr="001B1071">
        <w:rPr>
          <w:i/>
          <w:sz w:val="22"/>
        </w:rPr>
        <w:t>Maintenance Level I</w:t>
      </w:r>
      <w:r w:rsidR="00AC7B4C" w:rsidRPr="001B1071">
        <w:rPr>
          <w:i/>
          <w:sz w:val="22"/>
        </w:rPr>
        <w:t>"</w:t>
      </w:r>
      <w:r w:rsidRPr="001B1071">
        <w:rPr>
          <w:i/>
          <w:sz w:val="22"/>
        </w:rPr>
        <w:t xml:space="preserve"> or </w:t>
      </w:r>
      <w:r w:rsidR="00AC7B4C" w:rsidRPr="001B1071">
        <w:rPr>
          <w:i/>
          <w:sz w:val="22"/>
        </w:rPr>
        <w:t>"</w:t>
      </w:r>
      <w:r w:rsidRPr="001B1071">
        <w:rPr>
          <w:i/>
          <w:sz w:val="22"/>
        </w:rPr>
        <w:t>Maintenance Level II</w:t>
      </w:r>
      <w:r w:rsidR="00AC7B4C" w:rsidRPr="001B1071">
        <w:rPr>
          <w:i/>
          <w:sz w:val="22"/>
        </w:rPr>
        <w:t>"</w:t>
      </w:r>
      <w:r w:rsidRPr="001B1071">
        <w:rPr>
          <w:i/>
          <w:sz w:val="22"/>
        </w:rPr>
        <w:t>.</w:t>
      </w:r>
    </w:p>
    <w:p w14:paraId="38AA9420" w14:textId="77777777" w:rsidR="003C227B" w:rsidRPr="001B1071" w:rsidRDefault="003C227B">
      <w:pPr>
        <w:pStyle w:val="1A1NT1NB"/>
        <w:jc w:val="both"/>
        <w:rPr>
          <w:sz w:val="16"/>
          <w:szCs w:val="16"/>
        </w:rPr>
      </w:pPr>
    </w:p>
    <w:p w14:paraId="03017036" w14:textId="77777777" w:rsidR="003C227B" w:rsidRPr="001B1071" w:rsidRDefault="003C227B">
      <w:pPr>
        <w:pStyle w:val="1A1"/>
        <w:jc w:val="both"/>
        <w:rPr>
          <w:sz w:val="22"/>
        </w:rPr>
      </w:pPr>
      <w:r w:rsidRPr="001B1071">
        <w:rPr>
          <w:sz w:val="22"/>
        </w:rPr>
        <w:t>7.</w:t>
      </w:r>
      <w:r w:rsidRPr="001B1071">
        <w:rPr>
          <w:sz w:val="22"/>
        </w:rPr>
        <w:tab/>
        <w:t>B.</w:t>
      </w:r>
      <w:r w:rsidRPr="001B1071">
        <w:rPr>
          <w:sz w:val="22"/>
        </w:rPr>
        <w:tab/>
        <w:t>2.</w:t>
      </w:r>
      <w:r w:rsidRPr="001B1071">
        <w:rPr>
          <w:sz w:val="22"/>
        </w:rPr>
        <w:tab/>
        <w:t>Equipment specially designed to characterize mirrors for ring "laser" gyros, as follows:</w:t>
      </w:r>
    </w:p>
    <w:p w14:paraId="693A8043" w14:textId="77777777" w:rsidR="003C227B" w:rsidRPr="001B1071" w:rsidRDefault="003C227B">
      <w:pPr>
        <w:pStyle w:val="1A1a"/>
        <w:jc w:val="both"/>
        <w:rPr>
          <w:sz w:val="22"/>
        </w:rPr>
      </w:pPr>
      <w:r w:rsidRPr="001B1071">
        <w:rPr>
          <w:sz w:val="22"/>
        </w:rPr>
        <w:tab/>
      </w:r>
      <w:r w:rsidRPr="001B1071">
        <w:rPr>
          <w:sz w:val="22"/>
        </w:rPr>
        <w:tab/>
      </w:r>
      <w:r w:rsidRPr="001B1071">
        <w:rPr>
          <w:sz w:val="22"/>
        </w:rPr>
        <w:tab/>
        <w:t>a.</w:t>
      </w:r>
      <w:r w:rsidRPr="001B1071">
        <w:rPr>
          <w:sz w:val="22"/>
        </w:rPr>
        <w:tab/>
      </w:r>
      <w:proofErr w:type="spellStart"/>
      <w:r w:rsidRPr="001B1071">
        <w:rPr>
          <w:sz w:val="22"/>
        </w:rPr>
        <w:t>Scatterometers</w:t>
      </w:r>
      <w:proofErr w:type="spellEnd"/>
      <w:r w:rsidRPr="001B1071">
        <w:rPr>
          <w:sz w:val="22"/>
        </w:rPr>
        <w:t xml:space="preserve"> having a measurement </w:t>
      </w:r>
      <w:r w:rsidR="0040068B" w:rsidRPr="001B1071">
        <w:rPr>
          <w:sz w:val="22"/>
        </w:rPr>
        <w:t>"</w:t>
      </w:r>
      <w:r w:rsidRPr="001B1071">
        <w:rPr>
          <w:sz w:val="22"/>
        </w:rPr>
        <w:t>accuracy</w:t>
      </w:r>
      <w:r w:rsidR="0040068B" w:rsidRPr="001B1071">
        <w:rPr>
          <w:sz w:val="22"/>
        </w:rPr>
        <w:t>"</w:t>
      </w:r>
      <w:r w:rsidRPr="001B1071">
        <w:rPr>
          <w:sz w:val="22"/>
        </w:rPr>
        <w:t xml:space="preserve"> of 10 ppm or less (better);</w:t>
      </w:r>
    </w:p>
    <w:p w14:paraId="04577079" w14:textId="77777777" w:rsidR="003C227B" w:rsidRPr="001B1071" w:rsidRDefault="003C227B">
      <w:pPr>
        <w:pStyle w:val="1A1a"/>
        <w:jc w:val="both"/>
        <w:rPr>
          <w:sz w:val="22"/>
        </w:rPr>
      </w:pPr>
      <w:r w:rsidRPr="001B1071">
        <w:rPr>
          <w:sz w:val="22"/>
        </w:rPr>
        <w:tab/>
      </w:r>
      <w:r w:rsidRPr="001B1071">
        <w:rPr>
          <w:sz w:val="22"/>
        </w:rPr>
        <w:tab/>
      </w:r>
      <w:r w:rsidRPr="001B1071">
        <w:rPr>
          <w:sz w:val="22"/>
        </w:rPr>
        <w:tab/>
        <w:t>b.</w:t>
      </w:r>
      <w:r w:rsidRPr="001B1071">
        <w:rPr>
          <w:sz w:val="22"/>
        </w:rPr>
        <w:tab/>
        <w:t xml:space="preserve">Profilometers having a measurement </w:t>
      </w:r>
      <w:r w:rsidR="0040068B" w:rsidRPr="001B1071">
        <w:rPr>
          <w:sz w:val="22"/>
        </w:rPr>
        <w:t>"</w:t>
      </w:r>
      <w:r w:rsidRPr="001B1071">
        <w:rPr>
          <w:sz w:val="22"/>
        </w:rPr>
        <w:t>accuracy</w:t>
      </w:r>
      <w:r w:rsidR="0040068B" w:rsidRPr="001B1071">
        <w:rPr>
          <w:sz w:val="22"/>
        </w:rPr>
        <w:t>"</w:t>
      </w:r>
      <w:r w:rsidRPr="001B1071">
        <w:rPr>
          <w:sz w:val="22"/>
        </w:rPr>
        <w:t xml:space="preserve"> of 0.5 nm (5 angstrom) or less (better).</w:t>
      </w:r>
    </w:p>
    <w:p w14:paraId="29828C2E" w14:textId="77777777" w:rsidR="003C227B" w:rsidRPr="001B1071" w:rsidRDefault="003C227B">
      <w:pPr>
        <w:pStyle w:val="1A1"/>
        <w:jc w:val="both"/>
        <w:rPr>
          <w:sz w:val="16"/>
          <w:szCs w:val="16"/>
        </w:rPr>
      </w:pPr>
    </w:p>
    <w:p w14:paraId="1048795C" w14:textId="77777777" w:rsidR="00AC7B4C" w:rsidRPr="001B1071" w:rsidRDefault="00AC7B4C">
      <w:pPr>
        <w:pStyle w:val="1A1"/>
        <w:jc w:val="both"/>
        <w:rPr>
          <w:sz w:val="16"/>
          <w:szCs w:val="16"/>
        </w:rPr>
      </w:pPr>
    </w:p>
    <w:p w14:paraId="47647E30" w14:textId="77777777" w:rsidR="00AC7B4C" w:rsidRPr="001B1071" w:rsidRDefault="00AC7B4C">
      <w:pPr>
        <w:pStyle w:val="1A1"/>
        <w:jc w:val="both"/>
        <w:rPr>
          <w:sz w:val="16"/>
          <w:szCs w:val="16"/>
        </w:rPr>
      </w:pPr>
    </w:p>
    <w:p w14:paraId="7549C104" w14:textId="77777777" w:rsidR="00AC7B4C" w:rsidRPr="001B1071" w:rsidRDefault="00AC7B4C">
      <w:pPr>
        <w:pStyle w:val="1A1"/>
        <w:jc w:val="both"/>
        <w:rPr>
          <w:sz w:val="16"/>
          <w:szCs w:val="16"/>
        </w:rPr>
      </w:pPr>
    </w:p>
    <w:p w14:paraId="297E9E88" w14:textId="77777777" w:rsidR="00AC7B4C" w:rsidRPr="001B1071" w:rsidRDefault="00AC7B4C">
      <w:pPr>
        <w:pStyle w:val="1A1"/>
        <w:jc w:val="both"/>
        <w:rPr>
          <w:sz w:val="16"/>
          <w:szCs w:val="16"/>
        </w:rPr>
      </w:pPr>
    </w:p>
    <w:p w14:paraId="7994866B" w14:textId="77777777" w:rsidR="00AC7B4C" w:rsidRPr="001B1071" w:rsidRDefault="00AC7B4C">
      <w:pPr>
        <w:pStyle w:val="1A1"/>
        <w:jc w:val="both"/>
        <w:rPr>
          <w:sz w:val="16"/>
          <w:szCs w:val="16"/>
        </w:rPr>
      </w:pPr>
    </w:p>
    <w:p w14:paraId="51F5ADDB" w14:textId="77777777" w:rsidR="00AC7B4C" w:rsidRPr="001B1071" w:rsidRDefault="00AC7B4C">
      <w:pPr>
        <w:pStyle w:val="1A1"/>
        <w:jc w:val="both"/>
        <w:rPr>
          <w:sz w:val="16"/>
          <w:szCs w:val="16"/>
        </w:rPr>
      </w:pPr>
    </w:p>
    <w:p w14:paraId="591B957B" w14:textId="77777777" w:rsidR="003C227B" w:rsidRPr="001B1071" w:rsidRDefault="003C227B">
      <w:pPr>
        <w:pStyle w:val="1A1"/>
        <w:jc w:val="both"/>
        <w:rPr>
          <w:spacing w:val="-2"/>
          <w:sz w:val="22"/>
          <w:szCs w:val="22"/>
        </w:rPr>
      </w:pPr>
      <w:r w:rsidRPr="001B1071">
        <w:rPr>
          <w:sz w:val="22"/>
        </w:rPr>
        <w:lastRenderedPageBreak/>
        <w:t>7.</w:t>
      </w:r>
      <w:r w:rsidRPr="001B1071">
        <w:rPr>
          <w:sz w:val="22"/>
        </w:rPr>
        <w:tab/>
        <w:t>B.</w:t>
      </w:r>
      <w:r w:rsidRPr="001B1071">
        <w:rPr>
          <w:sz w:val="22"/>
        </w:rPr>
        <w:tab/>
        <w:t>3.</w:t>
      </w:r>
      <w:r w:rsidRPr="001B1071">
        <w:rPr>
          <w:sz w:val="22"/>
        </w:rPr>
        <w:tab/>
      </w:r>
      <w:r w:rsidRPr="001B1071">
        <w:rPr>
          <w:spacing w:val="-2"/>
          <w:sz w:val="22"/>
          <w:szCs w:val="22"/>
        </w:rPr>
        <w:t xml:space="preserve">Equipment specially designed for the "production" of equipment specified </w:t>
      </w:r>
      <w:r w:rsidR="004D4405" w:rsidRPr="001B1071">
        <w:rPr>
          <w:spacing w:val="-2"/>
          <w:sz w:val="22"/>
          <w:szCs w:val="22"/>
        </w:rPr>
        <w:t>in</w:t>
      </w:r>
      <w:r w:rsidRPr="001B1071">
        <w:rPr>
          <w:spacing w:val="-2"/>
          <w:sz w:val="22"/>
          <w:szCs w:val="22"/>
        </w:rPr>
        <w:t xml:space="preserve"> 7.A.</w:t>
      </w:r>
    </w:p>
    <w:p w14:paraId="1242713E" w14:textId="77777777" w:rsidR="003C227B" w:rsidRPr="001B1071" w:rsidRDefault="003C227B">
      <w:pPr>
        <w:pStyle w:val="1A1note1"/>
        <w:spacing w:before="120"/>
        <w:ind w:left="1922" w:hanging="799"/>
        <w:jc w:val="both"/>
        <w:rPr>
          <w:i/>
          <w:sz w:val="22"/>
        </w:rPr>
      </w:pPr>
      <w:r w:rsidRPr="001B1071">
        <w:rPr>
          <w:i/>
          <w:sz w:val="22"/>
          <w:u w:val="single"/>
        </w:rPr>
        <w:t>Note</w:t>
      </w:r>
      <w:r w:rsidRPr="001B1071">
        <w:rPr>
          <w:i/>
          <w:sz w:val="22"/>
        </w:rPr>
        <w:tab/>
        <w:t>7.B.3. includes:</w:t>
      </w:r>
      <w:r w:rsidRPr="001B1071">
        <w:rPr>
          <w:b/>
          <w:i/>
          <w:sz w:val="22"/>
        </w:rPr>
        <w:t xml:space="preserve"> </w:t>
      </w:r>
    </w:p>
    <w:p w14:paraId="19FF1E09" w14:textId="77777777" w:rsidR="003C227B" w:rsidRPr="001B1071" w:rsidRDefault="003C227B">
      <w:pPr>
        <w:pStyle w:val="1A1note1a"/>
        <w:jc w:val="both"/>
        <w:rPr>
          <w:i/>
          <w:sz w:val="22"/>
        </w:rPr>
      </w:pPr>
      <w:r w:rsidRPr="001B1071">
        <w:rPr>
          <w:i/>
          <w:sz w:val="22"/>
        </w:rPr>
        <w:t>-</w:t>
      </w:r>
      <w:r w:rsidRPr="001B1071">
        <w:rPr>
          <w:i/>
          <w:sz w:val="22"/>
        </w:rPr>
        <w:tab/>
        <w:t>Gyro tuning test stations;</w:t>
      </w:r>
    </w:p>
    <w:p w14:paraId="6B2FEFD2" w14:textId="77777777" w:rsidR="003C227B" w:rsidRPr="001B1071" w:rsidRDefault="003C227B">
      <w:pPr>
        <w:pStyle w:val="1A1note1a"/>
        <w:jc w:val="both"/>
        <w:rPr>
          <w:i/>
          <w:sz w:val="22"/>
        </w:rPr>
      </w:pPr>
      <w:r w:rsidRPr="001B1071">
        <w:rPr>
          <w:i/>
          <w:sz w:val="22"/>
        </w:rPr>
        <w:t>-</w:t>
      </w:r>
      <w:r w:rsidRPr="001B1071">
        <w:rPr>
          <w:i/>
          <w:sz w:val="22"/>
        </w:rPr>
        <w:tab/>
        <w:t>Gyro dynamic balance stations;</w:t>
      </w:r>
    </w:p>
    <w:p w14:paraId="2910401B" w14:textId="77777777" w:rsidR="003C227B" w:rsidRPr="001B1071" w:rsidRDefault="003C227B">
      <w:pPr>
        <w:pStyle w:val="1A1note1a"/>
        <w:jc w:val="both"/>
        <w:rPr>
          <w:i/>
          <w:sz w:val="22"/>
        </w:rPr>
      </w:pPr>
      <w:r w:rsidRPr="001B1071">
        <w:rPr>
          <w:i/>
          <w:sz w:val="22"/>
        </w:rPr>
        <w:t>-</w:t>
      </w:r>
      <w:r w:rsidRPr="001B1071">
        <w:rPr>
          <w:i/>
          <w:sz w:val="22"/>
        </w:rPr>
        <w:tab/>
        <w:t>Gyro run-in/motor test stations;</w:t>
      </w:r>
    </w:p>
    <w:p w14:paraId="6F78062D" w14:textId="77777777" w:rsidR="003C227B" w:rsidRPr="001B1071" w:rsidRDefault="003C227B">
      <w:pPr>
        <w:pStyle w:val="1A1note1a"/>
        <w:jc w:val="both"/>
        <w:rPr>
          <w:i/>
          <w:sz w:val="22"/>
        </w:rPr>
      </w:pPr>
      <w:r w:rsidRPr="001B1071">
        <w:rPr>
          <w:i/>
          <w:sz w:val="22"/>
        </w:rPr>
        <w:t>-</w:t>
      </w:r>
      <w:r w:rsidRPr="001B1071">
        <w:rPr>
          <w:i/>
          <w:sz w:val="22"/>
        </w:rPr>
        <w:tab/>
        <w:t>Gyro evacuation and fill stations;</w:t>
      </w:r>
    </w:p>
    <w:p w14:paraId="6A91D94B" w14:textId="77777777" w:rsidR="003C227B" w:rsidRPr="001B1071" w:rsidRDefault="003C227B">
      <w:pPr>
        <w:pStyle w:val="1A1note1a"/>
        <w:jc w:val="both"/>
        <w:rPr>
          <w:i/>
          <w:sz w:val="22"/>
        </w:rPr>
      </w:pPr>
      <w:r w:rsidRPr="001B1071">
        <w:rPr>
          <w:i/>
          <w:sz w:val="22"/>
        </w:rPr>
        <w:t>-</w:t>
      </w:r>
      <w:r w:rsidRPr="001B1071">
        <w:rPr>
          <w:i/>
          <w:sz w:val="22"/>
        </w:rPr>
        <w:tab/>
        <w:t>Centrifuge fixtures for gyro bearings;</w:t>
      </w:r>
    </w:p>
    <w:p w14:paraId="7849F047" w14:textId="77777777" w:rsidR="003C227B" w:rsidRPr="001B1071" w:rsidRDefault="003C227B">
      <w:pPr>
        <w:pStyle w:val="1A1note1a"/>
        <w:jc w:val="both"/>
        <w:rPr>
          <w:i/>
          <w:sz w:val="22"/>
        </w:rPr>
      </w:pPr>
      <w:r w:rsidRPr="001B1071">
        <w:rPr>
          <w:i/>
          <w:sz w:val="22"/>
        </w:rPr>
        <w:t>-</w:t>
      </w:r>
      <w:r w:rsidRPr="001B1071">
        <w:rPr>
          <w:i/>
          <w:sz w:val="22"/>
        </w:rPr>
        <w:tab/>
        <w:t>Accelerometer axis align stations;</w:t>
      </w:r>
    </w:p>
    <w:p w14:paraId="4793D26C" w14:textId="77777777" w:rsidR="003C227B" w:rsidRPr="001B1071" w:rsidRDefault="003C227B">
      <w:pPr>
        <w:pStyle w:val="1A1note1a"/>
        <w:jc w:val="both"/>
        <w:rPr>
          <w:i/>
          <w:sz w:val="22"/>
        </w:rPr>
      </w:pPr>
      <w:r w:rsidRPr="001B1071">
        <w:rPr>
          <w:i/>
          <w:sz w:val="22"/>
        </w:rPr>
        <w:t>-</w:t>
      </w:r>
      <w:r w:rsidRPr="001B1071">
        <w:rPr>
          <w:i/>
          <w:sz w:val="22"/>
        </w:rPr>
        <w:tab/>
        <w:t>Fibre optic gyro coil winding machines.</w:t>
      </w:r>
    </w:p>
    <w:p w14:paraId="0CFC522D" w14:textId="77777777" w:rsidR="003C227B" w:rsidRPr="001B1071" w:rsidRDefault="003C227B">
      <w:pPr>
        <w:pStyle w:val="1A"/>
        <w:tabs>
          <w:tab w:val="clear" w:pos="340"/>
        </w:tabs>
        <w:jc w:val="both"/>
        <w:rPr>
          <w:sz w:val="12"/>
          <w:szCs w:val="12"/>
        </w:rPr>
      </w:pPr>
    </w:p>
    <w:p w14:paraId="46E95320" w14:textId="77777777" w:rsidR="003C227B" w:rsidRPr="001B1071" w:rsidRDefault="003C227B">
      <w:pPr>
        <w:pStyle w:val="1A"/>
        <w:tabs>
          <w:tab w:val="clear" w:pos="340"/>
        </w:tabs>
        <w:jc w:val="both"/>
        <w:rPr>
          <w:sz w:val="12"/>
          <w:szCs w:val="12"/>
        </w:rPr>
      </w:pPr>
    </w:p>
    <w:p w14:paraId="0026D71C" w14:textId="77777777" w:rsidR="003C227B" w:rsidRPr="001B1071" w:rsidRDefault="003C227B">
      <w:pPr>
        <w:pStyle w:val="1A"/>
        <w:jc w:val="both"/>
        <w:rPr>
          <w:sz w:val="22"/>
        </w:rPr>
      </w:pPr>
      <w:r w:rsidRPr="001B1071">
        <w:rPr>
          <w:sz w:val="22"/>
        </w:rPr>
        <w:t>7.</w:t>
      </w:r>
      <w:r w:rsidRPr="001B1071">
        <w:rPr>
          <w:sz w:val="22"/>
        </w:rPr>
        <w:tab/>
        <w:t xml:space="preserve">C. </w:t>
      </w:r>
      <w:r w:rsidRPr="001B1071">
        <w:rPr>
          <w:sz w:val="22"/>
          <w:u w:val="single"/>
        </w:rPr>
        <w:t>MATERIALS</w:t>
      </w:r>
      <w:r w:rsidRPr="001B1071">
        <w:rPr>
          <w:sz w:val="22"/>
        </w:rPr>
        <w:t xml:space="preserve"> - None</w:t>
      </w:r>
    </w:p>
    <w:p w14:paraId="6D16F089" w14:textId="77777777" w:rsidR="003C227B" w:rsidRPr="001B1071" w:rsidRDefault="003C227B">
      <w:pPr>
        <w:pStyle w:val="1A1"/>
        <w:jc w:val="both"/>
        <w:rPr>
          <w:sz w:val="12"/>
          <w:szCs w:val="12"/>
        </w:rPr>
      </w:pPr>
    </w:p>
    <w:p w14:paraId="2416ADC9" w14:textId="77777777" w:rsidR="003C227B" w:rsidRPr="001B1071" w:rsidRDefault="003C227B">
      <w:pPr>
        <w:pStyle w:val="1A1"/>
        <w:jc w:val="both"/>
        <w:rPr>
          <w:sz w:val="12"/>
          <w:szCs w:val="12"/>
        </w:rPr>
      </w:pPr>
    </w:p>
    <w:p w14:paraId="1515BD2E" w14:textId="77777777" w:rsidR="003C227B" w:rsidRPr="001B1071" w:rsidRDefault="003C227B">
      <w:pPr>
        <w:pStyle w:val="1A1"/>
        <w:jc w:val="both"/>
        <w:rPr>
          <w:sz w:val="22"/>
        </w:rPr>
      </w:pPr>
      <w:r w:rsidRPr="001B1071">
        <w:rPr>
          <w:sz w:val="22"/>
        </w:rPr>
        <w:t>7.</w:t>
      </w:r>
      <w:r w:rsidRPr="001B1071">
        <w:rPr>
          <w:sz w:val="22"/>
        </w:rPr>
        <w:tab/>
        <w:t xml:space="preserve">D. </w:t>
      </w:r>
      <w:r w:rsidRPr="001B1071">
        <w:rPr>
          <w:sz w:val="22"/>
          <w:u w:val="single"/>
        </w:rPr>
        <w:t>SOFTWARE</w:t>
      </w:r>
    </w:p>
    <w:p w14:paraId="7E075A49" w14:textId="77777777" w:rsidR="003C227B" w:rsidRPr="001B1071" w:rsidRDefault="003C227B">
      <w:pPr>
        <w:pStyle w:val="1A1"/>
        <w:jc w:val="both"/>
        <w:rPr>
          <w:sz w:val="22"/>
        </w:rPr>
      </w:pPr>
    </w:p>
    <w:p w14:paraId="7B1F94C8" w14:textId="77777777" w:rsidR="003C227B" w:rsidRPr="001B1071" w:rsidRDefault="003C227B">
      <w:pPr>
        <w:pStyle w:val="1A1"/>
        <w:rPr>
          <w:sz w:val="22"/>
        </w:rPr>
      </w:pPr>
      <w:r w:rsidRPr="001B1071">
        <w:rPr>
          <w:sz w:val="22"/>
        </w:rPr>
        <w:t>7.</w:t>
      </w:r>
      <w:r w:rsidRPr="001B1071">
        <w:rPr>
          <w:sz w:val="22"/>
        </w:rPr>
        <w:tab/>
        <w:t>D.</w:t>
      </w:r>
      <w:r w:rsidRPr="001B1071">
        <w:rPr>
          <w:sz w:val="22"/>
        </w:rPr>
        <w:tab/>
        <w:t>1.</w:t>
      </w:r>
      <w:r w:rsidRPr="001B1071">
        <w:rPr>
          <w:sz w:val="22"/>
        </w:rPr>
        <w:tab/>
        <w:t xml:space="preserve">"Software" specially designed or modified for the "development" or "production" of equipment specified </w:t>
      </w:r>
      <w:r w:rsidR="004D4405" w:rsidRPr="001B1071">
        <w:rPr>
          <w:sz w:val="22"/>
        </w:rPr>
        <w:t>in</w:t>
      </w:r>
      <w:r w:rsidRPr="001B1071">
        <w:rPr>
          <w:sz w:val="22"/>
        </w:rPr>
        <w:t xml:space="preserve"> 7.A. or 7.B.</w:t>
      </w:r>
    </w:p>
    <w:p w14:paraId="059BBD03" w14:textId="77777777" w:rsidR="003C227B" w:rsidRPr="001B1071" w:rsidRDefault="003C227B">
      <w:pPr>
        <w:pStyle w:val="1A1"/>
        <w:jc w:val="both"/>
        <w:rPr>
          <w:sz w:val="16"/>
          <w:szCs w:val="16"/>
        </w:rPr>
      </w:pPr>
    </w:p>
    <w:p w14:paraId="42AED569" w14:textId="77777777" w:rsidR="0017423C" w:rsidRPr="001B1071" w:rsidRDefault="0017423C" w:rsidP="0017423C">
      <w:pPr>
        <w:pStyle w:val="1A1"/>
        <w:jc w:val="both"/>
        <w:rPr>
          <w:sz w:val="22"/>
          <w:szCs w:val="22"/>
        </w:rPr>
      </w:pPr>
      <w:r w:rsidRPr="001B1071">
        <w:rPr>
          <w:sz w:val="22"/>
          <w:szCs w:val="22"/>
        </w:rPr>
        <w:t>7.</w:t>
      </w:r>
      <w:r w:rsidRPr="001B1071">
        <w:rPr>
          <w:sz w:val="22"/>
          <w:szCs w:val="22"/>
        </w:rPr>
        <w:tab/>
        <w:t>D.</w:t>
      </w:r>
      <w:r w:rsidRPr="001B1071">
        <w:rPr>
          <w:sz w:val="22"/>
          <w:szCs w:val="22"/>
        </w:rPr>
        <w:tab/>
        <w:t>2.</w:t>
      </w:r>
      <w:r w:rsidRPr="001B1071">
        <w:rPr>
          <w:sz w:val="22"/>
          <w:szCs w:val="22"/>
        </w:rPr>
        <w:tab/>
        <w:t xml:space="preserve">"Source code" for the operation or maintenance of any inertial navigation equipment, including inertial equipment not specified </w:t>
      </w:r>
      <w:r w:rsidR="004D4405" w:rsidRPr="001B1071">
        <w:rPr>
          <w:sz w:val="22"/>
          <w:szCs w:val="22"/>
        </w:rPr>
        <w:t>in</w:t>
      </w:r>
      <w:r w:rsidRPr="001B1071">
        <w:rPr>
          <w:sz w:val="22"/>
          <w:szCs w:val="22"/>
        </w:rPr>
        <w:t xml:space="preserve"> 7.A.3. or 7.A.4., or Attitude and Heading Reference Systems ('AHRS').</w:t>
      </w:r>
    </w:p>
    <w:p w14:paraId="483DF543" w14:textId="77777777" w:rsidR="0017423C" w:rsidRPr="001B1071" w:rsidRDefault="0017423C" w:rsidP="0017423C">
      <w:pPr>
        <w:pStyle w:val="1A1note1"/>
        <w:spacing w:before="120"/>
        <w:ind w:left="1922" w:hanging="799"/>
        <w:jc w:val="both"/>
        <w:rPr>
          <w:sz w:val="22"/>
          <w:szCs w:val="22"/>
        </w:rPr>
      </w:pPr>
      <w:r w:rsidRPr="001B1071">
        <w:rPr>
          <w:i/>
          <w:sz w:val="22"/>
          <w:szCs w:val="22"/>
          <w:u w:val="single"/>
        </w:rPr>
        <w:t>Note</w:t>
      </w:r>
      <w:r w:rsidRPr="001B1071">
        <w:rPr>
          <w:i/>
          <w:sz w:val="22"/>
          <w:szCs w:val="22"/>
        </w:rPr>
        <w:tab/>
        <w:t>7.D.2. does not apply to "source code" for the operation or maintenance of gimballed 'AHRS</w:t>
      </w:r>
      <w:r w:rsidR="0009549C" w:rsidRPr="001B1071">
        <w:rPr>
          <w:i/>
          <w:sz w:val="22"/>
          <w:szCs w:val="22"/>
        </w:rPr>
        <w:t>'</w:t>
      </w:r>
      <w:r w:rsidRPr="001B1071">
        <w:rPr>
          <w:i/>
          <w:sz w:val="22"/>
          <w:szCs w:val="22"/>
        </w:rPr>
        <w:t>.</w:t>
      </w:r>
    </w:p>
    <w:p w14:paraId="0BF6D632" w14:textId="77777777" w:rsidR="0017423C" w:rsidRPr="001B1071" w:rsidRDefault="0017423C" w:rsidP="0017423C">
      <w:pPr>
        <w:pStyle w:val="1A1"/>
        <w:spacing w:before="120"/>
        <w:ind w:left="1123" w:hanging="1123"/>
        <w:jc w:val="both"/>
        <w:rPr>
          <w:i/>
          <w:sz w:val="22"/>
        </w:rPr>
      </w:pPr>
      <w:r w:rsidRPr="001B1071">
        <w:rPr>
          <w:i/>
          <w:sz w:val="22"/>
        </w:rPr>
        <w:tab/>
      </w:r>
      <w:r w:rsidRPr="001B1071">
        <w:rPr>
          <w:i/>
          <w:sz w:val="22"/>
        </w:rPr>
        <w:tab/>
      </w:r>
      <w:r w:rsidRPr="001B1071">
        <w:rPr>
          <w:i/>
          <w:sz w:val="22"/>
        </w:rPr>
        <w:tab/>
      </w:r>
      <w:r w:rsidRPr="001B1071">
        <w:rPr>
          <w:i/>
          <w:sz w:val="22"/>
          <w:u w:val="single"/>
        </w:rPr>
        <w:t>Technical Note</w:t>
      </w:r>
    </w:p>
    <w:p w14:paraId="17840140" w14:textId="77777777" w:rsidR="0017423C" w:rsidRPr="001B1071" w:rsidRDefault="0017423C" w:rsidP="0017423C">
      <w:pPr>
        <w:pStyle w:val="1A1"/>
        <w:jc w:val="both"/>
        <w:rPr>
          <w:i/>
          <w:spacing w:val="-4"/>
          <w:sz w:val="22"/>
        </w:rPr>
      </w:pPr>
      <w:r w:rsidRPr="001B1071">
        <w:rPr>
          <w:i/>
          <w:spacing w:val="-4"/>
          <w:sz w:val="22"/>
        </w:rPr>
        <w:tab/>
      </w:r>
      <w:r w:rsidRPr="001B1071">
        <w:rPr>
          <w:i/>
          <w:spacing w:val="-4"/>
          <w:sz w:val="22"/>
        </w:rPr>
        <w:tab/>
      </w:r>
      <w:r w:rsidRPr="001B1071">
        <w:rPr>
          <w:i/>
          <w:spacing w:val="-4"/>
          <w:sz w:val="22"/>
        </w:rPr>
        <w:tab/>
      </w:r>
      <w:r w:rsidR="00A0268F" w:rsidRPr="001B1071">
        <w:rPr>
          <w:i/>
          <w:spacing w:val="-4"/>
          <w:sz w:val="22"/>
        </w:rPr>
        <w:t>For the purposes of 7.D.2., '</w:t>
      </w:r>
      <w:r w:rsidRPr="001B1071">
        <w:rPr>
          <w:i/>
          <w:spacing w:val="-4"/>
          <w:sz w:val="22"/>
        </w:rPr>
        <w:t>AHRS</w:t>
      </w:r>
      <w:r w:rsidR="00A0268F" w:rsidRPr="001B1071">
        <w:rPr>
          <w:i/>
          <w:spacing w:val="-4"/>
          <w:sz w:val="22"/>
        </w:rPr>
        <w:t>'</w:t>
      </w:r>
      <w:r w:rsidRPr="001B1071">
        <w:rPr>
          <w:i/>
          <w:spacing w:val="-4"/>
          <w:sz w:val="22"/>
        </w:rPr>
        <w:t xml:space="preserve"> generally differ from Inertial Navigation Systems (INS) in that an </w:t>
      </w:r>
      <w:r w:rsidR="00A0268F" w:rsidRPr="001B1071">
        <w:rPr>
          <w:i/>
          <w:spacing w:val="-4"/>
          <w:sz w:val="22"/>
        </w:rPr>
        <w:t>'</w:t>
      </w:r>
      <w:r w:rsidRPr="001B1071">
        <w:rPr>
          <w:i/>
          <w:spacing w:val="-4"/>
          <w:sz w:val="22"/>
        </w:rPr>
        <w:t>AHRS</w:t>
      </w:r>
      <w:r w:rsidR="00A0268F" w:rsidRPr="001B1071">
        <w:rPr>
          <w:i/>
          <w:spacing w:val="-4"/>
          <w:sz w:val="22"/>
        </w:rPr>
        <w:t>'</w:t>
      </w:r>
      <w:r w:rsidRPr="001B1071">
        <w:rPr>
          <w:i/>
          <w:spacing w:val="-4"/>
          <w:sz w:val="22"/>
        </w:rPr>
        <w:t xml:space="preserve"> provides attitude and heading information and normally does not provide the acceleration, velocity and position information associated with an INS.</w:t>
      </w:r>
    </w:p>
    <w:p w14:paraId="3E30B9DC" w14:textId="77777777" w:rsidR="0017423C" w:rsidRPr="001B1071" w:rsidRDefault="0017423C">
      <w:pPr>
        <w:pStyle w:val="1A1"/>
        <w:jc w:val="both"/>
        <w:rPr>
          <w:spacing w:val="-4"/>
          <w:sz w:val="16"/>
          <w:szCs w:val="16"/>
        </w:rPr>
      </w:pPr>
    </w:p>
    <w:p w14:paraId="6E56FCF1" w14:textId="77777777" w:rsidR="003C227B" w:rsidRPr="001B1071" w:rsidRDefault="003C227B">
      <w:pPr>
        <w:pStyle w:val="1A1"/>
        <w:jc w:val="both"/>
        <w:rPr>
          <w:sz w:val="22"/>
        </w:rPr>
      </w:pPr>
      <w:r w:rsidRPr="001B1071">
        <w:rPr>
          <w:sz w:val="22"/>
        </w:rPr>
        <w:t>7.</w:t>
      </w:r>
      <w:r w:rsidRPr="001B1071">
        <w:rPr>
          <w:sz w:val="22"/>
        </w:rPr>
        <w:tab/>
        <w:t>D.</w:t>
      </w:r>
      <w:r w:rsidRPr="001B1071">
        <w:rPr>
          <w:sz w:val="22"/>
        </w:rPr>
        <w:tab/>
        <w:t>3.</w:t>
      </w:r>
      <w:r w:rsidRPr="001B1071">
        <w:rPr>
          <w:sz w:val="22"/>
        </w:rPr>
        <w:tab/>
        <w:t>Other "software" as follows:</w:t>
      </w:r>
    </w:p>
    <w:p w14:paraId="1A32A975" w14:textId="77777777" w:rsidR="000B6A2A" w:rsidRPr="001B1071" w:rsidRDefault="003C227B" w:rsidP="00FB3560">
      <w:pPr>
        <w:pStyle w:val="1A1a"/>
        <w:jc w:val="both"/>
        <w:rPr>
          <w:sz w:val="22"/>
        </w:rPr>
      </w:pPr>
      <w:r w:rsidRPr="001B1071">
        <w:rPr>
          <w:sz w:val="22"/>
        </w:rPr>
        <w:tab/>
      </w:r>
      <w:r w:rsidRPr="001B1071">
        <w:rPr>
          <w:sz w:val="22"/>
        </w:rPr>
        <w:tab/>
      </w:r>
      <w:r w:rsidRPr="001B1071">
        <w:rPr>
          <w:sz w:val="22"/>
        </w:rPr>
        <w:tab/>
        <w:t>a.</w:t>
      </w:r>
      <w:r w:rsidRPr="001B1071">
        <w:rPr>
          <w:sz w:val="22"/>
        </w:rPr>
        <w:tab/>
        <w:t xml:space="preserve">"Software" specially designed or modified to improve the operational performance or reduce the navigational error of systems to the levels specified </w:t>
      </w:r>
      <w:r w:rsidR="004D4405" w:rsidRPr="001B1071">
        <w:rPr>
          <w:sz w:val="22"/>
        </w:rPr>
        <w:t>in</w:t>
      </w:r>
      <w:r w:rsidRPr="001B1071">
        <w:rPr>
          <w:sz w:val="22"/>
        </w:rPr>
        <w:t xml:space="preserve"> 7.A.3., 7.A.4. or 7.A.8.;</w:t>
      </w:r>
    </w:p>
    <w:p w14:paraId="249BA361" w14:textId="77777777" w:rsidR="00FB3560" w:rsidRPr="001B1071" w:rsidRDefault="00FB3560" w:rsidP="00FB3560">
      <w:pPr>
        <w:pStyle w:val="1A1a"/>
        <w:jc w:val="both"/>
        <w:rPr>
          <w:sz w:val="16"/>
          <w:szCs w:val="16"/>
        </w:rPr>
      </w:pPr>
    </w:p>
    <w:p w14:paraId="01D78AB9" w14:textId="77777777" w:rsidR="003C227B" w:rsidRPr="001B1071" w:rsidRDefault="000B6A2A" w:rsidP="000B6A2A">
      <w:pPr>
        <w:pStyle w:val="1A1a"/>
        <w:ind w:left="1582" w:hanging="1582"/>
        <w:jc w:val="both"/>
        <w:rPr>
          <w:sz w:val="22"/>
        </w:rPr>
      </w:pPr>
      <w:r w:rsidRPr="001B1071">
        <w:rPr>
          <w:sz w:val="22"/>
        </w:rPr>
        <w:t>7.</w:t>
      </w:r>
      <w:r w:rsidRPr="001B1071">
        <w:rPr>
          <w:sz w:val="22"/>
        </w:rPr>
        <w:tab/>
        <w:t>D.</w:t>
      </w:r>
      <w:r w:rsidRPr="001B1071">
        <w:rPr>
          <w:sz w:val="22"/>
        </w:rPr>
        <w:tab/>
        <w:t>3.</w:t>
      </w:r>
      <w:r w:rsidRPr="001B1071">
        <w:rPr>
          <w:sz w:val="22"/>
        </w:rPr>
        <w:tab/>
      </w:r>
      <w:r w:rsidR="003C227B" w:rsidRPr="001B1071">
        <w:rPr>
          <w:sz w:val="22"/>
        </w:rPr>
        <w:t>b.</w:t>
      </w:r>
      <w:r w:rsidR="003C227B" w:rsidRPr="001B1071">
        <w:rPr>
          <w:sz w:val="22"/>
        </w:rPr>
        <w:tab/>
        <w:t xml:space="preserve">"Source code" for hybrid integrated systems which improves the operational performance or reduces the navigational error of systems to the level specified </w:t>
      </w:r>
      <w:r w:rsidR="004D4405" w:rsidRPr="001B1071">
        <w:rPr>
          <w:sz w:val="22"/>
        </w:rPr>
        <w:t>in</w:t>
      </w:r>
      <w:r w:rsidR="003C227B" w:rsidRPr="001B1071">
        <w:rPr>
          <w:sz w:val="22"/>
        </w:rPr>
        <w:t xml:space="preserve"> 7.A.3. or 7.A.8. by continuously combining heading data </w:t>
      </w:r>
      <w:r w:rsidR="003C227B" w:rsidRPr="001B1071">
        <w:rPr>
          <w:sz w:val="22"/>
          <w:szCs w:val="22"/>
        </w:rPr>
        <w:t>with</w:t>
      </w:r>
      <w:r w:rsidR="003C227B" w:rsidRPr="001B1071">
        <w:rPr>
          <w:sz w:val="22"/>
        </w:rPr>
        <w:t xml:space="preserve"> any of the following:</w:t>
      </w:r>
    </w:p>
    <w:p w14:paraId="44F17D73" w14:textId="77777777" w:rsidR="003C227B" w:rsidRPr="001B1071" w:rsidRDefault="003C227B">
      <w:pPr>
        <w:pStyle w:val="1A1a1"/>
        <w:jc w:val="both"/>
        <w:rPr>
          <w:sz w:val="22"/>
        </w:rPr>
      </w:pPr>
      <w:r w:rsidRPr="001B1071">
        <w:rPr>
          <w:sz w:val="22"/>
        </w:rPr>
        <w:tab/>
      </w:r>
      <w:r w:rsidRPr="001B1071">
        <w:rPr>
          <w:sz w:val="22"/>
        </w:rPr>
        <w:tab/>
      </w:r>
      <w:r w:rsidRPr="001B1071">
        <w:rPr>
          <w:sz w:val="22"/>
        </w:rPr>
        <w:tab/>
      </w:r>
      <w:r w:rsidRPr="001B1071">
        <w:rPr>
          <w:sz w:val="22"/>
        </w:rPr>
        <w:tab/>
        <w:t>1.</w:t>
      </w:r>
      <w:r w:rsidRPr="001B1071">
        <w:rPr>
          <w:sz w:val="22"/>
        </w:rPr>
        <w:tab/>
        <w:t>Doppler radar or sonar velocity data;</w:t>
      </w:r>
    </w:p>
    <w:p w14:paraId="7F667EFD" w14:textId="77777777" w:rsidR="003C227B" w:rsidRPr="001B1071" w:rsidRDefault="003C227B">
      <w:pPr>
        <w:pStyle w:val="1A1a1"/>
        <w:jc w:val="both"/>
        <w:rPr>
          <w:sz w:val="22"/>
        </w:rPr>
      </w:pPr>
      <w:r w:rsidRPr="001B1071">
        <w:rPr>
          <w:sz w:val="22"/>
        </w:rPr>
        <w:tab/>
      </w:r>
      <w:r w:rsidRPr="001B1071">
        <w:rPr>
          <w:sz w:val="22"/>
        </w:rPr>
        <w:tab/>
      </w:r>
      <w:r w:rsidRPr="001B1071">
        <w:rPr>
          <w:sz w:val="22"/>
        </w:rPr>
        <w:tab/>
      </w:r>
      <w:r w:rsidRPr="001B1071">
        <w:rPr>
          <w:sz w:val="22"/>
        </w:rPr>
        <w:tab/>
        <w:t>2.</w:t>
      </w:r>
      <w:r w:rsidRPr="001B1071">
        <w:rPr>
          <w:sz w:val="22"/>
        </w:rPr>
        <w:tab/>
      </w:r>
      <w:r w:rsidR="00E24EA0" w:rsidRPr="001B1071">
        <w:rPr>
          <w:sz w:val="22"/>
        </w:rPr>
        <w:t>"Satellite navigation system"</w:t>
      </w:r>
      <w:r w:rsidRPr="001B1071">
        <w:rPr>
          <w:sz w:val="22"/>
        </w:rPr>
        <w:t xml:space="preserve"> reference data; </w:t>
      </w:r>
      <w:r w:rsidRPr="001B1071">
        <w:rPr>
          <w:sz w:val="22"/>
          <w:u w:val="single"/>
        </w:rPr>
        <w:t>or</w:t>
      </w:r>
    </w:p>
    <w:p w14:paraId="1A22BB6E" w14:textId="77777777" w:rsidR="003C227B" w:rsidRPr="001B1071" w:rsidRDefault="003C227B">
      <w:pPr>
        <w:pStyle w:val="1A1a1"/>
        <w:jc w:val="both"/>
        <w:rPr>
          <w:sz w:val="22"/>
        </w:rPr>
      </w:pPr>
      <w:r w:rsidRPr="001B1071">
        <w:rPr>
          <w:sz w:val="22"/>
        </w:rPr>
        <w:tab/>
      </w:r>
      <w:r w:rsidRPr="001B1071">
        <w:rPr>
          <w:sz w:val="22"/>
        </w:rPr>
        <w:tab/>
      </w:r>
      <w:r w:rsidRPr="001B1071">
        <w:rPr>
          <w:sz w:val="22"/>
        </w:rPr>
        <w:tab/>
      </w:r>
      <w:r w:rsidRPr="001B1071">
        <w:rPr>
          <w:sz w:val="22"/>
        </w:rPr>
        <w:tab/>
        <w:t>3.</w:t>
      </w:r>
      <w:r w:rsidRPr="001B1071">
        <w:rPr>
          <w:sz w:val="22"/>
        </w:rPr>
        <w:tab/>
        <w:t>Data from "Data-Based Referenced Navigation" ("DBRN") systems;</w:t>
      </w:r>
    </w:p>
    <w:p w14:paraId="417D26D4" w14:textId="77777777" w:rsidR="003C227B" w:rsidRPr="001B1071" w:rsidRDefault="003C227B">
      <w:pPr>
        <w:pStyle w:val="1A1a"/>
        <w:spacing w:before="120"/>
        <w:ind w:left="1582" w:hanging="1582"/>
        <w:jc w:val="both"/>
        <w:rPr>
          <w:sz w:val="22"/>
        </w:rPr>
      </w:pPr>
      <w:r w:rsidRPr="001B1071">
        <w:rPr>
          <w:sz w:val="22"/>
        </w:rPr>
        <w:tab/>
      </w:r>
      <w:r w:rsidRPr="001B1071">
        <w:rPr>
          <w:sz w:val="22"/>
        </w:rPr>
        <w:tab/>
      </w:r>
      <w:r w:rsidRPr="001B1071">
        <w:rPr>
          <w:sz w:val="22"/>
        </w:rPr>
        <w:tab/>
        <w:t>c.</w:t>
      </w:r>
      <w:r w:rsidRPr="001B1071">
        <w:rPr>
          <w:sz w:val="22"/>
        </w:rPr>
        <w:tab/>
      </w:r>
      <w:r w:rsidR="0096685F" w:rsidRPr="001B1071">
        <w:rPr>
          <w:sz w:val="22"/>
        </w:rPr>
        <w:t>Not used since 2013</w:t>
      </w:r>
    </w:p>
    <w:p w14:paraId="794771DF" w14:textId="77777777" w:rsidR="003C227B" w:rsidRPr="001B1071" w:rsidRDefault="003C227B">
      <w:pPr>
        <w:pStyle w:val="1A1a"/>
        <w:jc w:val="both"/>
        <w:rPr>
          <w:sz w:val="16"/>
          <w:szCs w:val="16"/>
        </w:rPr>
      </w:pPr>
    </w:p>
    <w:p w14:paraId="44E87691" w14:textId="77777777" w:rsidR="003C227B" w:rsidRPr="001B1071" w:rsidRDefault="00A654FA">
      <w:pPr>
        <w:pStyle w:val="1A1a"/>
        <w:jc w:val="both"/>
        <w:rPr>
          <w:sz w:val="22"/>
        </w:rPr>
      </w:pPr>
      <w:r w:rsidRPr="001B1071">
        <w:rPr>
          <w:sz w:val="22"/>
        </w:rPr>
        <w:tab/>
      </w:r>
      <w:r w:rsidRPr="001B1071">
        <w:rPr>
          <w:sz w:val="22"/>
        </w:rPr>
        <w:tab/>
      </w:r>
      <w:r w:rsidR="003C227B" w:rsidRPr="001B1071">
        <w:rPr>
          <w:sz w:val="22"/>
        </w:rPr>
        <w:tab/>
        <w:t>d.</w:t>
      </w:r>
      <w:r w:rsidR="003C227B" w:rsidRPr="001B1071">
        <w:rPr>
          <w:sz w:val="22"/>
        </w:rPr>
        <w:tab/>
      </w:r>
      <w:r w:rsidR="002A1B98" w:rsidRPr="001B1071">
        <w:rPr>
          <w:sz w:val="22"/>
        </w:rPr>
        <w:t>Not used since 2012</w:t>
      </w:r>
    </w:p>
    <w:p w14:paraId="25196A93" w14:textId="77777777" w:rsidR="002A1B98" w:rsidRPr="001B1071" w:rsidRDefault="002A1B98" w:rsidP="00707A96">
      <w:pPr>
        <w:pStyle w:val="1A1a1"/>
        <w:spacing w:before="60"/>
        <w:ind w:left="2297" w:hanging="2274"/>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r>
      <w:r w:rsidRPr="001B1071">
        <w:rPr>
          <w:i/>
          <w:sz w:val="22"/>
          <w:szCs w:val="22"/>
          <w:u w:val="single"/>
        </w:rPr>
        <w:t>N.B.</w:t>
      </w:r>
      <w:r w:rsidRPr="001B1071">
        <w:rPr>
          <w:i/>
          <w:sz w:val="22"/>
          <w:szCs w:val="22"/>
        </w:rPr>
        <w:tab/>
        <w:t>For flight control "source code", see 7.D.4.</w:t>
      </w:r>
    </w:p>
    <w:p w14:paraId="5B1A5155" w14:textId="77777777" w:rsidR="002A1B98" w:rsidRPr="001B1071" w:rsidRDefault="002A1B98">
      <w:pPr>
        <w:pStyle w:val="1A"/>
        <w:jc w:val="both"/>
        <w:rPr>
          <w:sz w:val="22"/>
          <w:szCs w:val="22"/>
        </w:rPr>
      </w:pPr>
    </w:p>
    <w:p w14:paraId="1BAF121B" w14:textId="77777777" w:rsidR="003C227B" w:rsidRPr="001B1071" w:rsidRDefault="002A1B98">
      <w:pPr>
        <w:pStyle w:val="1A1a"/>
        <w:jc w:val="both"/>
        <w:rPr>
          <w:sz w:val="22"/>
        </w:rPr>
      </w:pPr>
      <w:r w:rsidRPr="001B1071">
        <w:rPr>
          <w:sz w:val="22"/>
        </w:rPr>
        <w:t>7.</w:t>
      </w:r>
      <w:r w:rsidRPr="001B1071">
        <w:rPr>
          <w:sz w:val="22"/>
        </w:rPr>
        <w:tab/>
        <w:t>D.</w:t>
      </w:r>
      <w:r w:rsidRPr="001B1071">
        <w:rPr>
          <w:sz w:val="22"/>
        </w:rPr>
        <w:tab/>
        <w:t>3.</w:t>
      </w:r>
      <w:r w:rsidRPr="001B1071">
        <w:rPr>
          <w:sz w:val="22"/>
        </w:rPr>
        <w:tab/>
      </w:r>
      <w:r w:rsidR="003C227B" w:rsidRPr="001B1071">
        <w:rPr>
          <w:sz w:val="22"/>
        </w:rPr>
        <w:t>e.</w:t>
      </w:r>
      <w:r w:rsidR="003C227B" w:rsidRPr="001B1071">
        <w:rPr>
          <w:sz w:val="22"/>
        </w:rPr>
        <w:tab/>
        <w:t>Computer-Aided-Design (CAD) "software" specially designed for the "development" of "active flight control systems", helicopter multi-axis fly-by-wire or fly-by-light controllers or helicopter "circulation</w:t>
      </w:r>
      <w:r w:rsidR="003D2884" w:rsidRPr="001B1071">
        <w:rPr>
          <w:sz w:val="22"/>
        </w:rPr>
        <w:t>-</w:t>
      </w:r>
      <w:r w:rsidR="003C227B" w:rsidRPr="001B1071">
        <w:rPr>
          <w:sz w:val="22"/>
        </w:rPr>
        <w:t xml:space="preserve">controlled anti-torque or circulation-controlled direction control systems", </w:t>
      </w:r>
      <w:r w:rsidR="00A31C01" w:rsidRPr="001B1071">
        <w:rPr>
          <w:sz w:val="22"/>
        </w:rPr>
        <w:t xml:space="preserve">whose "technology" is specified </w:t>
      </w:r>
      <w:r w:rsidR="004D4405" w:rsidRPr="001B1071">
        <w:rPr>
          <w:sz w:val="22"/>
        </w:rPr>
        <w:t>in</w:t>
      </w:r>
      <w:r w:rsidR="00A31C01" w:rsidRPr="001B1071">
        <w:rPr>
          <w:sz w:val="22"/>
        </w:rPr>
        <w:t xml:space="preserve"> 7.E.4.b.1., 7.E.4.b.3. to 7.E.4.b.5., 7.E.4.b.7., 7.E.4.b.8., 7.E.4.c.1. or 7.E.4.c.2.</w:t>
      </w:r>
    </w:p>
    <w:p w14:paraId="265662B0" w14:textId="77777777" w:rsidR="003C227B" w:rsidRPr="001B1071" w:rsidRDefault="003C227B">
      <w:pPr>
        <w:pStyle w:val="1A"/>
        <w:jc w:val="both"/>
        <w:rPr>
          <w:sz w:val="22"/>
          <w:szCs w:val="22"/>
        </w:rPr>
      </w:pPr>
    </w:p>
    <w:p w14:paraId="5B14BB59" w14:textId="77777777" w:rsidR="002A1B98" w:rsidRPr="001B1071" w:rsidRDefault="002A1B98" w:rsidP="002A1B98">
      <w:pPr>
        <w:pStyle w:val="1A1a"/>
        <w:tabs>
          <w:tab w:val="clear" w:pos="1179"/>
        </w:tabs>
        <w:ind w:left="1204" w:hanging="1204"/>
        <w:jc w:val="both"/>
        <w:rPr>
          <w:sz w:val="22"/>
          <w:szCs w:val="22"/>
        </w:rPr>
      </w:pPr>
      <w:r w:rsidRPr="001B1071">
        <w:rPr>
          <w:sz w:val="22"/>
        </w:rPr>
        <w:lastRenderedPageBreak/>
        <w:t>7.</w:t>
      </w:r>
      <w:r w:rsidRPr="001B1071">
        <w:rPr>
          <w:sz w:val="22"/>
        </w:rPr>
        <w:tab/>
        <w:t>D.</w:t>
      </w:r>
      <w:r w:rsidRPr="001B1071">
        <w:rPr>
          <w:sz w:val="22"/>
        </w:rPr>
        <w:tab/>
      </w:r>
      <w:r w:rsidRPr="001B1071">
        <w:rPr>
          <w:sz w:val="22"/>
          <w:szCs w:val="22"/>
        </w:rPr>
        <w:t>4.</w:t>
      </w:r>
      <w:r w:rsidRPr="001B1071">
        <w:rPr>
          <w:sz w:val="22"/>
          <w:szCs w:val="22"/>
        </w:rPr>
        <w:tab/>
      </w:r>
      <w:r w:rsidR="00A31C01" w:rsidRPr="001B1071">
        <w:rPr>
          <w:sz w:val="22"/>
          <w:szCs w:val="22"/>
        </w:rPr>
        <w:t xml:space="preserve">"Source code" incorporating "development" "technology" specified </w:t>
      </w:r>
      <w:r w:rsidR="004D4405" w:rsidRPr="001B1071">
        <w:rPr>
          <w:sz w:val="22"/>
          <w:szCs w:val="22"/>
        </w:rPr>
        <w:t>in</w:t>
      </w:r>
      <w:r w:rsidR="00A31C01" w:rsidRPr="001B1071">
        <w:rPr>
          <w:sz w:val="22"/>
          <w:szCs w:val="22"/>
        </w:rPr>
        <w:t xml:space="preserve"> 7.E.4.a.2., 7.E.4.a.3., 7.E.4.a.5., 7.E.4.a.6. or 7.E.4.b., for any of the following:</w:t>
      </w:r>
    </w:p>
    <w:p w14:paraId="45643520" w14:textId="77777777" w:rsidR="002A1B98" w:rsidRPr="001B1071" w:rsidRDefault="002A1B98" w:rsidP="00A8365B">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a.</w:t>
      </w:r>
      <w:r w:rsidRPr="001B1071">
        <w:rPr>
          <w:sz w:val="22"/>
          <w:szCs w:val="22"/>
        </w:rPr>
        <w:tab/>
        <w:t>Digital flight management systems for "total control of flight";</w:t>
      </w:r>
    </w:p>
    <w:p w14:paraId="3056E6C4" w14:textId="77777777" w:rsidR="002A1B98" w:rsidRPr="001B1071" w:rsidRDefault="002A1B98" w:rsidP="00A8365B">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b.</w:t>
      </w:r>
      <w:r w:rsidRPr="001B1071">
        <w:rPr>
          <w:sz w:val="22"/>
          <w:szCs w:val="22"/>
        </w:rPr>
        <w:tab/>
        <w:t>Integrated propulsion and flight control systems;</w:t>
      </w:r>
    </w:p>
    <w:p w14:paraId="10DFB463" w14:textId="77777777" w:rsidR="002A1B98" w:rsidRPr="001B1071" w:rsidRDefault="002A1B98" w:rsidP="00A8365B">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c.</w:t>
      </w:r>
      <w:r w:rsidRPr="001B1071">
        <w:rPr>
          <w:sz w:val="22"/>
          <w:szCs w:val="22"/>
        </w:rPr>
        <w:tab/>
      </w:r>
      <w:r w:rsidR="00A654FA" w:rsidRPr="001B1071">
        <w:rPr>
          <w:sz w:val="22"/>
          <w:szCs w:val="22"/>
        </w:rPr>
        <w:t>"</w:t>
      </w:r>
      <w:r w:rsidRPr="001B1071">
        <w:rPr>
          <w:sz w:val="22"/>
          <w:szCs w:val="22"/>
        </w:rPr>
        <w:t xml:space="preserve">Fly-by-wire </w:t>
      </w:r>
      <w:r w:rsidR="00A654FA" w:rsidRPr="001B1071">
        <w:rPr>
          <w:sz w:val="22"/>
          <w:szCs w:val="22"/>
        </w:rPr>
        <w:t xml:space="preserve">systems" </w:t>
      </w:r>
      <w:r w:rsidRPr="001B1071">
        <w:rPr>
          <w:sz w:val="22"/>
          <w:szCs w:val="22"/>
        </w:rPr>
        <w:t xml:space="preserve">or </w:t>
      </w:r>
      <w:r w:rsidR="00961473" w:rsidRPr="001B1071">
        <w:rPr>
          <w:sz w:val="22"/>
          <w:szCs w:val="22"/>
        </w:rPr>
        <w:t>"</w:t>
      </w:r>
      <w:r w:rsidRPr="001B1071">
        <w:rPr>
          <w:sz w:val="22"/>
          <w:szCs w:val="22"/>
        </w:rPr>
        <w:t>fly-by-light systems</w:t>
      </w:r>
      <w:r w:rsidR="00961473" w:rsidRPr="001B1071">
        <w:rPr>
          <w:sz w:val="22"/>
          <w:szCs w:val="22"/>
        </w:rPr>
        <w:t>"</w:t>
      </w:r>
      <w:r w:rsidRPr="001B1071">
        <w:rPr>
          <w:sz w:val="22"/>
          <w:szCs w:val="22"/>
        </w:rPr>
        <w:t>;</w:t>
      </w:r>
    </w:p>
    <w:p w14:paraId="711802DE" w14:textId="77777777" w:rsidR="002A1B98" w:rsidRPr="001B1071" w:rsidRDefault="002A1B98" w:rsidP="00A8365B">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d.</w:t>
      </w:r>
      <w:r w:rsidRPr="001B1071">
        <w:rPr>
          <w:sz w:val="22"/>
          <w:szCs w:val="22"/>
        </w:rPr>
        <w:tab/>
        <w:t>Fault-tolerant or self-reconfiguring "active flight control systems";</w:t>
      </w:r>
    </w:p>
    <w:p w14:paraId="4132F4BC" w14:textId="77777777" w:rsidR="002A1B98" w:rsidRPr="001B1071" w:rsidRDefault="002A1B98" w:rsidP="00A8365B">
      <w:pPr>
        <w:pStyle w:val="1A1a"/>
        <w:ind w:left="1582" w:hanging="1582"/>
        <w:jc w:val="both"/>
        <w:rPr>
          <w:strike/>
          <w:sz w:val="22"/>
          <w:szCs w:val="22"/>
        </w:rPr>
      </w:pPr>
      <w:r w:rsidRPr="001B1071">
        <w:rPr>
          <w:sz w:val="22"/>
          <w:szCs w:val="22"/>
        </w:rPr>
        <w:tab/>
      </w:r>
      <w:r w:rsidRPr="001B1071">
        <w:rPr>
          <w:sz w:val="22"/>
          <w:szCs w:val="22"/>
        </w:rPr>
        <w:tab/>
      </w:r>
      <w:r w:rsidRPr="001B1071">
        <w:rPr>
          <w:sz w:val="22"/>
          <w:szCs w:val="22"/>
        </w:rPr>
        <w:tab/>
        <w:t>e.</w:t>
      </w:r>
      <w:r w:rsidRPr="001B1071">
        <w:rPr>
          <w:sz w:val="22"/>
          <w:szCs w:val="22"/>
        </w:rPr>
        <w:tab/>
        <w:t>Not used since 2012</w:t>
      </w:r>
    </w:p>
    <w:p w14:paraId="5AE3B453" w14:textId="77777777" w:rsidR="002A1B98" w:rsidRPr="001B1071" w:rsidRDefault="002A1B98" w:rsidP="00A8365B">
      <w:pPr>
        <w:pStyle w:val="1A1a"/>
        <w:ind w:left="1582" w:hanging="1582"/>
        <w:jc w:val="both"/>
        <w:rPr>
          <w:sz w:val="22"/>
          <w:szCs w:val="22"/>
          <w:u w:val="single"/>
        </w:rPr>
      </w:pPr>
      <w:r w:rsidRPr="001B1071">
        <w:rPr>
          <w:sz w:val="22"/>
          <w:szCs w:val="22"/>
        </w:rPr>
        <w:tab/>
      </w:r>
      <w:r w:rsidRPr="001B1071">
        <w:rPr>
          <w:sz w:val="22"/>
          <w:szCs w:val="22"/>
        </w:rPr>
        <w:tab/>
      </w:r>
      <w:r w:rsidRPr="001B1071">
        <w:rPr>
          <w:sz w:val="22"/>
          <w:szCs w:val="22"/>
        </w:rPr>
        <w:tab/>
        <w:t>f.</w:t>
      </w:r>
      <w:r w:rsidRPr="001B1071">
        <w:rPr>
          <w:sz w:val="22"/>
          <w:szCs w:val="22"/>
        </w:rPr>
        <w:tab/>
        <w:t xml:space="preserve">Air data systems based on surface static data; </w:t>
      </w:r>
      <w:r w:rsidRPr="001B1071">
        <w:rPr>
          <w:sz w:val="22"/>
          <w:szCs w:val="22"/>
          <w:u w:val="single"/>
        </w:rPr>
        <w:t>or</w:t>
      </w:r>
    </w:p>
    <w:p w14:paraId="6C89C0CC" w14:textId="77777777" w:rsidR="002A1B98" w:rsidRPr="001B1071" w:rsidRDefault="002A1B98" w:rsidP="00A8365B">
      <w:pPr>
        <w:pStyle w:val="1A1a"/>
        <w:ind w:left="1582" w:hanging="1582"/>
        <w:jc w:val="both"/>
        <w:rPr>
          <w:sz w:val="22"/>
          <w:szCs w:val="22"/>
        </w:rPr>
      </w:pPr>
      <w:r w:rsidRPr="001B1071">
        <w:rPr>
          <w:sz w:val="22"/>
          <w:szCs w:val="22"/>
        </w:rPr>
        <w:tab/>
      </w:r>
      <w:r w:rsidRPr="001B1071">
        <w:rPr>
          <w:sz w:val="22"/>
          <w:szCs w:val="22"/>
        </w:rPr>
        <w:tab/>
      </w:r>
      <w:r w:rsidRPr="001B1071">
        <w:rPr>
          <w:sz w:val="22"/>
          <w:szCs w:val="22"/>
        </w:rPr>
        <w:tab/>
        <w:t>g.</w:t>
      </w:r>
      <w:r w:rsidRPr="001B1071">
        <w:rPr>
          <w:sz w:val="22"/>
          <w:szCs w:val="22"/>
        </w:rPr>
        <w:tab/>
        <w:t>Three dimensional displays</w:t>
      </w:r>
      <w:r w:rsidRPr="001B1071">
        <w:rPr>
          <w:color w:val="auto"/>
          <w:sz w:val="22"/>
          <w:szCs w:val="22"/>
        </w:rPr>
        <w:t>.</w:t>
      </w:r>
    </w:p>
    <w:p w14:paraId="7BB63A7B" w14:textId="77777777" w:rsidR="002A1B98" w:rsidRPr="001B1071" w:rsidRDefault="002A1B98" w:rsidP="00A8365B">
      <w:pPr>
        <w:pStyle w:val="1A1a1"/>
        <w:spacing w:before="120"/>
        <w:ind w:left="1985" w:hanging="2149"/>
        <w:jc w:val="both"/>
        <w:rPr>
          <w:sz w:val="22"/>
          <w:szCs w:val="22"/>
        </w:rPr>
      </w:pPr>
      <w:r w:rsidRPr="001B1071">
        <w:rPr>
          <w:sz w:val="22"/>
          <w:szCs w:val="22"/>
        </w:rPr>
        <w:tab/>
      </w:r>
      <w:r w:rsidRPr="001B1071">
        <w:rPr>
          <w:sz w:val="22"/>
          <w:szCs w:val="22"/>
        </w:rPr>
        <w:tab/>
      </w:r>
      <w:r w:rsidRPr="001B1071">
        <w:rPr>
          <w:sz w:val="22"/>
          <w:szCs w:val="22"/>
        </w:rPr>
        <w:tab/>
      </w:r>
      <w:r w:rsidRPr="001B1071">
        <w:rPr>
          <w:i/>
          <w:sz w:val="22"/>
          <w:szCs w:val="22"/>
          <w:u w:val="single"/>
        </w:rPr>
        <w:t>Note</w:t>
      </w:r>
      <w:r w:rsidR="00486E80" w:rsidRPr="001B1071">
        <w:rPr>
          <w:i/>
          <w:sz w:val="22"/>
          <w:szCs w:val="22"/>
        </w:rPr>
        <w:tab/>
        <w:t>7.D.4. does not apply to "</w:t>
      </w:r>
      <w:r w:rsidRPr="001B1071">
        <w:rPr>
          <w:i/>
          <w:sz w:val="22"/>
          <w:szCs w:val="22"/>
        </w:rPr>
        <w:t>source code</w:t>
      </w:r>
      <w:r w:rsidR="00486E80" w:rsidRPr="001B1071">
        <w:rPr>
          <w:i/>
          <w:sz w:val="22"/>
          <w:szCs w:val="22"/>
        </w:rPr>
        <w:t>"</w:t>
      </w:r>
      <w:r w:rsidRPr="001B1071">
        <w:rPr>
          <w:i/>
          <w:sz w:val="22"/>
          <w:szCs w:val="22"/>
        </w:rPr>
        <w:t xml:space="preserve"> associated with common computer elements and utilities (e.g., input signal acquisition, output signal transmission, computer </w:t>
      </w:r>
      <w:r w:rsidR="00693679" w:rsidRPr="001B1071">
        <w:rPr>
          <w:i/>
          <w:sz w:val="22"/>
          <w:szCs w:val="22"/>
        </w:rPr>
        <w:t>"</w:t>
      </w:r>
      <w:r w:rsidRPr="001B1071">
        <w:rPr>
          <w:i/>
          <w:sz w:val="22"/>
          <w:szCs w:val="22"/>
        </w:rPr>
        <w:t>program</w:t>
      </w:r>
      <w:r w:rsidR="00693679" w:rsidRPr="001B1071">
        <w:rPr>
          <w:i/>
          <w:sz w:val="22"/>
          <w:szCs w:val="22"/>
        </w:rPr>
        <w:t>"</w:t>
      </w:r>
      <w:r w:rsidRPr="001B1071">
        <w:rPr>
          <w:i/>
          <w:sz w:val="22"/>
          <w:szCs w:val="22"/>
        </w:rPr>
        <w:t xml:space="preserve"> and data loading, built-in test, task scheduling mechanisms) not providing a specific flight control system function.</w:t>
      </w:r>
    </w:p>
    <w:p w14:paraId="18EE81F0" w14:textId="77777777" w:rsidR="002A1B98" w:rsidRPr="001B1071" w:rsidRDefault="002A1B98" w:rsidP="002A1B98">
      <w:pPr>
        <w:pStyle w:val="1A"/>
        <w:jc w:val="both"/>
        <w:rPr>
          <w:sz w:val="18"/>
          <w:szCs w:val="18"/>
        </w:rPr>
      </w:pPr>
    </w:p>
    <w:p w14:paraId="10FB9467" w14:textId="77777777" w:rsidR="0096685F" w:rsidRPr="001B1071" w:rsidRDefault="0096685F" w:rsidP="0096685F">
      <w:pPr>
        <w:pStyle w:val="1A1a"/>
        <w:tabs>
          <w:tab w:val="clear" w:pos="1179"/>
        </w:tabs>
        <w:ind w:left="1204" w:hanging="1204"/>
        <w:jc w:val="both"/>
        <w:rPr>
          <w:sz w:val="22"/>
          <w:szCs w:val="22"/>
        </w:rPr>
      </w:pPr>
      <w:r w:rsidRPr="001B1071">
        <w:rPr>
          <w:sz w:val="22"/>
          <w:szCs w:val="22"/>
        </w:rPr>
        <w:t>7.</w:t>
      </w:r>
      <w:r w:rsidRPr="001B1071">
        <w:rPr>
          <w:sz w:val="22"/>
          <w:szCs w:val="22"/>
        </w:rPr>
        <w:tab/>
        <w:t>D.</w:t>
      </w:r>
      <w:r w:rsidRPr="001B1071">
        <w:rPr>
          <w:sz w:val="22"/>
          <w:szCs w:val="22"/>
        </w:rPr>
        <w:tab/>
        <w:t>5.</w:t>
      </w:r>
      <w:r w:rsidRPr="001B1071">
        <w:rPr>
          <w:sz w:val="22"/>
          <w:szCs w:val="22"/>
        </w:rPr>
        <w:tab/>
        <w:t xml:space="preserve">"Software" specially designed to decrypt </w:t>
      </w:r>
      <w:r w:rsidR="00E24EA0" w:rsidRPr="001B1071">
        <w:rPr>
          <w:sz w:val="22"/>
        </w:rPr>
        <w:t>"satellite navigation system"</w:t>
      </w:r>
      <w:r w:rsidRPr="001B1071">
        <w:rPr>
          <w:sz w:val="22"/>
          <w:szCs w:val="22"/>
        </w:rPr>
        <w:t xml:space="preserve"> ranging code designed for government use.</w:t>
      </w:r>
    </w:p>
    <w:p w14:paraId="1E790072" w14:textId="77777777" w:rsidR="002A1B98" w:rsidRPr="001B1071" w:rsidRDefault="002A1B98">
      <w:pPr>
        <w:pStyle w:val="1A"/>
        <w:jc w:val="both"/>
        <w:rPr>
          <w:sz w:val="16"/>
          <w:szCs w:val="16"/>
        </w:rPr>
      </w:pPr>
    </w:p>
    <w:p w14:paraId="2312E4C4" w14:textId="77777777" w:rsidR="0096685F" w:rsidRPr="001B1071" w:rsidRDefault="0096685F">
      <w:pPr>
        <w:pStyle w:val="1A"/>
        <w:jc w:val="both"/>
        <w:rPr>
          <w:sz w:val="16"/>
          <w:szCs w:val="16"/>
        </w:rPr>
      </w:pPr>
    </w:p>
    <w:p w14:paraId="26DEF465" w14:textId="77777777" w:rsidR="003C227B" w:rsidRPr="001B1071" w:rsidRDefault="003C227B">
      <w:pPr>
        <w:pStyle w:val="1A"/>
        <w:jc w:val="both"/>
        <w:rPr>
          <w:sz w:val="22"/>
        </w:rPr>
      </w:pPr>
      <w:r w:rsidRPr="001B1071">
        <w:rPr>
          <w:sz w:val="22"/>
        </w:rPr>
        <w:t>7.</w:t>
      </w:r>
      <w:r w:rsidRPr="001B1071">
        <w:rPr>
          <w:sz w:val="22"/>
        </w:rPr>
        <w:tab/>
        <w:t>E.</w:t>
      </w:r>
      <w:r w:rsidRPr="001B1071">
        <w:rPr>
          <w:sz w:val="22"/>
        </w:rPr>
        <w:tab/>
      </w:r>
      <w:r w:rsidRPr="001B1071">
        <w:rPr>
          <w:sz w:val="22"/>
          <w:u w:val="single"/>
        </w:rPr>
        <w:t>TECHNOLOGY</w:t>
      </w:r>
    </w:p>
    <w:p w14:paraId="52527B37" w14:textId="77777777" w:rsidR="003C227B" w:rsidRPr="001B1071" w:rsidRDefault="003C227B">
      <w:pPr>
        <w:pStyle w:val="1A"/>
        <w:tabs>
          <w:tab w:val="clear" w:pos="340"/>
        </w:tabs>
        <w:jc w:val="both"/>
        <w:rPr>
          <w:sz w:val="16"/>
          <w:szCs w:val="16"/>
        </w:rPr>
      </w:pPr>
    </w:p>
    <w:p w14:paraId="414DD37C" w14:textId="77777777" w:rsidR="003C227B" w:rsidRPr="001B1071" w:rsidRDefault="003C227B">
      <w:pPr>
        <w:pStyle w:val="1A1"/>
        <w:jc w:val="both"/>
        <w:rPr>
          <w:spacing w:val="-2"/>
          <w:sz w:val="22"/>
          <w:szCs w:val="22"/>
        </w:rPr>
      </w:pPr>
      <w:r w:rsidRPr="001B1071">
        <w:rPr>
          <w:sz w:val="22"/>
        </w:rPr>
        <w:t>7.</w:t>
      </w:r>
      <w:r w:rsidRPr="001B1071">
        <w:rPr>
          <w:sz w:val="22"/>
        </w:rPr>
        <w:tab/>
        <w:t>E.</w:t>
      </w:r>
      <w:r w:rsidRPr="001B1071">
        <w:rPr>
          <w:sz w:val="22"/>
        </w:rPr>
        <w:tab/>
      </w:r>
      <w:r w:rsidRPr="001B1071">
        <w:rPr>
          <w:spacing w:val="-2"/>
          <w:sz w:val="22"/>
        </w:rPr>
        <w:t>1.</w:t>
      </w:r>
      <w:r w:rsidRPr="001B1071">
        <w:rPr>
          <w:spacing w:val="-2"/>
          <w:sz w:val="22"/>
        </w:rPr>
        <w:tab/>
        <w:t xml:space="preserve">"Technology" according to the General Technology Note for the "development" of equipment or "software", specified </w:t>
      </w:r>
      <w:r w:rsidR="004D4405" w:rsidRPr="001B1071">
        <w:rPr>
          <w:spacing w:val="-2"/>
          <w:sz w:val="22"/>
        </w:rPr>
        <w:t>in</w:t>
      </w:r>
      <w:r w:rsidRPr="001B1071">
        <w:rPr>
          <w:spacing w:val="-2"/>
          <w:sz w:val="22"/>
        </w:rPr>
        <w:t xml:space="preserve"> </w:t>
      </w:r>
      <w:r w:rsidRPr="001B1071">
        <w:rPr>
          <w:spacing w:val="-2"/>
          <w:sz w:val="22"/>
          <w:szCs w:val="22"/>
        </w:rPr>
        <w:t xml:space="preserve">7.A., </w:t>
      </w:r>
      <w:r w:rsidR="00486E80" w:rsidRPr="001B1071">
        <w:rPr>
          <w:spacing w:val="-2"/>
          <w:sz w:val="22"/>
          <w:szCs w:val="22"/>
        </w:rPr>
        <w:t>7.B., 7.D.1., 7.D.2., 7.D.3.</w:t>
      </w:r>
      <w:r w:rsidR="0096685F" w:rsidRPr="001B1071">
        <w:rPr>
          <w:spacing w:val="-2"/>
          <w:sz w:val="22"/>
          <w:szCs w:val="22"/>
        </w:rPr>
        <w:t xml:space="preserve"> or 7.D.5.</w:t>
      </w:r>
    </w:p>
    <w:p w14:paraId="61B7021A" w14:textId="77777777" w:rsidR="0096685F" w:rsidRPr="001B1071" w:rsidRDefault="0096685F" w:rsidP="00A8365B">
      <w:pPr>
        <w:pStyle w:val="1A1a1"/>
        <w:tabs>
          <w:tab w:val="clear" w:pos="1179"/>
          <w:tab w:val="clear" w:pos="1582"/>
        </w:tabs>
        <w:spacing w:before="60"/>
        <w:ind w:left="1934" w:hanging="828"/>
        <w:jc w:val="both"/>
        <w:rPr>
          <w:sz w:val="22"/>
          <w:szCs w:val="22"/>
        </w:rPr>
      </w:pPr>
      <w:r w:rsidRPr="001B1071">
        <w:rPr>
          <w:i/>
          <w:sz w:val="22"/>
          <w:szCs w:val="22"/>
          <w:u w:val="single"/>
        </w:rPr>
        <w:t>Note</w:t>
      </w:r>
      <w:r w:rsidRPr="001B1071">
        <w:rPr>
          <w:sz w:val="22"/>
          <w:szCs w:val="22"/>
        </w:rPr>
        <w:tab/>
      </w:r>
      <w:r w:rsidRPr="001B1071">
        <w:rPr>
          <w:i/>
          <w:sz w:val="22"/>
          <w:szCs w:val="22"/>
        </w:rPr>
        <w:t>7.E.1. includes key management "technology" exclusively for equipment specified in 7.A.5.a.</w:t>
      </w:r>
    </w:p>
    <w:p w14:paraId="44D89947" w14:textId="77777777" w:rsidR="000B6A2A" w:rsidRPr="001B1071" w:rsidRDefault="003C227B" w:rsidP="00FB3560">
      <w:pPr>
        <w:pStyle w:val="1A1"/>
        <w:spacing w:before="160"/>
        <w:ind w:left="1123" w:hanging="1123"/>
        <w:jc w:val="both"/>
        <w:rPr>
          <w:sz w:val="22"/>
        </w:rPr>
      </w:pPr>
      <w:r w:rsidRPr="001B1071">
        <w:rPr>
          <w:sz w:val="22"/>
        </w:rPr>
        <w:t>7.</w:t>
      </w:r>
      <w:r w:rsidRPr="001B1071">
        <w:rPr>
          <w:sz w:val="22"/>
        </w:rPr>
        <w:tab/>
        <w:t>E.</w:t>
      </w:r>
      <w:r w:rsidRPr="001B1071">
        <w:rPr>
          <w:sz w:val="22"/>
        </w:rPr>
        <w:tab/>
        <w:t>2.</w:t>
      </w:r>
      <w:r w:rsidRPr="001B1071">
        <w:rPr>
          <w:sz w:val="22"/>
        </w:rPr>
        <w:tab/>
        <w:t xml:space="preserve">"Technology" according to the General Technology Note for the "production" of equipment specified </w:t>
      </w:r>
      <w:r w:rsidR="004D4405" w:rsidRPr="001B1071">
        <w:rPr>
          <w:sz w:val="22"/>
        </w:rPr>
        <w:t>in</w:t>
      </w:r>
      <w:r w:rsidRPr="001B1071">
        <w:rPr>
          <w:sz w:val="22"/>
        </w:rPr>
        <w:t xml:space="preserve"> 7.A. or 7.B.</w:t>
      </w:r>
    </w:p>
    <w:p w14:paraId="447D1FF8" w14:textId="77777777" w:rsidR="00FB3560" w:rsidRPr="001B1071" w:rsidRDefault="00FB3560" w:rsidP="00FB3560">
      <w:pPr>
        <w:pStyle w:val="1A1"/>
        <w:spacing w:before="160"/>
        <w:ind w:left="1123" w:hanging="1123"/>
        <w:jc w:val="both"/>
        <w:rPr>
          <w:sz w:val="8"/>
          <w:szCs w:val="8"/>
        </w:rPr>
      </w:pPr>
    </w:p>
    <w:p w14:paraId="0F404B82" w14:textId="77777777" w:rsidR="003C227B" w:rsidRPr="001B1071" w:rsidRDefault="003C227B" w:rsidP="000B6A2A">
      <w:pPr>
        <w:pStyle w:val="1A1"/>
        <w:ind w:left="1123" w:hanging="1123"/>
        <w:jc w:val="both"/>
        <w:rPr>
          <w:sz w:val="22"/>
        </w:rPr>
      </w:pPr>
      <w:r w:rsidRPr="001B1071">
        <w:rPr>
          <w:sz w:val="22"/>
        </w:rPr>
        <w:t>7.</w:t>
      </w:r>
      <w:r w:rsidRPr="001B1071">
        <w:rPr>
          <w:sz w:val="22"/>
        </w:rPr>
        <w:tab/>
        <w:t>E.</w:t>
      </w:r>
      <w:r w:rsidRPr="001B1071">
        <w:rPr>
          <w:sz w:val="22"/>
        </w:rPr>
        <w:tab/>
        <w:t>3.</w:t>
      </w:r>
      <w:r w:rsidRPr="001B1071">
        <w:rPr>
          <w:sz w:val="22"/>
        </w:rPr>
        <w:tab/>
        <w:t xml:space="preserve">"Technology" according to the General Technology Note for the repair, refurbishing or overhaul of equipment specified </w:t>
      </w:r>
      <w:r w:rsidR="004D4405" w:rsidRPr="001B1071">
        <w:rPr>
          <w:sz w:val="22"/>
        </w:rPr>
        <w:t>in</w:t>
      </w:r>
      <w:r w:rsidRPr="001B1071">
        <w:rPr>
          <w:sz w:val="22"/>
        </w:rPr>
        <w:t xml:space="preserve"> 7.A.1. to 7.A.4.</w:t>
      </w:r>
    </w:p>
    <w:p w14:paraId="309D689C" w14:textId="77777777" w:rsidR="003C227B" w:rsidRPr="001B1071" w:rsidRDefault="003C227B" w:rsidP="002D696F">
      <w:pPr>
        <w:pStyle w:val="1A1note1"/>
        <w:spacing w:before="120"/>
        <w:ind w:left="1922" w:hanging="799"/>
        <w:jc w:val="both"/>
        <w:rPr>
          <w:i/>
          <w:sz w:val="22"/>
        </w:rPr>
      </w:pPr>
      <w:r w:rsidRPr="001B1071">
        <w:rPr>
          <w:i/>
          <w:sz w:val="22"/>
          <w:u w:val="single"/>
        </w:rPr>
        <w:t>Note</w:t>
      </w:r>
      <w:r w:rsidRPr="001B1071">
        <w:rPr>
          <w:i/>
          <w:sz w:val="22"/>
        </w:rPr>
        <w:tab/>
      </w:r>
      <w:r w:rsidR="00A31C01" w:rsidRPr="001B1071">
        <w:rPr>
          <w:i/>
          <w:sz w:val="22"/>
          <w:szCs w:val="22"/>
        </w:rPr>
        <w:t xml:space="preserve">7.E.3. does not apply to "technology" for maintenance, directly associated with calibration, removal or replacement of damaged or unserviceable LRUs and SRAs of a "civil aircraft" as described in </w:t>
      </w:r>
      <w:r w:rsidR="002D696F" w:rsidRPr="001B1071">
        <w:rPr>
          <w:i/>
          <w:sz w:val="22"/>
          <w:szCs w:val="22"/>
        </w:rPr>
        <w:t>"</w:t>
      </w:r>
      <w:r w:rsidR="00A31C01" w:rsidRPr="001B1071">
        <w:rPr>
          <w:i/>
          <w:sz w:val="22"/>
          <w:szCs w:val="22"/>
        </w:rPr>
        <w:t>Maintenance Level I</w:t>
      </w:r>
      <w:r w:rsidR="002D696F" w:rsidRPr="001B1071">
        <w:rPr>
          <w:i/>
          <w:sz w:val="22"/>
          <w:szCs w:val="22"/>
        </w:rPr>
        <w:t>"</w:t>
      </w:r>
      <w:r w:rsidR="00A31C01" w:rsidRPr="001B1071">
        <w:rPr>
          <w:i/>
          <w:sz w:val="22"/>
          <w:szCs w:val="22"/>
        </w:rPr>
        <w:t xml:space="preserve"> or </w:t>
      </w:r>
      <w:r w:rsidR="002D696F" w:rsidRPr="001B1071">
        <w:rPr>
          <w:i/>
          <w:sz w:val="22"/>
          <w:szCs w:val="22"/>
        </w:rPr>
        <w:t>"</w:t>
      </w:r>
      <w:r w:rsidR="00A31C01" w:rsidRPr="001B1071">
        <w:rPr>
          <w:i/>
          <w:sz w:val="22"/>
          <w:szCs w:val="22"/>
        </w:rPr>
        <w:t>Maintenance Level II</w:t>
      </w:r>
      <w:r w:rsidR="002D696F" w:rsidRPr="001B1071">
        <w:rPr>
          <w:i/>
          <w:sz w:val="22"/>
          <w:szCs w:val="22"/>
        </w:rPr>
        <w:t>"</w:t>
      </w:r>
      <w:r w:rsidR="00A31C01" w:rsidRPr="001B1071">
        <w:rPr>
          <w:i/>
          <w:sz w:val="22"/>
          <w:szCs w:val="22"/>
        </w:rPr>
        <w:t>.</w:t>
      </w:r>
    </w:p>
    <w:p w14:paraId="21C2ECDC" w14:textId="77777777" w:rsidR="003C227B" w:rsidRPr="001B1071" w:rsidRDefault="003C227B">
      <w:pPr>
        <w:pStyle w:val="1A"/>
        <w:tabs>
          <w:tab w:val="clear" w:pos="340"/>
        </w:tabs>
        <w:jc w:val="both"/>
        <w:rPr>
          <w:sz w:val="18"/>
          <w:szCs w:val="18"/>
        </w:rPr>
      </w:pPr>
    </w:p>
    <w:p w14:paraId="4E0572A3" w14:textId="77777777" w:rsidR="003C227B" w:rsidRPr="001B1071" w:rsidRDefault="003C227B">
      <w:pPr>
        <w:pStyle w:val="1A1"/>
        <w:jc w:val="both"/>
        <w:rPr>
          <w:sz w:val="22"/>
        </w:rPr>
      </w:pPr>
      <w:r w:rsidRPr="001B1071">
        <w:rPr>
          <w:sz w:val="22"/>
        </w:rPr>
        <w:t>7.</w:t>
      </w:r>
      <w:r w:rsidRPr="001B1071">
        <w:rPr>
          <w:sz w:val="22"/>
        </w:rPr>
        <w:tab/>
        <w:t>E.</w:t>
      </w:r>
      <w:r w:rsidRPr="001B1071">
        <w:rPr>
          <w:sz w:val="22"/>
        </w:rPr>
        <w:tab/>
        <w:t>4.</w:t>
      </w:r>
      <w:r w:rsidRPr="001B1071">
        <w:rPr>
          <w:sz w:val="22"/>
        </w:rPr>
        <w:tab/>
        <w:t>Other "technology" as follows:</w:t>
      </w:r>
    </w:p>
    <w:p w14:paraId="420BB254" w14:textId="77777777" w:rsidR="003C227B" w:rsidRPr="001B1071" w:rsidRDefault="003C227B">
      <w:pPr>
        <w:pStyle w:val="1A1a"/>
        <w:spacing w:before="60"/>
        <w:ind w:left="1582" w:hanging="1582"/>
        <w:jc w:val="both"/>
        <w:rPr>
          <w:spacing w:val="-2"/>
          <w:sz w:val="22"/>
          <w:szCs w:val="22"/>
        </w:rPr>
      </w:pPr>
      <w:r w:rsidRPr="001B1071">
        <w:rPr>
          <w:spacing w:val="-2"/>
          <w:sz w:val="22"/>
          <w:szCs w:val="22"/>
        </w:rPr>
        <w:tab/>
      </w:r>
      <w:r w:rsidRPr="001B1071">
        <w:rPr>
          <w:spacing w:val="-2"/>
          <w:sz w:val="22"/>
          <w:szCs w:val="22"/>
        </w:rPr>
        <w:tab/>
      </w:r>
      <w:r w:rsidRPr="001B1071">
        <w:rPr>
          <w:spacing w:val="-2"/>
          <w:sz w:val="22"/>
          <w:szCs w:val="22"/>
        </w:rPr>
        <w:tab/>
        <w:t>a.</w:t>
      </w:r>
      <w:r w:rsidRPr="001B1071">
        <w:rPr>
          <w:spacing w:val="-2"/>
          <w:sz w:val="22"/>
          <w:szCs w:val="22"/>
        </w:rPr>
        <w:tab/>
        <w:t>"Technology" for the "development" or "production" of any of the following:</w:t>
      </w:r>
    </w:p>
    <w:p w14:paraId="55C5158F" w14:textId="77777777" w:rsidR="003C227B" w:rsidRPr="001B1071" w:rsidRDefault="003C227B" w:rsidP="002E34AC">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1.</w:t>
      </w:r>
      <w:r w:rsidRPr="001B1071">
        <w:rPr>
          <w:sz w:val="22"/>
        </w:rPr>
        <w:tab/>
      </w:r>
      <w:r w:rsidR="009806A4" w:rsidRPr="001B1071">
        <w:rPr>
          <w:sz w:val="22"/>
        </w:rPr>
        <w:t>Not used since 2011</w:t>
      </w:r>
    </w:p>
    <w:p w14:paraId="04D8EF03" w14:textId="77777777" w:rsidR="003C227B" w:rsidRPr="001B1071" w:rsidRDefault="003C227B" w:rsidP="002E34AC">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2.</w:t>
      </w:r>
      <w:r w:rsidRPr="001B1071">
        <w:rPr>
          <w:sz w:val="22"/>
        </w:rPr>
        <w:tab/>
        <w:t>Air data systems based on surface static data only, i.e., which dispense with conventional air data probes;</w:t>
      </w:r>
    </w:p>
    <w:p w14:paraId="1155F453" w14:textId="77777777" w:rsidR="003C227B" w:rsidRPr="001B1071" w:rsidRDefault="003C227B" w:rsidP="002E34AC">
      <w:pPr>
        <w:pStyle w:val="1A1a1"/>
        <w:spacing w:before="60"/>
        <w:ind w:left="2064" w:hanging="2041"/>
        <w:jc w:val="both"/>
        <w:rPr>
          <w:spacing w:val="-4"/>
          <w:sz w:val="22"/>
          <w:szCs w:val="22"/>
        </w:rPr>
      </w:pPr>
      <w:r w:rsidRPr="001B1071">
        <w:rPr>
          <w:spacing w:val="-4"/>
          <w:sz w:val="22"/>
          <w:szCs w:val="22"/>
        </w:rPr>
        <w:tab/>
      </w:r>
      <w:r w:rsidRPr="001B1071">
        <w:rPr>
          <w:spacing w:val="-4"/>
          <w:sz w:val="22"/>
          <w:szCs w:val="22"/>
        </w:rPr>
        <w:tab/>
      </w:r>
      <w:r w:rsidRPr="001B1071">
        <w:rPr>
          <w:spacing w:val="-4"/>
          <w:sz w:val="22"/>
          <w:szCs w:val="22"/>
        </w:rPr>
        <w:tab/>
      </w:r>
      <w:r w:rsidRPr="001B1071">
        <w:rPr>
          <w:spacing w:val="-4"/>
          <w:sz w:val="22"/>
          <w:szCs w:val="22"/>
        </w:rPr>
        <w:tab/>
        <w:t>3.</w:t>
      </w:r>
      <w:r w:rsidRPr="001B1071">
        <w:rPr>
          <w:spacing w:val="-4"/>
          <w:sz w:val="22"/>
          <w:szCs w:val="22"/>
        </w:rPr>
        <w:tab/>
        <w:t>Three dimensional displays for "aircraft";</w:t>
      </w:r>
    </w:p>
    <w:p w14:paraId="298ACA67" w14:textId="77777777" w:rsidR="003C227B" w:rsidRPr="001B1071" w:rsidRDefault="003C227B" w:rsidP="002E34AC">
      <w:pPr>
        <w:pStyle w:val="1A1a1"/>
        <w:spacing w:before="60"/>
        <w:ind w:left="2064" w:hanging="2041"/>
        <w:jc w:val="both"/>
        <w:rPr>
          <w:sz w:val="22"/>
        </w:rPr>
      </w:pPr>
      <w:r w:rsidRPr="001B1071">
        <w:rPr>
          <w:sz w:val="22"/>
        </w:rPr>
        <w:tab/>
      </w:r>
      <w:r w:rsidRPr="001B1071">
        <w:rPr>
          <w:sz w:val="22"/>
        </w:rPr>
        <w:tab/>
      </w:r>
      <w:r w:rsidRPr="001B1071">
        <w:rPr>
          <w:sz w:val="22"/>
        </w:rPr>
        <w:tab/>
      </w:r>
      <w:r w:rsidRPr="001B1071">
        <w:rPr>
          <w:sz w:val="22"/>
        </w:rPr>
        <w:tab/>
        <w:t>4.</w:t>
      </w:r>
      <w:r w:rsidRPr="001B1071">
        <w:rPr>
          <w:sz w:val="22"/>
        </w:rPr>
        <w:tab/>
        <w:t>Not used since 2010</w:t>
      </w:r>
    </w:p>
    <w:p w14:paraId="4C839860" w14:textId="77777777" w:rsidR="003C227B" w:rsidRPr="001B1071" w:rsidRDefault="000B6A2A" w:rsidP="002E34AC">
      <w:pPr>
        <w:pStyle w:val="1A1a1"/>
        <w:spacing w:before="60"/>
        <w:ind w:left="2064" w:hanging="2041"/>
        <w:jc w:val="both"/>
        <w:rPr>
          <w:sz w:val="22"/>
          <w:szCs w:val="22"/>
        </w:rPr>
      </w:pPr>
      <w:r w:rsidRPr="001B1071">
        <w:rPr>
          <w:sz w:val="22"/>
        </w:rPr>
        <w:tab/>
      </w:r>
      <w:r w:rsidRPr="001B1071">
        <w:rPr>
          <w:sz w:val="22"/>
        </w:rPr>
        <w:tab/>
      </w:r>
      <w:r w:rsidRPr="001B1071">
        <w:rPr>
          <w:sz w:val="22"/>
        </w:rPr>
        <w:tab/>
      </w:r>
      <w:r w:rsidR="003C227B" w:rsidRPr="001B1071">
        <w:rPr>
          <w:sz w:val="22"/>
          <w:szCs w:val="22"/>
        </w:rPr>
        <w:tab/>
        <w:t>5.</w:t>
      </w:r>
      <w:r w:rsidR="003C227B" w:rsidRPr="001B1071">
        <w:rPr>
          <w:sz w:val="22"/>
          <w:szCs w:val="22"/>
        </w:rPr>
        <w:tab/>
        <w:t xml:space="preserve">Electric actuators (i.e., electromechanical, </w:t>
      </w:r>
      <w:proofErr w:type="spellStart"/>
      <w:r w:rsidR="003C227B" w:rsidRPr="001B1071">
        <w:rPr>
          <w:sz w:val="22"/>
          <w:szCs w:val="22"/>
        </w:rPr>
        <w:t>electrohydrostatic</w:t>
      </w:r>
      <w:proofErr w:type="spellEnd"/>
      <w:r w:rsidR="003C227B" w:rsidRPr="001B1071">
        <w:rPr>
          <w:sz w:val="22"/>
          <w:szCs w:val="22"/>
        </w:rPr>
        <w:t xml:space="preserve"> and integrated actuator p</w:t>
      </w:r>
      <w:r w:rsidR="002E34AC" w:rsidRPr="001B1071">
        <w:rPr>
          <w:sz w:val="22"/>
          <w:szCs w:val="22"/>
        </w:rPr>
        <w:t>ackage) specially designed for 'primary flight control'</w:t>
      </w:r>
      <w:r w:rsidR="003C227B" w:rsidRPr="001B1071">
        <w:rPr>
          <w:sz w:val="22"/>
          <w:szCs w:val="22"/>
        </w:rPr>
        <w:t>;</w:t>
      </w:r>
    </w:p>
    <w:p w14:paraId="6F79753C" w14:textId="77777777" w:rsidR="002E34AC" w:rsidRPr="001B1071" w:rsidRDefault="002E34AC" w:rsidP="002E34AC">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spacing w:before="60"/>
        <w:ind w:left="2087" w:right="-23" w:firstLine="0"/>
        <w:jc w:val="both"/>
        <w:rPr>
          <w:i/>
          <w:sz w:val="22"/>
          <w:szCs w:val="22"/>
          <w:u w:val="single"/>
        </w:rPr>
      </w:pPr>
      <w:r w:rsidRPr="001B1071">
        <w:rPr>
          <w:i/>
          <w:sz w:val="22"/>
          <w:szCs w:val="22"/>
          <w:u w:val="single"/>
        </w:rPr>
        <w:t>Technical Note</w:t>
      </w:r>
    </w:p>
    <w:p w14:paraId="21938140" w14:textId="77777777" w:rsidR="002E34AC" w:rsidRPr="001B1071" w:rsidRDefault="000D3F7E" w:rsidP="002E34AC">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ind w:left="2086" w:right="-23" w:firstLine="0"/>
        <w:jc w:val="both"/>
        <w:rPr>
          <w:sz w:val="22"/>
          <w:szCs w:val="22"/>
        </w:rPr>
      </w:pPr>
      <w:r w:rsidRPr="001B1071">
        <w:rPr>
          <w:i/>
          <w:sz w:val="22"/>
          <w:szCs w:val="22"/>
        </w:rPr>
        <w:t xml:space="preserve">For the purposes of 7.E.4.a.5., </w:t>
      </w:r>
      <w:r w:rsidR="002E34AC" w:rsidRPr="001B1071">
        <w:rPr>
          <w:i/>
          <w:sz w:val="22"/>
          <w:szCs w:val="22"/>
        </w:rPr>
        <w:t>'</w:t>
      </w:r>
      <w:r w:rsidRPr="001B1071">
        <w:rPr>
          <w:i/>
          <w:sz w:val="22"/>
          <w:szCs w:val="22"/>
        </w:rPr>
        <w:t>p</w:t>
      </w:r>
      <w:r w:rsidR="002E34AC" w:rsidRPr="001B1071">
        <w:rPr>
          <w:i/>
          <w:sz w:val="22"/>
          <w:szCs w:val="22"/>
        </w:rPr>
        <w:t>rimary flight control' is "aircraft" stability or manoeuvring control using force/moment generators, i.e.</w:t>
      </w:r>
      <w:r w:rsidR="002D696F" w:rsidRPr="001B1071">
        <w:rPr>
          <w:i/>
          <w:sz w:val="22"/>
          <w:szCs w:val="22"/>
        </w:rPr>
        <w:t>,</w:t>
      </w:r>
      <w:r w:rsidR="002E34AC" w:rsidRPr="001B1071">
        <w:rPr>
          <w:i/>
          <w:sz w:val="22"/>
          <w:szCs w:val="22"/>
        </w:rPr>
        <w:t xml:space="preserve"> aerodynamic control surfaces or propulsive thrust vectoring.</w:t>
      </w:r>
    </w:p>
    <w:p w14:paraId="32D230DE" w14:textId="77777777" w:rsidR="002E34AC" w:rsidRPr="001B1071" w:rsidRDefault="002E34AC" w:rsidP="002E34AC">
      <w:pPr>
        <w:pStyle w:val="1A1a1"/>
        <w:ind w:left="2064" w:hanging="2041"/>
        <w:jc w:val="both"/>
        <w:rPr>
          <w:sz w:val="16"/>
          <w:szCs w:val="16"/>
        </w:rPr>
      </w:pPr>
    </w:p>
    <w:p w14:paraId="44A98C77" w14:textId="77777777" w:rsidR="002D696F" w:rsidRPr="001B1071" w:rsidRDefault="002D696F" w:rsidP="002E34AC">
      <w:pPr>
        <w:pStyle w:val="1A1a1"/>
        <w:ind w:left="2064" w:hanging="2041"/>
        <w:jc w:val="both"/>
        <w:rPr>
          <w:sz w:val="16"/>
          <w:szCs w:val="16"/>
        </w:rPr>
      </w:pPr>
    </w:p>
    <w:p w14:paraId="377E8693" w14:textId="77777777" w:rsidR="003C227B" w:rsidRPr="001B1071" w:rsidRDefault="00EB7A3E" w:rsidP="002E34AC">
      <w:pPr>
        <w:pStyle w:val="1A1a1"/>
        <w:spacing w:before="60"/>
        <w:ind w:left="2064" w:hanging="2041"/>
        <w:jc w:val="both"/>
        <w:rPr>
          <w:sz w:val="22"/>
        </w:rPr>
      </w:pPr>
      <w:r w:rsidRPr="001B1071">
        <w:rPr>
          <w:sz w:val="22"/>
        </w:rPr>
        <w:lastRenderedPageBreak/>
        <w:t>7.</w:t>
      </w:r>
      <w:r w:rsidRPr="001B1071">
        <w:rPr>
          <w:sz w:val="22"/>
        </w:rPr>
        <w:tab/>
        <w:t>E.</w:t>
      </w:r>
      <w:r w:rsidRPr="001B1071">
        <w:rPr>
          <w:sz w:val="22"/>
        </w:rPr>
        <w:tab/>
        <w:t>4.</w:t>
      </w:r>
      <w:r w:rsidRPr="001B1071">
        <w:rPr>
          <w:sz w:val="22"/>
        </w:rPr>
        <w:tab/>
        <w:t>a.</w:t>
      </w:r>
      <w:r w:rsidR="002E34AC" w:rsidRPr="001B1071">
        <w:rPr>
          <w:sz w:val="22"/>
        </w:rPr>
        <w:tab/>
        <w:t>6.</w:t>
      </w:r>
      <w:r w:rsidR="002E34AC" w:rsidRPr="001B1071">
        <w:rPr>
          <w:sz w:val="22"/>
        </w:rPr>
        <w:tab/>
        <w:t>'</w:t>
      </w:r>
      <w:r w:rsidR="003C227B" w:rsidRPr="001B1071">
        <w:rPr>
          <w:sz w:val="22"/>
        </w:rPr>
        <w:t>Flight control optical sensor array</w:t>
      </w:r>
      <w:r w:rsidR="002E34AC" w:rsidRPr="001B1071">
        <w:rPr>
          <w:sz w:val="22"/>
        </w:rPr>
        <w:t>'</w:t>
      </w:r>
      <w:r w:rsidR="003C227B" w:rsidRPr="001B1071">
        <w:rPr>
          <w:sz w:val="22"/>
        </w:rPr>
        <w:t xml:space="preserve"> specially designed for implementing "active flight control systems"; </w:t>
      </w:r>
      <w:r w:rsidR="003C227B" w:rsidRPr="001B1071">
        <w:rPr>
          <w:sz w:val="22"/>
          <w:u w:val="single"/>
        </w:rPr>
        <w:t>or</w:t>
      </w:r>
    </w:p>
    <w:p w14:paraId="0BFD8AF9" w14:textId="77777777" w:rsidR="002E34AC" w:rsidRPr="001B1071" w:rsidRDefault="002E34AC" w:rsidP="002E34AC">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spacing w:before="60"/>
        <w:ind w:left="2087" w:right="-23" w:firstLine="0"/>
        <w:jc w:val="both"/>
        <w:rPr>
          <w:i/>
          <w:sz w:val="22"/>
          <w:szCs w:val="22"/>
          <w:u w:val="single"/>
        </w:rPr>
      </w:pPr>
      <w:r w:rsidRPr="001B1071">
        <w:rPr>
          <w:i/>
          <w:sz w:val="22"/>
          <w:szCs w:val="22"/>
          <w:u w:val="single"/>
        </w:rPr>
        <w:t>Technical Note</w:t>
      </w:r>
    </w:p>
    <w:p w14:paraId="18C93692" w14:textId="77777777" w:rsidR="002E34AC" w:rsidRPr="001B1071" w:rsidRDefault="000D3F7E" w:rsidP="002E34AC">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ind w:left="2086" w:right="-23" w:firstLine="0"/>
        <w:jc w:val="both"/>
        <w:rPr>
          <w:sz w:val="22"/>
          <w:szCs w:val="22"/>
        </w:rPr>
      </w:pPr>
      <w:r w:rsidRPr="001B1071">
        <w:rPr>
          <w:i/>
          <w:sz w:val="22"/>
          <w:szCs w:val="22"/>
        </w:rPr>
        <w:t>For the purposes of 7.E.4.a.6., a</w:t>
      </w:r>
      <w:r w:rsidR="002E34AC" w:rsidRPr="001B1071">
        <w:rPr>
          <w:i/>
          <w:sz w:val="22"/>
          <w:szCs w:val="22"/>
        </w:rPr>
        <w:t xml:space="preserve"> 'flight control optical sensor array' is a network of distributed optical sensors, using "laser" beams, to provide real-time flight control data for on-board processing.</w:t>
      </w:r>
    </w:p>
    <w:p w14:paraId="7A3F36C8" w14:textId="77777777" w:rsidR="002E34AC" w:rsidRPr="001B1071" w:rsidRDefault="002E34AC" w:rsidP="002E34AC">
      <w:pPr>
        <w:pStyle w:val="1A1a1"/>
        <w:ind w:left="2064" w:hanging="2041"/>
        <w:jc w:val="both"/>
        <w:rPr>
          <w:sz w:val="16"/>
          <w:szCs w:val="16"/>
        </w:rPr>
      </w:pPr>
    </w:p>
    <w:p w14:paraId="66259C40" w14:textId="77777777" w:rsidR="003C227B" w:rsidRPr="001B1071" w:rsidRDefault="00EB7A3E" w:rsidP="002E34AC">
      <w:pPr>
        <w:pStyle w:val="1A1a1"/>
        <w:spacing w:before="60"/>
        <w:ind w:left="2064" w:hanging="2041"/>
        <w:jc w:val="both"/>
        <w:rPr>
          <w:sz w:val="22"/>
        </w:rPr>
      </w:pPr>
      <w:r w:rsidRPr="001B1071">
        <w:rPr>
          <w:sz w:val="22"/>
        </w:rPr>
        <w:t>7.</w:t>
      </w:r>
      <w:r w:rsidRPr="001B1071">
        <w:rPr>
          <w:sz w:val="22"/>
        </w:rPr>
        <w:tab/>
        <w:t>E.</w:t>
      </w:r>
      <w:r w:rsidRPr="001B1071">
        <w:rPr>
          <w:sz w:val="22"/>
        </w:rPr>
        <w:tab/>
        <w:t>4.</w:t>
      </w:r>
      <w:r w:rsidRPr="001B1071">
        <w:rPr>
          <w:sz w:val="22"/>
        </w:rPr>
        <w:tab/>
        <w:t>a.</w:t>
      </w:r>
      <w:r w:rsidRPr="001B1071">
        <w:rPr>
          <w:sz w:val="22"/>
        </w:rPr>
        <w:tab/>
      </w:r>
      <w:r w:rsidR="003C227B" w:rsidRPr="001B1071">
        <w:rPr>
          <w:sz w:val="22"/>
        </w:rPr>
        <w:t>7.</w:t>
      </w:r>
      <w:r w:rsidR="003C227B" w:rsidRPr="001B1071">
        <w:rPr>
          <w:sz w:val="22"/>
        </w:rPr>
        <w:tab/>
        <w:t xml:space="preserve">"DBRN" systems designed to navigate underwater, using sonar or gravity databases, that provide a positioning </w:t>
      </w:r>
      <w:r w:rsidR="0040068B" w:rsidRPr="001B1071">
        <w:rPr>
          <w:sz w:val="22"/>
        </w:rPr>
        <w:t>"</w:t>
      </w:r>
      <w:r w:rsidR="003C227B" w:rsidRPr="001B1071">
        <w:rPr>
          <w:sz w:val="22"/>
        </w:rPr>
        <w:t>accuracy</w:t>
      </w:r>
      <w:r w:rsidR="0040068B" w:rsidRPr="001B1071">
        <w:rPr>
          <w:sz w:val="22"/>
        </w:rPr>
        <w:t>"</w:t>
      </w:r>
      <w:r w:rsidR="003C227B" w:rsidRPr="001B1071">
        <w:rPr>
          <w:sz w:val="22"/>
        </w:rPr>
        <w:t xml:space="preserve"> equal to or less (better) than 0.4 nautical miles;</w:t>
      </w:r>
    </w:p>
    <w:p w14:paraId="4BE83E5B" w14:textId="77777777" w:rsidR="003C227B" w:rsidRPr="001B1071" w:rsidRDefault="003C227B" w:rsidP="008F1D27">
      <w:pPr>
        <w:pStyle w:val="1A1a"/>
        <w:ind w:left="1582" w:hanging="1582"/>
        <w:jc w:val="both"/>
        <w:rPr>
          <w:sz w:val="16"/>
          <w:szCs w:val="16"/>
        </w:rPr>
      </w:pPr>
    </w:p>
    <w:p w14:paraId="27AD139C" w14:textId="77777777" w:rsidR="003C227B" w:rsidRPr="001B1071" w:rsidRDefault="003C227B">
      <w:pPr>
        <w:pStyle w:val="1A1a"/>
        <w:ind w:left="1582" w:hanging="1582"/>
        <w:jc w:val="both"/>
        <w:rPr>
          <w:sz w:val="22"/>
        </w:rPr>
      </w:pPr>
      <w:r w:rsidRPr="001B1071">
        <w:rPr>
          <w:sz w:val="22"/>
        </w:rPr>
        <w:t>7.</w:t>
      </w:r>
      <w:r w:rsidRPr="001B1071">
        <w:rPr>
          <w:sz w:val="22"/>
        </w:rPr>
        <w:tab/>
        <w:t>E.</w:t>
      </w:r>
      <w:r w:rsidRPr="001B1071">
        <w:rPr>
          <w:sz w:val="22"/>
        </w:rPr>
        <w:tab/>
        <w:t>4.</w:t>
      </w:r>
      <w:r w:rsidRPr="001B1071">
        <w:rPr>
          <w:sz w:val="22"/>
        </w:rPr>
        <w:tab/>
        <w:t>b.</w:t>
      </w:r>
      <w:r w:rsidRPr="001B1071">
        <w:rPr>
          <w:sz w:val="22"/>
        </w:rPr>
        <w:tab/>
        <w:t xml:space="preserve">"Development" "technology", </w:t>
      </w:r>
      <w:r w:rsidRPr="001B1071">
        <w:rPr>
          <w:sz w:val="22"/>
          <w:szCs w:val="22"/>
        </w:rPr>
        <w:t>as follows,</w:t>
      </w:r>
      <w:r w:rsidRPr="001B1071">
        <w:rPr>
          <w:sz w:val="22"/>
        </w:rPr>
        <w:t xml:space="preserve"> for "active flight control systems" (including </w:t>
      </w:r>
      <w:r w:rsidR="00362C27" w:rsidRPr="001B1071">
        <w:rPr>
          <w:sz w:val="22"/>
        </w:rPr>
        <w:t>"</w:t>
      </w:r>
      <w:r w:rsidRPr="001B1071">
        <w:rPr>
          <w:sz w:val="22"/>
        </w:rPr>
        <w:t xml:space="preserve">fly-by-wire </w:t>
      </w:r>
      <w:r w:rsidR="00362C27" w:rsidRPr="001B1071">
        <w:rPr>
          <w:sz w:val="22"/>
        </w:rPr>
        <w:t xml:space="preserve">systems" </w:t>
      </w:r>
      <w:r w:rsidRPr="001B1071">
        <w:rPr>
          <w:sz w:val="22"/>
        </w:rPr>
        <w:t xml:space="preserve">or </w:t>
      </w:r>
      <w:r w:rsidR="00362C27" w:rsidRPr="001B1071">
        <w:rPr>
          <w:sz w:val="22"/>
        </w:rPr>
        <w:t>"</w:t>
      </w:r>
      <w:r w:rsidRPr="001B1071">
        <w:rPr>
          <w:sz w:val="22"/>
        </w:rPr>
        <w:t>fly-by-light</w:t>
      </w:r>
      <w:r w:rsidR="00362C27" w:rsidRPr="001B1071">
        <w:rPr>
          <w:sz w:val="22"/>
        </w:rPr>
        <w:t xml:space="preserve"> systems"</w:t>
      </w:r>
      <w:r w:rsidRPr="001B1071">
        <w:rPr>
          <w:sz w:val="22"/>
        </w:rPr>
        <w:t>):</w:t>
      </w:r>
    </w:p>
    <w:p w14:paraId="35D60663" w14:textId="77777777" w:rsidR="003C227B" w:rsidRPr="001B1071" w:rsidRDefault="003C227B">
      <w:pPr>
        <w:pStyle w:val="1A1a1"/>
        <w:spacing w:before="120"/>
        <w:ind w:left="2064" w:hanging="2041"/>
        <w:jc w:val="both"/>
        <w:rPr>
          <w:sz w:val="22"/>
        </w:rPr>
      </w:pPr>
      <w:r w:rsidRPr="001B1071">
        <w:rPr>
          <w:sz w:val="22"/>
        </w:rPr>
        <w:tab/>
      </w:r>
      <w:r w:rsidRPr="001B1071">
        <w:rPr>
          <w:sz w:val="22"/>
        </w:rPr>
        <w:tab/>
      </w:r>
      <w:r w:rsidRPr="001B1071">
        <w:rPr>
          <w:sz w:val="22"/>
        </w:rPr>
        <w:tab/>
      </w:r>
      <w:r w:rsidRPr="001B1071">
        <w:rPr>
          <w:sz w:val="22"/>
        </w:rPr>
        <w:tab/>
        <w:t>1.</w:t>
      </w:r>
      <w:r w:rsidRPr="001B1071">
        <w:rPr>
          <w:sz w:val="22"/>
        </w:rPr>
        <w:tab/>
      </w:r>
      <w:r w:rsidR="00486E80" w:rsidRPr="001B1071">
        <w:rPr>
          <w:sz w:val="22"/>
          <w:szCs w:val="22"/>
        </w:rPr>
        <w:t xml:space="preserve">Photonic-based "technology" for sensing </w:t>
      </w:r>
      <w:r w:rsidR="0040068B" w:rsidRPr="001B1071">
        <w:rPr>
          <w:sz w:val="22"/>
          <w:szCs w:val="22"/>
        </w:rPr>
        <w:t>"</w:t>
      </w:r>
      <w:r w:rsidR="00486E80" w:rsidRPr="001B1071">
        <w:rPr>
          <w:sz w:val="22"/>
          <w:szCs w:val="22"/>
        </w:rPr>
        <w:t>aircraft</w:t>
      </w:r>
      <w:r w:rsidR="0040068B" w:rsidRPr="001B1071">
        <w:rPr>
          <w:sz w:val="22"/>
          <w:szCs w:val="22"/>
        </w:rPr>
        <w:t>"</w:t>
      </w:r>
      <w:r w:rsidR="00486E80" w:rsidRPr="001B1071">
        <w:rPr>
          <w:sz w:val="22"/>
          <w:szCs w:val="22"/>
        </w:rPr>
        <w:t xml:space="preserve"> or flight control component state, transferring flight control data, or commanding actuator movement, "required" for </w:t>
      </w:r>
      <w:r w:rsidR="00362C27" w:rsidRPr="001B1071">
        <w:rPr>
          <w:sz w:val="22"/>
          <w:szCs w:val="22"/>
        </w:rPr>
        <w:t>"</w:t>
      </w:r>
      <w:r w:rsidR="00486E80" w:rsidRPr="001B1071">
        <w:rPr>
          <w:sz w:val="22"/>
          <w:szCs w:val="22"/>
        </w:rPr>
        <w:t xml:space="preserve">fly-by-light </w:t>
      </w:r>
      <w:r w:rsidR="00362C27" w:rsidRPr="001B1071">
        <w:rPr>
          <w:sz w:val="22"/>
          <w:szCs w:val="22"/>
        </w:rPr>
        <w:t xml:space="preserve">systems" </w:t>
      </w:r>
      <w:r w:rsidR="00486E80" w:rsidRPr="001B1071">
        <w:rPr>
          <w:sz w:val="22"/>
          <w:szCs w:val="22"/>
        </w:rPr>
        <w:t>"active flight control systems";</w:t>
      </w:r>
    </w:p>
    <w:p w14:paraId="6EBFDF13" w14:textId="77777777" w:rsidR="003C227B" w:rsidRPr="001B1071" w:rsidRDefault="003C227B">
      <w:pPr>
        <w:pStyle w:val="1A1a1"/>
        <w:spacing w:before="120"/>
        <w:ind w:left="2064" w:hanging="2041"/>
        <w:jc w:val="both"/>
        <w:rPr>
          <w:sz w:val="22"/>
        </w:rPr>
      </w:pPr>
      <w:r w:rsidRPr="001B1071">
        <w:rPr>
          <w:sz w:val="22"/>
        </w:rPr>
        <w:tab/>
      </w:r>
      <w:r w:rsidRPr="001B1071">
        <w:rPr>
          <w:sz w:val="22"/>
        </w:rPr>
        <w:tab/>
      </w:r>
      <w:r w:rsidRPr="001B1071">
        <w:rPr>
          <w:sz w:val="22"/>
        </w:rPr>
        <w:tab/>
      </w:r>
      <w:r w:rsidRPr="001B1071">
        <w:rPr>
          <w:sz w:val="22"/>
        </w:rPr>
        <w:tab/>
        <w:t>2.</w:t>
      </w:r>
      <w:r w:rsidRPr="001B1071">
        <w:rPr>
          <w:sz w:val="22"/>
        </w:rPr>
        <w:tab/>
      </w:r>
      <w:r w:rsidR="00486E80" w:rsidRPr="001B1071">
        <w:rPr>
          <w:sz w:val="22"/>
        </w:rPr>
        <w:t>Not used since 2012</w:t>
      </w:r>
    </w:p>
    <w:p w14:paraId="51DDD74F" w14:textId="77777777" w:rsidR="003C227B" w:rsidRPr="001B1071" w:rsidRDefault="003C227B">
      <w:pPr>
        <w:pStyle w:val="1A1a1"/>
        <w:spacing w:before="120"/>
        <w:ind w:left="2064" w:hanging="2041"/>
        <w:jc w:val="both"/>
        <w:rPr>
          <w:sz w:val="22"/>
        </w:rPr>
      </w:pPr>
      <w:r w:rsidRPr="001B1071">
        <w:rPr>
          <w:sz w:val="22"/>
        </w:rPr>
        <w:tab/>
      </w:r>
      <w:r w:rsidRPr="001B1071">
        <w:rPr>
          <w:sz w:val="22"/>
        </w:rPr>
        <w:tab/>
      </w:r>
      <w:r w:rsidRPr="001B1071">
        <w:rPr>
          <w:sz w:val="22"/>
        </w:rPr>
        <w:tab/>
      </w:r>
      <w:r w:rsidRPr="001B1071">
        <w:rPr>
          <w:sz w:val="22"/>
        </w:rPr>
        <w:tab/>
        <w:t>3.</w:t>
      </w:r>
      <w:r w:rsidRPr="001B1071">
        <w:rPr>
          <w:sz w:val="22"/>
        </w:rPr>
        <w:tab/>
      </w:r>
      <w:r w:rsidR="00332158" w:rsidRPr="001B1071">
        <w:rPr>
          <w:sz w:val="22"/>
          <w:szCs w:val="22"/>
        </w:rPr>
        <w:t>Real-time algorithms to analys</w:t>
      </w:r>
      <w:r w:rsidR="00486E80" w:rsidRPr="001B1071">
        <w:rPr>
          <w:sz w:val="22"/>
          <w:szCs w:val="22"/>
        </w:rPr>
        <w:t xml:space="preserve">e component sensor information to predict and </w:t>
      </w:r>
      <w:proofErr w:type="spellStart"/>
      <w:r w:rsidR="00486E80" w:rsidRPr="001B1071">
        <w:rPr>
          <w:sz w:val="22"/>
          <w:szCs w:val="22"/>
        </w:rPr>
        <w:t>preemptively</w:t>
      </w:r>
      <w:proofErr w:type="spellEnd"/>
      <w:r w:rsidR="00486E80" w:rsidRPr="001B1071">
        <w:rPr>
          <w:sz w:val="22"/>
          <w:szCs w:val="22"/>
        </w:rPr>
        <w:t xml:space="preserve"> mitigate impending degradation and failures of components within an "active flight control system";</w:t>
      </w:r>
    </w:p>
    <w:p w14:paraId="4699D1D5" w14:textId="77777777" w:rsidR="002E34AC" w:rsidRPr="001B1071" w:rsidRDefault="003C227B" w:rsidP="002D696F">
      <w:pPr>
        <w:pStyle w:val="1A1a1note1"/>
        <w:spacing w:before="60"/>
        <w:ind w:left="2857" w:hanging="799"/>
        <w:jc w:val="both"/>
        <w:rPr>
          <w:i/>
          <w:sz w:val="22"/>
          <w:szCs w:val="22"/>
        </w:rPr>
      </w:pPr>
      <w:r w:rsidRPr="001B1071">
        <w:rPr>
          <w:i/>
          <w:sz w:val="22"/>
          <w:u w:val="single"/>
        </w:rPr>
        <w:t>Note</w:t>
      </w:r>
      <w:r w:rsidRPr="001B1071">
        <w:rPr>
          <w:i/>
          <w:sz w:val="22"/>
        </w:rPr>
        <w:t xml:space="preserve"> </w:t>
      </w:r>
      <w:r w:rsidRPr="001B1071">
        <w:rPr>
          <w:i/>
          <w:sz w:val="22"/>
        </w:rPr>
        <w:tab/>
      </w:r>
      <w:r w:rsidR="00486E80" w:rsidRPr="001B1071">
        <w:rPr>
          <w:i/>
          <w:sz w:val="22"/>
          <w:szCs w:val="22"/>
        </w:rPr>
        <w:t>7.E.4.b.3. does not include algorithms for the purpose of off-line maintenance.</w:t>
      </w:r>
    </w:p>
    <w:p w14:paraId="1613B3F2" w14:textId="77777777" w:rsidR="002D696F" w:rsidRPr="001B1071" w:rsidRDefault="002D696F" w:rsidP="002D696F">
      <w:pPr>
        <w:pStyle w:val="1A1a1note1"/>
        <w:spacing w:before="60"/>
        <w:ind w:left="2857" w:hanging="799"/>
        <w:jc w:val="both"/>
        <w:rPr>
          <w:i/>
          <w:sz w:val="16"/>
          <w:szCs w:val="16"/>
        </w:rPr>
      </w:pPr>
    </w:p>
    <w:p w14:paraId="0CEAFD0B" w14:textId="77777777" w:rsidR="003C227B" w:rsidRPr="001B1071" w:rsidRDefault="002E34AC" w:rsidP="002E34AC">
      <w:pPr>
        <w:pStyle w:val="1A1a1"/>
        <w:ind w:left="2064" w:hanging="2041"/>
        <w:jc w:val="both"/>
        <w:rPr>
          <w:sz w:val="22"/>
        </w:rPr>
      </w:pPr>
      <w:r w:rsidRPr="001B1071">
        <w:rPr>
          <w:sz w:val="22"/>
        </w:rPr>
        <w:t>7.</w:t>
      </w:r>
      <w:r w:rsidRPr="001B1071">
        <w:rPr>
          <w:sz w:val="22"/>
        </w:rPr>
        <w:tab/>
        <w:t>E.</w:t>
      </w:r>
      <w:r w:rsidRPr="001B1071">
        <w:rPr>
          <w:sz w:val="22"/>
        </w:rPr>
        <w:tab/>
        <w:t>4.</w:t>
      </w:r>
      <w:r w:rsidRPr="001B1071">
        <w:rPr>
          <w:sz w:val="22"/>
        </w:rPr>
        <w:tab/>
        <w:t>b.</w:t>
      </w:r>
      <w:r w:rsidRPr="001B1071">
        <w:rPr>
          <w:sz w:val="22"/>
        </w:rPr>
        <w:tab/>
      </w:r>
      <w:r w:rsidR="003C227B" w:rsidRPr="001B1071">
        <w:rPr>
          <w:sz w:val="22"/>
        </w:rPr>
        <w:t>4.</w:t>
      </w:r>
      <w:r w:rsidR="003C227B" w:rsidRPr="001B1071">
        <w:rPr>
          <w:sz w:val="22"/>
        </w:rPr>
        <w:tab/>
      </w:r>
      <w:r w:rsidR="00486E80" w:rsidRPr="001B1071">
        <w:rPr>
          <w:sz w:val="22"/>
          <w:szCs w:val="22"/>
        </w:rPr>
        <w:t>Real-time algorithms to identify component failures and reconfigure force and moment controls to mitigate "active flight control system" degradations and failure</w:t>
      </w:r>
      <w:r w:rsidR="00486E80" w:rsidRPr="001B1071">
        <w:rPr>
          <w:szCs w:val="24"/>
        </w:rPr>
        <w:t>s</w:t>
      </w:r>
      <w:r w:rsidR="003C227B" w:rsidRPr="001B1071">
        <w:rPr>
          <w:sz w:val="22"/>
        </w:rPr>
        <w:t>;</w:t>
      </w:r>
    </w:p>
    <w:p w14:paraId="2DFA5654" w14:textId="77777777" w:rsidR="00486E80" w:rsidRPr="001B1071" w:rsidRDefault="00486E80" w:rsidP="00ED3410">
      <w:pPr>
        <w:pStyle w:val="1A1a1note1"/>
        <w:spacing w:before="60"/>
        <w:ind w:left="2857" w:hanging="799"/>
        <w:jc w:val="both"/>
        <w:rPr>
          <w:i/>
          <w:sz w:val="22"/>
          <w:szCs w:val="22"/>
        </w:rPr>
      </w:pPr>
      <w:r w:rsidRPr="001B1071">
        <w:rPr>
          <w:i/>
          <w:sz w:val="22"/>
          <w:szCs w:val="22"/>
          <w:u w:val="single"/>
        </w:rPr>
        <w:t>Note</w:t>
      </w:r>
      <w:r w:rsidRPr="001B1071">
        <w:rPr>
          <w:i/>
          <w:sz w:val="22"/>
          <w:szCs w:val="22"/>
        </w:rPr>
        <w:tab/>
        <w:t>7.E.4.b.4. does not include algorithms for the elimination of fault effects through comparison of redundant data sources, or off-line pre-planned responses to anticipated failures.</w:t>
      </w:r>
    </w:p>
    <w:p w14:paraId="77CEAB5B" w14:textId="77777777" w:rsidR="003C227B" w:rsidRPr="001B1071" w:rsidRDefault="00EB7A3E" w:rsidP="00ED3410">
      <w:pPr>
        <w:pStyle w:val="1A1a1"/>
        <w:spacing w:before="120"/>
        <w:ind w:left="2064" w:hanging="2041"/>
        <w:jc w:val="both"/>
        <w:rPr>
          <w:sz w:val="22"/>
        </w:rPr>
      </w:pPr>
      <w:r w:rsidRPr="001B1071">
        <w:rPr>
          <w:sz w:val="22"/>
        </w:rPr>
        <w:t>7.</w:t>
      </w:r>
      <w:r w:rsidRPr="001B1071">
        <w:rPr>
          <w:sz w:val="22"/>
        </w:rPr>
        <w:tab/>
        <w:t>E.</w:t>
      </w:r>
      <w:r w:rsidRPr="001B1071">
        <w:rPr>
          <w:sz w:val="22"/>
        </w:rPr>
        <w:tab/>
        <w:t>4.</w:t>
      </w:r>
      <w:r w:rsidRPr="001B1071">
        <w:rPr>
          <w:sz w:val="22"/>
        </w:rPr>
        <w:tab/>
        <w:t>b.</w:t>
      </w:r>
      <w:r w:rsidRPr="001B1071">
        <w:rPr>
          <w:sz w:val="22"/>
        </w:rPr>
        <w:tab/>
      </w:r>
      <w:r w:rsidR="003C227B" w:rsidRPr="001B1071">
        <w:rPr>
          <w:sz w:val="22"/>
        </w:rPr>
        <w:t>5.</w:t>
      </w:r>
      <w:r w:rsidR="003C227B" w:rsidRPr="001B1071">
        <w:rPr>
          <w:sz w:val="22"/>
        </w:rPr>
        <w:tab/>
        <w:t>Integration of digital flight control, navigation and propulsion control data, into a digital flight management system for "total control of flight";</w:t>
      </w:r>
    </w:p>
    <w:p w14:paraId="4E90AFE7" w14:textId="77777777" w:rsidR="003C227B" w:rsidRPr="001B1071" w:rsidRDefault="003C227B" w:rsidP="002E34AC">
      <w:pPr>
        <w:pStyle w:val="1A1a1note1"/>
        <w:spacing w:before="60"/>
        <w:ind w:left="2857" w:hanging="799"/>
        <w:jc w:val="both"/>
        <w:rPr>
          <w:i/>
          <w:sz w:val="22"/>
        </w:rPr>
      </w:pPr>
      <w:r w:rsidRPr="001B1071">
        <w:rPr>
          <w:i/>
          <w:sz w:val="22"/>
          <w:u w:val="single"/>
        </w:rPr>
        <w:t>Note</w:t>
      </w:r>
      <w:r w:rsidRPr="001B1071">
        <w:rPr>
          <w:i/>
          <w:sz w:val="22"/>
        </w:rPr>
        <w:tab/>
        <w:t>7.E.4.b.5. does not apply to:</w:t>
      </w:r>
    </w:p>
    <w:p w14:paraId="1FB915D9" w14:textId="77777777" w:rsidR="003C227B" w:rsidRPr="001B1071" w:rsidRDefault="003C227B">
      <w:pPr>
        <w:pStyle w:val="1A1a1note1a"/>
        <w:ind w:hanging="400"/>
        <w:jc w:val="both"/>
        <w:rPr>
          <w:i/>
          <w:sz w:val="22"/>
        </w:rPr>
      </w:pPr>
      <w:r w:rsidRPr="001B1071">
        <w:rPr>
          <w:i/>
          <w:sz w:val="22"/>
        </w:rPr>
        <w:t>1.</w:t>
      </w:r>
      <w:r w:rsidRPr="001B1071">
        <w:rPr>
          <w:i/>
          <w:sz w:val="22"/>
        </w:rPr>
        <w:tab/>
        <w:t>"</w:t>
      </w:r>
      <w:r w:rsidR="00A31C01" w:rsidRPr="001B1071">
        <w:rPr>
          <w:i/>
          <w:sz w:val="22"/>
        </w:rPr>
        <w:t>T</w:t>
      </w:r>
      <w:r w:rsidRPr="001B1071">
        <w:rPr>
          <w:i/>
          <w:sz w:val="22"/>
        </w:rPr>
        <w:t>echnology" for integrat</w:t>
      </w:r>
      <w:r w:rsidR="006E0081" w:rsidRPr="001B1071">
        <w:rPr>
          <w:i/>
          <w:sz w:val="22"/>
        </w:rPr>
        <w:t xml:space="preserve">ion of digital flight control, </w:t>
      </w:r>
      <w:r w:rsidRPr="001B1071">
        <w:rPr>
          <w:i/>
          <w:sz w:val="22"/>
        </w:rPr>
        <w:t>navigation and propulsion control data, into a digita</w:t>
      </w:r>
      <w:r w:rsidR="002E34AC" w:rsidRPr="001B1071">
        <w:rPr>
          <w:i/>
          <w:sz w:val="22"/>
        </w:rPr>
        <w:t>l flight management system for '</w:t>
      </w:r>
      <w:r w:rsidRPr="001B1071">
        <w:rPr>
          <w:i/>
          <w:sz w:val="22"/>
        </w:rPr>
        <w:t>flight path optimisation</w:t>
      </w:r>
      <w:r w:rsidR="002E34AC" w:rsidRPr="001B1071">
        <w:rPr>
          <w:i/>
          <w:sz w:val="22"/>
        </w:rPr>
        <w:t>'</w:t>
      </w:r>
      <w:r w:rsidRPr="001B1071">
        <w:rPr>
          <w:i/>
          <w:sz w:val="22"/>
        </w:rPr>
        <w:t xml:space="preserve">; </w:t>
      </w:r>
    </w:p>
    <w:p w14:paraId="1A87F303" w14:textId="77777777" w:rsidR="003C227B" w:rsidRPr="001B1071" w:rsidRDefault="003C227B">
      <w:pPr>
        <w:pStyle w:val="1A1a1note1a"/>
        <w:ind w:hanging="400"/>
        <w:jc w:val="both"/>
        <w:rPr>
          <w:i/>
          <w:sz w:val="22"/>
        </w:rPr>
      </w:pPr>
      <w:r w:rsidRPr="001B1071">
        <w:rPr>
          <w:i/>
          <w:sz w:val="22"/>
        </w:rPr>
        <w:t>2.</w:t>
      </w:r>
      <w:r w:rsidRPr="001B1071">
        <w:rPr>
          <w:i/>
          <w:sz w:val="22"/>
        </w:rPr>
        <w:tab/>
        <w:t>"</w:t>
      </w:r>
      <w:r w:rsidR="00A31C01" w:rsidRPr="001B1071">
        <w:rPr>
          <w:i/>
          <w:sz w:val="22"/>
        </w:rPr>
        <w:t>T</w:t>
      </w:r>
      <w:r w:rsidRPr="001B1071">
        <w:rPr>
          <w:i/>
          <w:sz w:val="22"/>
        </w:rPr>
        <w:t xml:space="preserve">echnology" for "aircraft" flight instrument systems integrated solely for </w:t>
      </w:r>
      <w:r w:rsidR="004C18C4" w:rsidRPr="001B1071">
        <w:rPr>
          <w:i/>
          <w:sz w:val="22"/>
        </w:rPr>
        <w:t>Very High Frequency Omni-directional Range (</w:t>
      </w:r>
      <w:r w:rsidRPr="001B1071">
        <w:rPr>
          <w:i/>
          <w:sz w:val="22"/>
        </w:rPr>
        <w:t>VOR</w:t>
      </w:r>
      <w:r w:rsidR="004C18C4" w:rsidRPr="001B1071">
        <w:rPr>
          <w:i/>
          <w:sz w:val="22"/>
        </w:rPr>
        <w:t>)</w:t>
      </w:r>
      <w:r w:rsidRPr="001B1071">
        <w:rPr>
          <w:i/>
          <w:sz w:val="22"/>
        </w:rPr>
        <w:t xml:space="preserve">, </w:t>
      </w:r>
      <w:r w:rsidR="004C18C4" w:rsidRPr="001B1071">
        <w:rPr>
          <w:i/>
          <w:sz w:val="22"/>
        </w:rPr>
        <w:t>Distance Measuring Equipment (</w:t>
      </w:r>
      <w:r w:rsidRPr="001B1071">
        <w:rPr>
          <w:i/>
          <w:sz w:val="22"/>
        </w:rPr>
        <w:t>DME</w:t>
      </w:r>
      <w:r w:rsidR="004C18C4" w:rsidRPr="001B1071">
        <w:rPr>
          <w:i/>
          <w:sz w:val="22"/>
        </w:rPr>
        <w:t>)</w:t>
      </w:r>
      <w:r w:rsidRPr="001B1071">
        <w:rPr>
          <w:i/>
          <w:sz w:val="22"/>
        </w:rPr>
        <w:t xml:space="preserve">, </w:t>
      </w:r>
      <w:r w:rsidR="004C18C4" w:rsidRPr="001B1071">
        <w:rPr>
          <w:i/>
          <w:sz w:val="22"/>
        </w:rPr>
        <w:t>Instrument Landing System (</w:t>
      </w:r>
      <w:r w:rsidRPr="001B1071">
        <w:rPr>
          <w:i/>
          <w:sz w:val="22"/>
        </w:rPr>
        <w:t>ILS</w:t>
      </w:r>
      <w:r w:rsidR="004C18C4" w:rsidRPr="001B1071">
        <w:rPr>
          <w:i/>
          <w:sz w:val="22"/>
        </w:rPr>
        <w:t>)</w:t>
      </w:r>
      <w:r w:rsidRPr="001B1071">
        <w:rPr>
          <w:i/>
          <w:sz w:val="22"/>
        </w:rPr>
        <w:t xml:space="preserve"> or </w:t>
      </w:r>
      <w:r w:rsidR="004C18C4" w:rsidRPr="001B1071">
        <w:rPr>
          <w:i/>
          <w:sz w:val="22"/>
        </w:rPr>
        <w:t>Microwave Landing Systems (</w:t>
      </w:r>
      <w:r w:rsidRPr="001B1071">
        <w:rPr>
          <w:i/>
          <w:sz w:val="22"/>
        </w:rPr>
        <w:t>MLS</w:t>
      </w:r>
      <w:r w:rsidR="004C18C4" w:rsidRPr="001B1071">
        <w:rPr>
          <w:i/>
          <w:sz w:val="22"/>
        </w:rPr>
        <w:t>)</w:t>
      </w:r>
      <w:r w:rsidRPr="001B1071">
        <w:rPr>
          <w:i/>
          <w:sz w:val="22"/>
        </w:rPr>
        <w:t xml:space="preserve"> navigation or approaches.</w:t>
      </w:r>
    </w:p>
    <w:p w14:paraId="6C827103" w14:textId="77777777" w:rsidR="002E34AC" w:rsidRPr="001B1071" w:rsidRDefault="002E34AC" w:rsidP="002E34AC">
      <w:pPr>
        <w:pStyle w:val="1A1a1note1"/>
        <w:spacing w:before="60"/>
        <w:ind w:left="2869" w:firstLine="0"/>
        <w:jc w:val="both"/>
        <w:rPr>
          <w:bCs/>
          <w:i/>
          <w:iCs/>
          <w:sz w:val="22"/>
          <w:szCs w:val="22"/>
          <w:u w:val="single"/>
        </w:rPr>
      </w:pPr>
      <w:r w:rsidRPr="001B1071">
        <w:rPr>
          <w:i/>
          <w:sz w:val="22"/>
          <w:szCs w:val="22"/>
          <w:u w:val="single"/>
        </w:rPr>
        <w:t>Technical</w:t>
      </w:r>
      <w:r w:rsidRPr="001B1071">
        <w:rPr>
          <w:bCs/>
          <w:i/>
          <w:iCs/>
          <w:sz w:val="22"/>
          <w:szCs w:val="22"/>
          <w:u w:val="single"/>
        </w:rPr>
        <w:t xml:space="preserve"> Note</w:t>
      </w:r>
    </w:p>
    <w:p w14:paraId="63365F66" w14:textId="77777777" w:rsidR="002E34AC" w:rsidRPr="001B1071" w:rsidRDefault="002E34AC" w:rsidP="002E34AC">
      <w:pPr>
        <w:pStyle w:val="1A1a1note1"/>
        <w:ind w:left="2869" w:firstLine="0"/>
        <w:jc w:val="both"/>
        <w:rPr>
          <w:bCs/>
          <w:iCs/>
          <w:sz w:val="22"/>
          <w:szCs w:val="22"/>
        </w:rPr>
      </w:pPr>
      <w:r w:rsidRPr="001B1071">
        <w:rPr>
          <w:i/>
          <w:sz w:val="22"/>
          <w:szCs w:val="22"/>
        </w:rPr>
        <w:t>'Flight</w:t>
      </w:r>
      <w:r w:rsidRPr="001B1071">
        <w:rPr>
          <w:bCs/>
          <w:i/>
          <w:iCs/>
          <w:sz w:val="22"/>
          <w:szCs w:val="22"/>
        </w:rPr>
        <w:t xml:space="preserve"> path optimisation' is a procedure that minimi</w:t>
      </w:r>
      <w:r w:rsidR="00EA3F0F" w:rsidRPr="001B1071">
        <w:rPr>
          <w:bCs/>
          <w:i/>
          <w:iCs/>
          <w:sz w:val="22"/>
          <w:szCs w:val="22"/>
        </w:rPr>
        <w:t>s</w:t>
      </w:r>
      <w:r w:rsidRPr="001B1071">
        <w:rPr>
          <w:bCs/>
          <w:i/>
          <w:iCs/>
          <w:sz w:val="22"/>
          <w:szCs w:val="22"/>
        </w:rPr>
        <w:t>es deviations from a four-dimensional (space and time) desired trajectory based on maximi</w:t>
      </w:r>
      <w:r w:rsidR="00EA3F0F" w:rsidRPr="001B1071">
        <w:rPr>
          <w:bCs/>
          <w:i/>
          <w:iCs/>
          <w:sz w:val="22"/>
          <w:szCs w:val="22"/>
        </w:rPr>
        <w:t>s</w:t>
      </w:r>
      <w:r w:rsidRPr="001B1071">
        <w:rPr>
          <w:bCs/>
          <w:i/>
          <w:iCs/>
          <w:sz w:val="22"/>
          <w:szCs w:val="22"/>
        </w:rPr>
        <w:t>ing performance or effectiveness for mission tasks.</w:t>
      </w:r>
    </w:p>
    <w:p w14:paraId="37F6A7B1" w14:textId="77777777" w:rsidR="002E34AC" w:rsidRPr="001B1071" w:rsidRDefault="002E34AC" w:rsidP="002E34AC">
      <w:pPr>
        <w:pStyle w:val="1A1a1note1a"/>
        <w:ind w:left="0" w:firstLine="0"/>
        <w:jc w:val="both"/>
        <w:rPr>
          <w:i/>
          <w:sz w:val="16"/>
          <w:szCs w:val="16"/>
        </w:rPr>
      </w:pPr>
    </w:p>
    <w:p w14:paraId="0C8C10C3" w14:textId="77777777" w:rsidR="003C227B" w:rsidRPr="001B1071" w:rsidRDefault="00486E80" w:rsidP="00030EA5">
      <w:pPr>
        <w:pStyle w:val="1A1a1"/>
        <w:ind w:left="2064" w:hanging="2041"/>
        <w:jc w:val="both"/>
        <w:rPr>
          <w:sz w:val="22"/>
        </w:rPr>
      </w:pPr>
      <w:r w:rsidRPr="001B1071">
        <w:rPr>
          <w:sz w:val="22"/>
        </w:rPr>
        <w:t>7.</w:t>
      </w:r>
      <w:r w:rsidRPr="001B1071">
        <w:rPr>
          <w:sz w:val="22"/>
        </w:rPr>
        <w:tab/>
        <w:t>E.</w:t>
      </w:r>
      <w:r w:rsidRPr="001B1071">
        <w:rPr>
          <w:sz w:val="22"/>
        </w:rPr>
        <w:tab/>
        <w:t>4.</w:t>
      </w:r>
      <w:r w:rsidRPr="001B1071">
        <w:rPr>
          <w:sz w:val="22"/>
        </w:rPr>
        <w:tab/>
        <w:t>b.</w:t>
      </w:r>
      <w:r w:rsidRPr="001B1071">
        <w:rPr>
          <w:sz w:val="22"/>
        </w:rPr>
        <w:tab/>
      </w:r>
      <w:r w:rsidR="003C227B" w:rsidRPr="001B1071">
        <w:rPr>
          <w:sz w:val="22"/>
        </w:rPr>
        <w:t>6.</w:t>
      </w:r>
      <w:r w:rsidR="003C227B" w:rsidRPr="001B1071">
        <w:rPr>
          <w:sz w:val="22"/>
        </w:rPr>
        <w:tab/>
      </w:r>
      <w:r w:rsidR="0096685F" w:rsidRPr="001B1071">
        <w:rPr>
          <w:sz w:val="22"/>
        </w:rPr>
        <w:t>Not used since 2013</w:t>
      </w:r>
    </w:p>
    <w:p w14:paraId="746BCC0C" w14:textId="77777777" w:rsidR="002D696F" w:rsidRPr="001B1071" w:rsidRDefault="002D696F" w:rsidP="00030EA5">
      <w:pPr>
        <w:pStyle w:val="1A1a1"/>
        <w:ind w:left="2064" w:hanging="2041"/>
        <w:jc w:val="both"/>
        <w:rPr>
          <w:sz w:val="16"/>
          <w:szCs w:val="16"/>
        </w:rPr>
      </w:pPr>
    </w:p>
    <w:p w14:paraId="667FE5F0" w14:textId="77777777" w:rsidR="002D696F" w:rsidRPr="001B1071" w:rsidRDefault="002D696F" w:rsidP="00030EA5">
      <w:pPr>
        <w:pStyle w:val="1A1a1"/>
        <w:ind w:left="2064" w:hanging="2041"/>
        <w:jc w:val="both"/>
        <w:rPr>
          <w:sz w:val="16"/>
          <w:szCs w:val="16"/>
        </w:rPr>
      </w:pPr>
    </w:p>
    <w:p w14:paraId="53A51283" w14:textId="77777777" w:rsidR="002D696F" w:rsidRPr="001B1071" w:rsidRDefault="002D696F" w:rsidP="00030EA5">
      <w:pPr>
        <w:pStyle w:val="1A1a1"/>
        <w:ind w:left="2064" w:hanging="2041"/>
        <w:jc w:val="both"/>
        <w:rPr>
          <w:sz w:val="16"/>
          <w:szCs w:val="16"/>
        </w:rPr>
      </w:pPr>
    </w:p>
    <w:p w14:paraId="7EC3FBC2" w14:textId="77777777" w:rsidR="00C11703" w:rsidRPr="001B1071" w:rsidRDefault="00EB7A3E" w:rsidP="00030EA5">
      <w:pPr>
        <w:pStyle w:val="1A1a1"/>
        <w:ind w:left="2064" w:hanging="2041"/>
        <w:jc w:val="both"/>
        <w:rPr>
          <w:sz w:val="22"/>
          <w:szCs w:val="22"/>
        </w:rPr>
      </w:pPr>
      <w:r w:rsidRPr="001B1071">
        <w:rPr>
          <w:sz w:val="22"/>
        </w:rPr>
        <w:t>7.</w:t>
      </w:r>
      <w:r w:rsidRPr="001B1071">
        <w:rPr>
          <w:sz w:val="22"/>
        </w:rPr>
        <w:tab/>
        <w:t>E.</w:t>
      </w:r>
      <w:r w:rsidRPr="001B1071">
        <w:rPr>
          <w:sz w:val="22"/>
        </w:rPr>
        <w:tab/>
        <w:t>4.</w:t>
      </w:r>
      <w:r w:rsidRPr="001B1071">
        <w:rPr>
          <w:sz w:val="22"/>
        </w:rPr>
        <w:tab/>
        <w:t>b.</w:t>
      </w:r>
      <w:r w:rsidRPr="001B1071">
        <w:rPr>
          <w:sz w:val="22"/>
        </w:rPr>
        <w:tab/>
      </w:r>
      <w:r w:rsidR="00C572F3" w:rsidRPr="001B1071">
        <w:rPr>
          <w:sz w:val="22"/>
          <w:szCs w:val="22"/>
        </w:rPr>
        <w:t>7.</w:t>
      </w:r>
      <w:r w:rsidR="00C572F3" w:rsidRPr="001B1071">
        <w:rPr>
          <w:sz w:val="22"/>
          <w:szCs w:val="22"/>
        </w:rPr>
        <w:tab/>
      </w:r>
      <w:r w:rsidR="00C11703" w:rsidRPr="001B1071">
        <w:rPr>
          <w:sz w:val="22"/>
          <w:szCs w:val="22"/>
        </w:rPr>
        <w:t>"Technology" "required" for deriving the functional requirements for "fly-by-wire systems" having all of the following:</w:t>
      </w:r>
    </w:p>
    <w:p w14:paraId="3F9E4F51" w14:textId="77777777" w:rsidR="00D35654" w:rsidRPr="001B1071" w:rsidRDefault="00D35654" w:rsidP="002E34AC">
      <w:pPr>
        <w:pStyle w:val="1A1a1"/>
        <w:tabs>
          <w:tab w:val="left" w:pos="2086"/>
        </w:tabs>
        <w:spacing w:before="60"/>
        <w:ind w:left="2484" w:hanging="2461"/>
        <w:jc w:val="both"/>
        <w:rPr>
          <w:sz w:val="22"/>
        </w:rPr>
      </w:pPr>
      <w:r w:rsidRPr="001B1071">
        <w:rPr>
          <w:sz w:val="22"/>
          <w:szCs w:val="22"/>
        </w:rPr>
        <w:tab/>
      </w:r>
      <w:r w:rsidRPr="001B1071">
        <w:rPr>
          <w:sz w:val="22"/>
          <w:szCs w:val="22"/>
        </w:rPr>
        <w:tab/>
      </w:r>
      <w:r w:rsidRPr="001B1071">
        <w:rPr>
          <w:sz w:val="22"/>
          <w:szCs w:val="22"/>
        </w:rPr>
        <w:tab/>
      </w:r>
      <w:r w:rsidRPr="001B1071">
        <w:rPr>
          <w:sz w:val="22"/>
          <w:szCs w:val="22"/>
        </w:rPr>
        <w:tab/>
      </w:r>
      <w:r w:rsidRPr="001B1071">
        <w:rPr>
          <w:sz w:val="22"/>
          <w:szCs w:val="22"/>
        </w:rPr>
        <w:tab/>
      </w:r>
      <w:r w:rsidR="00C11703" w:rsidRPr="001B1071">
        <w:rPr>
          <w:sz w:val="22"/>
          <w:szCs w:val="22"/>
        </w:rPr>
        <w:t>a.</w:t>
      </w:r>
      <w:r w:rsidR="00C11703" w:rsidRPr="001B1071">
        <w:rPr>
          <w:sz w:val="22"/>
          <w:szCs w:val="22"/>
        </w:rPr>
        <w:tab/>
        <w:t xml:space="preserve">'Inner-loop' airframe stability controls requiring loop closure rates of 40 Hz or greater; </w:t>
      </w:r>
      <w:r w:rsidR="00C11703" w:rsidRPr="001B1071">
        <w:rPr>
          <w:sz w:val="22"/>
          <w:szCs w:val="22"/>
          <w:u w:val="single"/>
        </w:rPr>
        <w:t>and</w:t>
      </w:r>
    </w:p>
    <w:p w14:paraId="3755AA6C" w14:textId="77777777" w:rsidR="00C11703" w:rsidRPr="001B1071" w:rsidRDefault="00C11703" w:rsidP="00F8771A">
      <w:pPr>
        <w:spacing w:before="60"/>
        <w:ind w:left="2449"/>
        <w:jc w:val="both"/>
        <w:rPr>
          <w:i/>
          <w:sz w:val="22"/>
          <w:szCs w:val="22"/>
          <w:u w:val="single"/>
        </w:rPr>
      </w:pPr>
      <w:r w:rsidRPr="001B1071">
        <w:rPr>
          <w:i/>
          <w:sz w:val="22"/>
          <w:szCs w:val="22"/>
          <w:u w:val="single"/>
        </w:rPr>
        <w:t>Technical Note</w:t>
      </w:r>
    </w:p>
    <w:p w14:paraId="6C77BC76" w14:textId="77777777" w:rsidR="00C11703" w:rsidRPr="001B1071" w:rsidRDefault="007D6640" w:rsidP="00F8771A">
      <w:pPr>
        <w:ind w:left="2450"/>
        <w:jc w:val="both"/>
        <w:rPr>
          <w:i/>
          <w:sz w:val="22"/>
          <w:szCs w:val="22"/>
        </w:rPr>
      </w:pPr>
      <w:r w:rsidRPr="001B1071">
        <w:rPr>
          <w:i/>
          <w:sz w:val="22"/>
          <w:szCs w:val="22"/>
        </w:rPr>
        <w:t xml:space="preserve">For the purposes of 7.E.4.b.7.a., </w:t>
      </w:r>
      <w:r w:rsidR="00C11703" w:rsidRPr="001B1071">
        <w:rPr>
          <w:i/>
          <w:sz w:val="22"/>
          <w:szCs w:val="22"/>
        </w:rPr>
        <w:t>'</w:t>
      </w:r>
      <w:r w:rsidRPr="001B1071">
        <w:rPr>
          <w:i/>
          <w:sz w:val="22"/>
          <w:szCs w:val="22"/>
        </w:rPr>
        <w:t>i</w:t>
      </w:r>
      <w:r w:rsidR="00C11703" w:rsidRPr="001B1071">
        <w:rPr>
          <w:i/>
          <w:sz w:val="22"/>
          <w:szCs w:val="22"/>
        </w:rPr>
        <w:t>nner-loop' refers to functions of "active flight control systems" that automate airframe stability controls.</w:t>
      </w:r>
    </w:p>
    <w:p w14:paraId="4885E2CB" w14:textId="77777777" w:rsidR="00F8562D" w:rsidRPr="001B1071" w:rsidRDefault="002E34AC" w:rsidP="002E34AC">
      <w:pPr>
        <w:pStyle w:val="1A1a1"/>
        <w:tabs>
          <w:tab w:val="left" w:pos="2086"/>
        </w:tabs>
        <w:spacing w:before="60"/>
        <w:ind w:left="2484" w:hanging="2461"/>
        <w:jc w:val="both"/>
        <w:rPr>
          <w:sz w:val="22"/>
        </w:rPr>
      </w:pPr>
      <w:r w:rsidRPr="001B1071">
        <w:rPr>
          <w:sz w:val="22"/>
          <w:szCs w:val="22"/>
        </w:rPr>
        <w:tab/>
      </w:r>
      <w:r w:rsidRPr="001B1071">
        <w:rPr>
          <w:sz w:val="22"/>
          <w:szCs w:val="22"/>
        </w:rPr>
        <w:tab/>
      </w:r>
      <w:r w:rsidRPr="001B1071">
        <w:rPr>
          <w:sz w:val="22"/>
          <w:szCs w:val="22"/>
        </w:rPr>
        <w:tab/>
      </w:r>
      <w:r w:rsidRPr="001B1071">
        <w:rPr>
          <w:sz w:val="22"/>
          <w:szCs w:val="22"/>
        </w:rPr>
        <w:tab/>
      </w:r>
      <w:r w:rsidR="00F8562D" w:rsidRPr="001B1071">
        <w:rPr>
          <w:sz w:val="22"/>
          <w:szCs w:val="22"/>
        </w:rPr>
        <w:tab/>
      </w:r>
      <w:r w:rsidR="00C11703" w:rsidRPr="001B1071">
        <w:rPr>
          <w:sz w:val="22"/>
          <w:szCs w:val="22"/>
        </w:rPr>
        <w:t>b.</w:t>
      </w:r>
      <w:r w:rsidR="00C11703" w:rsidRPr="001B1071">
        <w:rPr>
          <w:sz w:val="22"/>
          <w:szCs w:val="22"/>
        </w:rPr>
        <w:tab/>
        <w:t>Having any of the following:</w:t>
      </w:r>
      <w:r w:rsidR="00D35654" w:rsidRPr="001B1071">
        <w:rPr>
          <w:sz w:val="22"/>
        </w:rPr>
        <w:t xml:space="preserve"> </w:t>
      </w:r>
    </w:p>
    <w:p w14:paraId="535A5D30" w14:textId="77777777" w:rsidR="00C11703" w:rsidRPr="001B1071" w:rsidRDefault="007C6EA5" w:rsidP="00F8771A">
      <w:pPr>
        <w:pStyle w:val="ListParagraph"/>
        <w:ind w:left="2814" w:hanging="350"/>
        <w:jc w:val="both"/>
        <w:rPr>
          <w:b/>
          <w:sz w:val="22"/>
          <w:szCs w:val="22"/>
          <w:lang w:val="en-GB"/>
        </w:rPr>
      </w:pPr>
      <w:r w:rsidRPr="001B1071">
        <w:rPr>
          <w:sz w:val="22"/>
          <w:szCs w:val="22"/>
          <w:lang w:val="en-GB"/>
        </w:rPr>
        <w:t>1.</w:t>
      </w:r>
      <w:r w:rsidRPr="001B1071">
        <w:rPr>
          <w:sz w:val="22"/>
          <w:szCs w:val="22"/>
          <w:lang w:val="en-GB"/>
        </w:rPr>
        <w:tab/>
      </w:r>
      <w:r w:rsidR="00C11703" w:rsidRPr="001B1071">
        <w:rPr>
          <w:sz w:val="22"/>
          <w:szCs w:val="22"/>
          <w:lang w:val="en-GB"/>
        </w:rPr>
        <w:t>Corrects an aerodynamically unstable airframe, measured at any point in the design flight envelope, that would lose recoverable control if not corrected within 0.5 seconds;</w:t>
      </w:r>
    </w:p>
    <w:p w14:paraId="4CB5D34D" w14:textId="77777777" w:rsidR="00C11703" w:rsidRPr="001B1071" w:rsidRDefault="00C11703" w:rsidP="00F8771A">
      <w:pPr>
        <w:tabs>
          <w:tab w:val="left" w:pos="1132"/>
          <w:tab w:val="left" w:pos="1462"/>
          <w:tab w:val="left" w:pos="1822"/>
          <w:tab w:val="left" w:pos="2182"/>
          <w:tab w:val="left" w:pos="2542"/>
          <w:tab w:val="left" w:pos="2992"/>
          <w:tab w:val="left" w:pos="3277"/>
          <w:tab w:val="left" w:pos="3622"/>
          <w:tab w:val="left" w:pos="3982"/>
          <w:tab w:val="left" w:pos="4342"/>
        </w:tabs>
        <w:ind w:left="2814" w:hanging="350"/>
        <w:jc w:val="both"/>
        <w:rPr>
          <w:sz w:val="22"/>
          <w:szCs w:val="22"/>
        </w:rPr>
      </w:pPr>
      <w:r w:rsidRPr="001B1071">
        <w:rPr>
          <w:sz w:val="22"/>
          <w:szCs w:val="22"/>
        </w:rPr>
        <w:t>2.</w:t>
      </w:r>
      <w:r w:rsidRPr="001B1071">
        <w:rPr>
          <w:sz w:val="22"/>
          <w:szCs w:val="22"/>
        </w:rPr>
        <w:tab/>
        <w:t>Couples controls in two or more axes while compensating for 'abnormal changes in aircraft state';</w:t>
      </w:r>
    </w:p>
    <w:p w14:paraId="76781B25" w14:textId="77777777" w:rsidR="00C11703" w:rsidRPr="001B1071" w:rsidRDefault="00F8771A" w:rsidP="00F8771A">
      <w:pPr>
        <w:tabs>
          <w:tab w:val="left" w:pos="1132"/>
        </w:tabs>
        <w:spacing w:before="60"/>
        <w:ind w:left="2835"/>
        <w:jc w:val="both"/>
        <w:rPr>
          <w:i/>
          <w:sz w:val="22"/>
          <w:szCs w:val="22"/>
          <w:u w:val="single"/>
        </w:rPr>
      </w:pPr>
      <w:r w:rsidRPr="001B1071">
        <w:rPr>
          <w:i/>
          <w:sz w:val="22"/>
          <w:szCs w:val="22"/>
          <w:u w:val="single"/>
        </w:rPr>
        <w:t>Technical Note</w:t>
      </w:r>
    </w:p>
    <w:p w14:paraId="78B6430A" w14:textId="77777777" w:rsidR="00C11703" w:rsidRPr="001B1071" w:rsidRDefault="007D6640" w:rsidP="002D696F">
      <w:pPr>
        <w:spacing w:after="60"/>
        <w:ind w:left="2829"/>
        <w:jc w:val="both"/>
        <w:rPr>
          <w:i/>
          <w:sz w:val="22"/>
          <w:szCs w:val="22"/>
        </w:rPr>
      </w:pPr>
      <w:r w:rsidRPr="001B1071">
        <w:rPr>
          <w:i/>
          <w:sz w:val="22"/>
          <w:szCs w:val="22"/>
        </w:rPr>
        <w:t xml:space="preserve">For the purposes of 7.E.4.b.7.b.2., </w:t>
      </w:r>
      <w:r w:rsidR="00C11703" w:rsidRPr="001B1071">
        <w:rPr>
          <w:i/>
          <w:sz w:val="22"/>
          <w:szCs w:val="22"/>
        </w:rPr>
        <w:t>'</w:t>
      </w:r>
      <w:r w:rsidRPr="001B1071">
        <w:rPr>
          <w:i/>
          <w:sz w:val="22"/>
          <w:szCs w:val="22"/>
        </w:rPr>
        <w:t>a</w:t>
      </w:r>
      <w:r w:rsidR="00C11703" w:rsidRPr="001B1071">
        <w:rPr>
          <w:i/>
          <w:sz w:val="22"/>
          <w:szCs w:val="22"/>
        </w:rPr>
        <w:t>bnormal changes in aircraft state' include in-flight structural damage, loss of engine thrust, disabled control surface, or destabilizing shifts in cargo load.</w:t>
      </w:r>
    </w:p>
    <w:p w14:paraId="0336C65B" w14:textId="77777777" w:rsidR="00C11703" w:rsidRPr="001B1071" w:rsidRDefault="00C11703" w:rsidP="00BA57A7">
      <w:pPr>
        <w:ind w:left="2842" w:hanging="364"/>
        <w:jc w:val="both"/>
        <w:rPr>
          <w:sz w:val="22"/>
          <w:szCs w:val="22"/>
          <w:u w:val="single"/>
        </w:rPr>
      </w:pPr>
      <w:r w:rsidRPr="001B1071">
        <w:rPr>
          <w:sz w:val="22"/>
          <w:szCs w:val="22"/>
        </w:rPr>
        <w:t>3.</w:t>
      </w:r>
      <w:r w:rsidRPr="001B1071">
        <w:rPr>
          <w:sz w:val="22"/>
          <w:szCs w:val="22"/>
        </w:rPr>
        <w:tab/>
        <w:t xml:space="preserve">Performs the functions specified in 7.E.4.b.5.; </w:t>
      </w:r>
      <w:r w:rsidRPr="001B1071">
        <w:rPr>
          <w:sz w:val="22"/>
          <w:szCs w:val="22"/>
          <w:u w:val="single"/>
        </w:rPr>
        <w:t>or</w:t>
      </w:r>
    </w:p>
    <w:p w14:paraId="67643DF0" w14:textId="77777777" w:rsidR="00C11703" w:rsidRPr="001B1071" w:rsidRDefault="00C11703" w:rsidP="006E0081">
      <w:pPr>
        <w:tabs>
          <w:tab w:val="left" w:pos="1132"/>
          <w:tab w:val="left" w:pos="1462"/>
          <w:tab w:val="left" w:pos="1822"/>
          <w:tab w:val="left" w:pos="2182"/>
        </w:tabs>
        <w:spacing w:before="60"/>
        <w:ind w:left="3556" w:hanging="728"/>
        <w:jc w:val="both"/>
        <w:rPr>
          <w:i/>
          <w:sz w:val="22"/>
          <w:szCs w:val="22"/>
        </w:rPr>
      </w:pPr>
      <w:r w:rsidRPr="001B1071">
        <w:rPr>
          <w:i/>
          <w:sz w:val="22"/>
          <w:szCs w:val="22"/>
          <w:u w:val="single"/>
        </w:rPr>
        <w:t>Note</w:t>
      </w:r>
      <w:r w:rsidRPr="001B1071">
        <w:rPr>
          <w:i/>
          <w:sz w:val="22"/>
          <w:szCs w:val="22"/>
        </w:rPr>
        <w:tab/>
        <w:t>7.E.4.b.7.b.3. does not apply to autopilots.</w:t>
      </w:r>
    </w:p>
    <w:p w14:paraId="0BA918D4" w14:textId="77777777" w:rsidR="00C11703" w:rsidRPr="001B1071" w:rsidRDefault="00C11703" w:rsidP="00BA57A7">
      <w:pPr>
        <w:spacing w:before="120"/>
        <w:ind w:left="2842" w:hanging="364"/>
        <w:jc w:val="both"/>
        <w:rPr>
          <w:sz w:val="22"/>
          <w:szCs w:val="22"/>
        </w:rPr>
      </w:pPr>
      <w:r w:rsidRPr="001B1071">
        <w:rPr>
          <w:sz w:val="22"/>
          <w:szCs w:val="22"/>
        </w:rPr>
        <w:t>4.</w:t>
      </w:r>
      <w:r w:rsidRPr="001B1071">
        <w:rPr>
          <w:sz w:val="22"/>
          <w:szCs w:val="22"/>
        </w:rPr>
        <w:tab/>
        <w:t xml:space="preserve">Enables </w:t>
      </w:r>
      <w:r w:rsidR="0040068B" w:rsidRPr="001B1071">
        <w:rPr>
          <w:sz w:val="22"/>
          <w:szCs w:val="22"/>
        </w:rPr>
        <w:t>"</w:t>
      </w:r>
      <w:r w:rsidRPr="001B1071">
        <w:rPr>
          <w:sz w:val="22"/>
          <w:szCs w:val="22"/>
        </w:rPr>
        <w:t>aircraft</w:t>
      </w:r>
      <w:r w:rsidR="0040068B" w:rsidRPr="001B1071">
        <w:rPr>
          <w:sz w:val="22"/>
          <w:szCs w:val="22"/>
        </w:rPr>
        <w:t>"</w:t>
      </w:r>
      <w:r w:rsidRPr="001B1071">
        <w:rPr>
          <w:sz w:val="22"/>
          <w:szCs w:val="22"/>
        </w:rPr>
        <w:t xml:space="preserve"> to have stable controlled flight, other than during take-off or landing, at greater than 18 degrees angle of attack, 15 degrees side slip, 15 degrees/second pitch or yaw rate, or 90 degrees/second roll rate;</w:t>
      </w:r>
    </w:p>
    <w:p w14:paraId="712A3210" w14:textId="77777777" w:rsidR="00BA57A7" w:rsidRPr="001B1071" w:rsidRDefault="00BA57A7" w:rsidP="00C11703">
      <w:pPr>
        <w:pStyle w:val="1A1a1"/>
        <w:jc w:val="both"/>
        <w:rPr>
          <w:sz w:val="16"/>
          <w:szCs w:val="16"/>
        </w:rPr>
      </w:pPr>
    </w:p>
    <w:p w14:paraId="7ACF80BA" w14:textId="77777777" w:rsidR="00C11703" w:rsidRPr="001B1071" w:rsidRDefault="00C11703" w:rsidP="00C11703">
      <w:pPr>
        <w:pStyle w:val="1A1a1"/>
        <w:jc w:val="both"/>
        <w:rPr>
          <w:sz w:val="22"/>
          <w:szCs w:val="22"/>
        </w:rPr>
      </w:pPr>
      <w:r w:rsidRPr="001B1071">
        <w:rPr>
          <w:sz w:val="22"/>
          <w:szCs w:val="22"/>
        </w:rPr>
        <w:t>7.</w:t>
      </w:r>
      <w:r w:rsidRPr="001B1071">
        <w:rPr>
          <w:sz w:val="22"/>
          <w:szCs w:val="22"/>
        </w:rPr>
        <w:tab/>
        <w:t>E.</w:t>
      </w:r>
      <w:r w:rsidRPr="001B1071">
        <w:rPr>
          <w:sz w:val="22"/>
          <w:szCs w:val="22"/>
        </w:rPr>
        <w:tab/>
        <w:t>4.</w:t>
      </w:r>
      <w:r w:rsidRPr="001B1071">
        <w:rPr>
          <w:sz w:val="22"/>
          <w:szCs w:val="22"/>
        </w:rPr>
        <w:tab/>
        <w:t>b.</w:t>
      </w:r>
      <w:r w:rsidRPr="001B1071">
        <w:rPr>
          <w:sz w:val="22"/>
          <w:szCs w:val="22"/>
        </w:rPr>
        <w:tab/>
        <w:t>8.</w:t>
      </w:r>
      <w:r w:rsidRPr="001B1071">
        <w:rPr>
          <w:sz w:val="22"/>
          <w:szCs w:val="22"/>
        </w:rPr>
        <w:tab/>
        <w:t>"Technology" "required" for deriving the functional requirements for "fly-by-wire systems" to achieve all of the following:</w:t>
      </w:r>
    </w:p>
    <w:p w14:paraId="058A5596" w14:textId="77777777" w:rsidR="00C11703" w:rsidRPr="001B1071" w:rsidRDefault="00C11703" w:rsidP="00F8562D">
      <w:pPr>
        <w:spacing w:before="60"/>
        <w:ind w:left="2495" w:hanging="408"/>
        <w:jc w:val="both"/>
        <w:rPr>
          <w:sz w:val="22"/>
          <w:szCs w:val="22"/>
          <w:u w:val="single"/>
        </w:rPr>
      </w:pPr>
      <w:r w:rsidRPr="001B1071">
        <w:rPr>
          <w:sz w:val="22"/>
          <w:szCs w:val="22"/>
        </w:rPr>
        <w:t>a.</w:t>
      </w:r>
      <w:r w:rsidRPr="001B1071">
        <w:rPr>
          <w:sz w:val="22"/>
          <w:szCs w:val="22"/>
        </w:rPr>
        <w:tab/>
        <w:t xml:space="preserve">No loss of control of the </w:t>
      </w:r>
      <w:r w:rsidR="00AE6796" w:rsidRPr="001B1071">
        <w:rPr>
          <w:sz w:val="22"/>
          <w:szCs w:val="22"/>
        </w:rPr>
        <w:t>"</w:t>
      </w:r>
      <w:r w:rsidRPr="001B1071">
        <w:rPr>
          <w:sz w:val="22"/>
          <w:szCs w:val="22"/>
        </w:rPr>
        <w:t>aircraft</w:t>
      </w:r>
      <w:r w:rsidR="00AE6796" w:rsidRPr="001B1071">
        <w:rPr>
          <w:sz w:val="22"/>
          <w:szCs w:val="22"/>
        </w:rPr>
        <w:t>"</w:t>
      </w:r>
      <w:r w:rsidRPr="001B1071">
        <w:rPr>
          <w:sz w:val="22"/>
          <w:szCs w:val="22"/>
        </w:rPr>
        <w:t xml:space="preserve"> in the event of a consecutive sequence of any two individual faults within the "fly-by-wire system"; </w:t>
      </w:r>
      <w:r w:rsidRPr="001B1071">
        <w:rPr>
          <w:sz w:val="22"/>
          <w:szCs w:val="22"/>
          <w:u w:val="single"/>
        </w:rPr>
        <w:t>and</w:t>
      </w:r>
    </w:p>
    <w:p w14:paraId="27021244" w14:textId="77777777" w:rsidR="00C11703" w:rsidRPr="001B1071" w:rsidRDefault="00C11703" w:rsidP="00BA57A7">
      <w:pPr>
        <w:ind w:left="2506" w:hanging="434"/>
        <w:jc w:val="both"/>
        <w:rPr>
          <w:sz w:val="22"/>
          <w:szCs w:val="22"/>
        </w:rPr>
      </w:pPr>
      <w:r w:rsidRPr="001B1071">
        <w:rPr>
          <w:sz w:val="22"/>
          <w:szCs w:val="22"/>
        </w:rPr>
        <w:t>b.</w:t>
      </w:r>
      <w:r w:rsidRPr="001B1071">
        <w:rPr>
          <w:sz w:val="22"/>
          <w:szCs w:val="22"/>
        </w:rPr>
        <w:tab/>
        <w:t xml:space="preserve">Probability of loss of control of the </w:t>
      </w:r>
      <w:r w:rsidR="00AE6796" w:rsidRPr="001B1071">
        <w:rPr>
          <w:sz w:val="22"/>
          <w:szCs w:val="22"/>
        </w:rPr>
        <w:t>"</w:t>
      </w:r>
      <w:r w:rsidRPr="001B1071">
        <w:rPr>
          <w:sz w:val="22"/>
          <w:szCs w:val="22"/>
        </w:rPr>
        <w:t>aircraft</w:t>
      </w:r>
      <w:r w:rsidR="00AE6796" w:rsidRPr="001B1071">
        <w:rPr>
          <w:sz w:val="22"/>
          <w:szCs w:val="22"/>
        </w:rPr>
        <w:t>"</w:t>
      </w:r>
      <w:r w:rsidRPr="001B1071">
        <w:rPr>
          <w:sz w:val="22"/>
          <w:szCs w:val="22"/>
        </w:rPr>
        <w:t xml:space="preserve"> being less (better) than 1x10</w:t>
      </w:r>
      <w:r w:rsidRPr="001B1071">
        <w:rPr>
          <w:sz w:val="22"/>
          <w:szCs w:val="22"/>
          <w:vertAlign w:val="superscript"/>
        </w:rPr>
        <w:t>-9</w:t>
      </w:r>
      <w:r w:rsidRPr="001B1071">
        <w:rPr>
          <w:sz w:val="22"/>
          <w:szCs w:val="22"/>
        </w:rPr>
        <w:t xml:space="preserve"> failures per flight hour;</w:t>
      </w:r>
    </w:p>
    <w:p w14:paraId="15838C14" w14:textId="77777777" w:rsidR="008F1D27" w:rsidRPr="001B1071" w:rsidRDefault="008F1D27" w:rsidP="002D696F">
      <w:pPr>
        <w:pStyle w:val="1A1a1"/>
        <w:spacing w:before="60"/>
        <w:ind w:left="2308" w:hanging="2308"/>
        <w:jc w:val="both"/>
        <w:rPr>
          <w:sz w:val="22"/>
          <w:szCs w:val="22"/>
        </w:rPr>
      </w:pPr>
      <w:r w:rsidRPr="001B1071">
        <w:rPr>
          <w:sz w:val="22"/>
          <w:szCs w:val="22"/>
        </w:rPr>
        <w:tab/>
      </w:r>
      <w:r w:rsidRPr="001B1071">
        <w:rPr>
          <w:sz w:val="22"/>
          <w:szCs w:val="22"/>
        </w:rPr>
        <w:tab/>
      </w:r>
      <w:r w:rsidRPr="001B1071">
        <w:rPr>
          <w:sz w:val="22"/>
          <w:szCs w:val="22"/>
        </w:rPr>
        <w:tab/>
      </w:r>
      <w:r w:rsidRPr="001B1071">
        <w:rPr>
          <w:sz w:val="22"/>
          <w:szCs w:val="22"/>
        </w:rPr>
        <w:tab/>
      </w:r>
      <w:r w:rsidRPr="001B1071">
        <w:rPr>
          <w:i/>
          <w:sz w:val="22"/>
          <w:szCs w:val="22"/>
          <w:u w:val="single"/>
        </w:rPr>
        <w:t>Note</w:t>
      </w:r>
      <w:r w:rsidRPr="001B1071">
        <w:rPr>
          <w:sz w:val="22"/>
          <w:szCs w:val="22"/>
        </w:rPr>
        <w:tab/>
      </w:r>
      <w:r w:rsidRPr="001B1071">
        <w:rPr>
          <w:i/>
          <w:sz w:val="22"/>
          <w:szCs w:val="22"/>
        </w:rPr>
        <w:t xml:space="preserve">7.E.4.b. does not apply to </w:t>
      </w:r>
      <w:r w:rsidR="006E0081" w:rsidRPr="001B1071">
        <w:rPr>
          <w:i/>
          <w:sz w:val="22"/>
          <w:szCs w:val="22"/>
        </w:rPr>
        <w:t>"</w:t>
      </w:r>
      <w:r w:rsidRPr="001B1071">
        <w:rPr>
          <w:i/>
          <w:sz w:val="22"/>
          <w:szCs w:val="22"/>
        </w:rPr>
        <w:t>technology</w:t>
      </w:r>
      <w:r w:rsidR="006E0081" w:rsidRPr="001B1071">
        <w:rPr>
          <w:i/>
          <w:sz w:val="22"/>
          <w:szCs w:val="22"/>
        </w:rPr>
        <w:t>"</w:t>
      </w:r>
      <w:r w:rsidRPr="001B1071">
        <w:rPr>
          <w:i/>
          <w:sz w:val="22"/>
          <w:szCs w:val="22"/>
        </w:rPr>
        <w:t xml:space="preserve"> associated with common computer elements and utilities (e.g., input signal acquisition, output signal transmission, computer </w:t>
      </w:r>
      <w:r w:rsidR="007D6640" w:rsidRPr="001B1071">
        <w:rPr>
          <w:i/>
          <w:sz w:val="22"/>
          <w:szCs w:val="22"/>
        </w:rPr>
        <w:t>"</w:t>
      </w:r>
      <w:r w:rsidRPr="001B1071">
        <w:rPr>
          <w:i/>
          <w:sz w:val="22"/>
          <w:szCs w:val="22"/>
        </w:rPr>
        <w:t>program</w:t>
      </w:r>
      <w:r w:rsidR="007D6640" w:rsidRPr="001B1071">
        <w:rPr>
          <w:i/>
          <w:sz w:val="22"/>
          <w:szCs w:val="22"/>
        </w:rPr>
        <w:t>"</w:t>
      </w:r>
      <w:r w:rsidRPr="001B1071">
        <w:rPr>
          <w:i/>
          <w:sz w:val="22"/>
          <w:szCs w:val="22"/>
        </w:rPr>
        <w:t xml:space="preserve"> and data loading, built-in test, task scheduling mechanisms) not providing a specific flight control system function.</w:t>
      </w:r>
    </w:p>
    <w:p w14:paraId="72A198C7" w14:textId="77777777" w:rsidR="008F1D27" w:rsidRPr="001B1071" w:rsidRDefault="008F1D27" w:rsidP="008F1D27">
      <w:pPr>
        <w:pStyle w:val="1A1a1"/>
        <w:jc w:val="both"/>
        <w:rPr>
          <w:sz w:val="16"/>
          <w:szCs w:val="16"/>
        </w:rPr>
      </w:pPr>
    </w:p>
    <w:p w14:paraId="3C6F0F5E" w14:textId="77777777" w:rsidR="002D696F" w:rsidRPr="001B1071" w:rsidRDefault="002D696F" w:rsidP="008F1D27">
      <w:pPr>
        <w:pStyle w:val="1A1a1"/>
        <w:jc w:val="both"/>
        <w:rPr>
          <w:sz w:val="16"/>
          <w:szCs w:val="16"/>
        </w:rPr>
      </w:pPr>
    </w:p>
    <w:p w14:paraId="0BAD5368" w14:textId="77777777" w:rsidR="002D696F" w:rsidRPr="001B1071" w:rsidRDefault="002D696F" w:rsidP="008F1D27">
      <w:pPr>
        <w:pStyle w:val="1A1a1"/>
        <w:jc w:val="both"/>
        <w:rPr>
          <w:sz w:val="16"/>
          <w:szCs w:val="16"/>
        </w:rPr>
      </w:pPr>
    </w:p>
    <w:p w14:paraId="1365707C" w14:textId="77777777" w:rsidR="002D696F" w:rsidRPr="001B1071" w:rsidRDefault="002D696F" w:rsidP="008F1D27">
      <w:pPr>
        <w:pStyle w:val="1A1a1"/>
        <w:jc w:val="both"/>
        <w:rPr>
          <w:sz w:val="16"/>
          <w:szCs w:val="16"/>
        </w:rPr>
      </w:pPr>
    </w:p>
    <w:p w14:paraId="35990543" w14:textId="77777777" w:rsidR="002D696F" w:rsidRPr="001B1071" w:rsidRDefault="002D696F" w:rsidP="008F1D27">
      <w:pPr>
        <w:pStyle w:val="1A1a1"/>
        <w:jc w:val="both"/>
        <w:rPr>
          <w:sz w:val="16"/>
          <w:szCs w:val="16"/>
        </w:rPr>
      </w:pPr>
    </w:p>
    <w:p w14:paraId="4A6BA85E" w14:textId="77777777" w:rsidR="002D696F" w:rsidRPr="001B1071" w:rsidRDefault="002D696F" w:rsidP="008F1D27">
      <w:pPr>
        <w:pStyle w:val="1A1a1"/>
        <w:jc w:val="both"/>
        <w:rPr>
          <w:sz w:val="16"/>
          <w:szCs w:val="16"/>
        </w:rPr>
      </w:pPr>
    </w:p>
    <w:p w14:paraId="1F26ED80" w14:textId="77777777" w:rsidR="002D696F" w:rsidRPr="001B1071" w:rsidRDefault="002D696F" w:rsidP="008F1D27">
      <w:pPr>
        <w:pStyle w:val="1A1a1"/>
        <w:jc w:val="both"/>
        <w:rPr>
          <w:sz w:val="16"/>
          <w:szCs w:val="16"/>
        </w:rPr>
      </w:pPr>
    </w:p>
    <w:p w14:paraId="337208B0" w14:textId="77777777" w:rsidR="002D696F" w:rsidRPr="001B1071" w:rsidRDefault="002D696F" w:rsidP="008F1D27">
      <w:pPr>
        <w:pStyle w:val="1A1a1"/>
        <w:jc w:val="both"/>
        <w:rPr>
          <w:sz w:val="16"/>
          <w:szCs w:val="16"/>
        </w:rPr>
      </w:pPr>
    </w:p>
    <w:p w14:paraId="38C422D4" w14:textId="77777777" w:rsidR="002D696F" w:rsidRPr="001B1071" w:rsidRDefault="002D696F" w:rsidP="008F1D27">
      <w:pPr>
        <w:pStyle w:val="1A1a1"/>
        <w:jc w:val="both"/>
        <w:rPr>
          <w:sz w:val="16"/>
          <w:szCs w:val="16"/>
        </w:rPr>
      </w:pPr>
    </w:p>
    <w:p w14:paraId="5778DF27" w14:textId="77777777" w:rsidR="002D696F" w:rsidRPr="001B1071" w:rsidRDefault="002D696F" w:rsidP="008F1D27">
      <w:pPr>
        <w:pStyle w:val="1A1a1"/>
        <w:jc w:val="both"/>
        <w:rPr>
          <w:sz w:val="16"/>
          <w:szCs w:val="16"/>
        </w:rPr>
      </w:pPr>
    </w:p>
    <w:p w14:paraId="5315C797" w14:textId="77777777" w:rsidR="002D696F" w:rsidRPr="001B1071" w:rsidRDefault="002D696F" w:rsidP="008F1D27">
      <w:pPr>
        <w:pStyle w:val="1A1a1"/>
        <w:jc w:val="both"/>
        <w:rPr>
          <w:sz w:val="16"/>
          <w:szCs w:val="16"/>
        </w:rPr>
      </w:pPr>
    </w:p>
    <w:p w14:paraId="0596BF54" w14:textId="77777777" w:rsidR="002D696F" w:rsidRPr="001B1071" w:rsidRDefault="002D696F" w:rsidP="008F1D27">
      <w:pPr>
        <w:pStyle w:val="1A1a1"/>
        <w:jc w:val="both"/>
        <w:rPr>
          <w:sz w:val="16"/>
          <w:szCs w:val="16"/>
        </w:rPr>
      </w:pPr>
    </w:p>
    <w:p w14:paraId="0336BA55" w14:textId="77777777" w:rsidR="002D696F" w:rsidRPr="001B1071" w:rsidRDefault="002D696F" w:rsidP="008F1D27">
      <w:pPr>
        <w:pStyle w:val="1A1a1"/>
        <w:jc w:val="both"/>
        <w:rPr>
          <w:sz w:val="16"/>
          <w:szCs w:val="16"/>
        </w:rPr>
      </w:pPr>
    </w:p>
    <w:p w14:paraId="659706EC" w14:textId="77777777" w:rsidR="002D696F" w:rsidRPr="001B1071" w:rsidRDefault="002D696F" w:rsidP="008F1D27">
      <w:pPr>
        <w:pStyle w:val="1A1a1"/>
        <w:jc w:val="both"/>
        <w:rPr>
          <w:sz w:val="16"/>
          <w:szCs w:val="16"/>
        </w:rPr>
      </w:pPr>
    </w:p>
    <w:p w14:paraId="6DF186D7" w14:textId="77777777" w:rsidR="002D696F" w:rsidRPr="001B1071" w:rsidRDefault="002D696F" w:rsidP="008F1D27">
      <w:pPr>
        <w:pStyle w:val="1A1a1"/>
        <w:jc w:val="both"/>
        <w:rPr>
          <w:sz w:val="16"/>
          <w:szCs w:val="16"/>
        </w:rPr>
      </w:pPr>
    </w:p>
    <w:p w14:paraId="65CEE7A8" w14:textId="77777777" w:rsidR="002D696F" w:rsidRPr="001B1071" w:rsidRDefault="002D696F" w:rsidP="008F1D27">
      <w:pPr>
        <w:pStyle w:val="1A1a1"/>
        <w:jc w:val="both"/>
        <w:rPr>
          <w:sz w:val="16"/>
          <w:szCs w:val="16"/>
        </w:rPr>
      </w:pPr>
    </w:p>
    <w:p w14:paraId="4D99F41E" w14:textId="77777777" w:rsidR="002D696F" w:rsidRPr="001B1071" w:rsidRDefault="002D696F" w:rsidP="008F1D27">
      <w:pPr>
        <w:pStyle w:val="1A1a1"/>
        <w:jc w:val="both"/>
        <w:rPr>
          <w:sz w:val="16"/>
          <w:szCs w:val="16"/>
        </w:rPr>
      </w:pPr>
    </w:p>
    <w:p w14:paraId="263705CE" w14:textId="77777777" w:rsidR="002D696F" w:rsidRPr="001B1071" w:rsidRDefault="002D696F" w:rsidP="008F1D27">
      <w:pPr>
        <w:pStyle w:val="1A1a1"/>
        <w:jc w:val="both"/>
        <w:rPr>
          <w:sz w:val="16"/>
          <w:szCs w:val="16"/>
        </w:rPr>
      </w:pPr>
    </w:p>
    <w:p w14:paraId="27E680AF" w14:textId="77777777" w:rsidR="002D696F" w:rsidRPr="001B1071" w:rsidRDefault="002D696F" w:rsidP="008F1D27">
      <w:pPr>
        <w:pStyle w:val="1A1a1"/>
        <w:jc w:val="both"/>
        <w:rPr>
          <w:sz w:val="16"/>
          <w:szCs w:val="16"/>
        </w:rPr>
      </w:pPr>
    </w:p>
    <w:p w14:paraId="50E3930A" w14:textId="77777777" w:rsidR="003C227B" w:rsidRPr="001B1071" w:rsidRDefault="003C227B" w:rsidP="00E95768">
      <w:pPr>
        <w:pStyle w:val="1A1a"/>
        <w:jc w:val="both"/>
        <w:rPr>
          <w:sz w:val="22"/>
        </w:rPr>
      </w:pPr>
      <w:r w:rsidRPr="001B1071">
        <w:rPr>
          <w:sz w:val="22"/>
        </w:rPr>
        <w:t>7.</w:t>
      </w:r>
      <w:r w:rsidRPr="001B1071">
        <w:rPr>
          <w:sz w:val="22"/>
        </w:rPr>
        <w:tab/>
        <w:t>E.</w:t>
      </w:r>
      <w:r w:rsidRPr="001B1071">
        <w:rPr>
          <w:sz w:val="22"/>
        </w:rPr>
        <w:tab/>
        <w:t>4.</w:t>
      </w:r>
      <w:r w:rsidRPr="001B1071">
        <w:rPr>
          <w:sz w:val="22"/>
        </w:rPr>
        <w:tab/>
        <w:t>c.</w:t>
      </w:r>
      <w:r w:rsidRPr="001B1071">
        <w:rPr>
          <w:sz w:val="22"/>
        </w:rPr>
        <w:tab/>
        <w:t>"Technology" for the "development" of helicopter systems, as follows:</w:t>
      </w:r>
    </w:p>
    <w:p w14:paraId="458CBBD4" w14:textId="77777777" w:rsidR="003C227B" w:rsidRPr="001B1071" w:rsidRDefault="003C227B" w:rsidP="00E95768">
      <w:pPr>
        <w:pStyle w:val="1A1a1"/>
        <w:spacing w:before="120"/>
        <w:ind w:left="2064" w:hanging="2041"/>
        <w:jc w:val="both"/>
        <w:rPr>
          <w:sz w:val="22"/>
        </w:rPr>
      </w:pPr>
      <w:r w:rsidRPr="001B1071">
        <w:rPr>
          <w:sz w:val="22"/>
        </w:rPr>
        <w:tab/>
      </w:r>
      <w:r w:rsidRPr="001B1071">
        <w:rPr>
          <w:sz w:val="22"/>
        </w:rPr>
        <w:tab/>
      </w:r>
      <w:r w:rsidRPr="001B1071">
        <w:rPr>
          <w:sz w:val="22"/>
        </w:rPr>
        <w:tab/>
      </w:r>
      <w:r w:rsidRPr="001B1071">
        <w:rPr>
          <w:sz w:val="22"/>
        </w:rPr>
        <w:tab/>
        <w:t>1.</w:t>
      </w:r>
      <w:r w:rsidRPr="001B1071">
        <w:rPr>
          <w:sz w:val="22"/>
        </w:rPr>
        <w:tab/>
        <w:t>Multi-axis fly-by-wire or fly-by-light controllers, which combine the functions of at least two of the following into one controlling element:</w:t>
      </w:r>
    </w:p>
    <w:p w14:paraId="430E7BA6" w14:textId="77777777" w:rsidR="003C227B" w:rsidRPr="001B1071" w:rsidRDefault="003C227B">
      <w:pPr>
        <w:pStyle w:val="1A1a1a"/>
        <w:jc w:val="both"/>
        <w:rPr>
          <w:sz w:val="22"/>
        </w:rPr>
      </w:pPr>
      <w:r w:rsidRPr="001B1071">
        <w:rPr>
          <w:sz w:val="22"/>
        </w:rPr>
        <w:tab/>
      </w:r>
      <w:r w:rsidRPr="001B1071">
        <w:rPr>
          <w:sz w:val="22"/>
        </w:rPr>
        <w:tab/>
      </w:r>
      <w:r w:rsidRPr="001B1071">
        <w:rPr>
          <w:sz w:val="22"/>
        </w:rPr>
        <w:tab/>
      </w:r>
      <w:r w:rsidRPr="001B1071">
        <w:rPr>
          <w:sz w:val="22"/>
        </w:rPr>
        <w:tab/>
      </w:r>
      <w:r w:rsidRPr="001B1071">
        <w:rPr>
          <w:sz w:val="22"/>
        </w:rPr>
        <w:tab/>
        <w:t>a.</w:t>
      </w:r>
      <w:r w:rsidRPr="001B1071">
        <w:rPr>
          <w:sz w:val="22"/>
        </w:rPr>
        <w:tab/>
        <w:t>Collective controls;</w:t>
      </w:r>
    </w:p>
    <w:p w14:paraId="1DAA5BA9" w14:textId="77777777" w:rsidR="003C227B" w:rsidRPr="001B1071" w:rsidRDefault="003C227B">
      <w:pPr>
        <w:pStyle w:val="1A1a1a"/>
        <w:jc w:val="both"/>
        <w:rPr>
          <w:sz w:val="22"/>
        </w:rPr>
      </w:pPr>
      <w:r w:rsidRPr="001B1071">
        <w:rPr>
          <w:sz w:val="22"/>
        </w:rPr>
        <w:tab/>
      </w:r>
      <w:r w:rsidRPr="001B1071">
        <w:rPr>
          <w:sz w:val="22"/>
        </w:rPr>
        <w:tab/>
      </w:r>
      <w:r w:rsidRPr="001B1071">
        <w:rPr>
          <w:sz w:val="22"/>
        </w:rPr>
        <w:tab/>
      </w:r>
      <w:r w:rsidRPr="001B1071">
        <w:rPr>
          <w:sz w:val="22"/>
        </w:rPr>
        <w:tab/>
      </w:r>
      <w:r w:rsidRPr="001B1071">
        <w:rPr>
          <w:sz w:val="22"/>
        </w:rPr>
        <w:tab/>
        <w:t>b.</w:t>
      </w:r>
      <w:r w:rsidRPr="001B1071">
        <w:rPr>
          <w:sz w:val="22"/>
        </w:rPr>
        <w:tab/>
        <w:t>Cyclic controls;</w:t>
      </w:r>
    </w:p>
    <w:p w14:paraId="2B8B1965" w14:textId="77777777" w:rsidR="003C227B" w:rsidRPr="001B1071" w:rsidRDefault="003C227B">
      <w:pPr>
        <w:pStyle w:val="1A1a1a"/>
        <w:jc w:val="both"/>
        <w:rPr>
          <w:sz w:val="22"/>
        </w:rPr>
      </w:pPr>
      <w:r w:rsidRPr="001B1071">
        <w:rPr>
          <w:sz w:val="22"/>
        </w:rPr>
        <w:tab/>
      </w:r>
      <w:r w:rsidRPr="001B1071">
        <w:rPr>
          <w:sz w:val="22"/>
        </w:rPr>
        <w:tab/>
      </w:r>
      <w:r w:rsidRPr="001B1071">
        <w:rPr>
          <w:sz w:val="22"/>
        </w:rPr>
        <w:tab/>
      </w:r>
      <w:r w:rsidRPr="001B1071">
        <w:rPr>
          <w:sz w:val="22"/>
        </w:rPr>
        <w:tab/>
      </w:r>
      <w:r w:rsidRPr="001B1071">
        <w:rPr>
          <w:sz w:val="22"/>
        </w:rPr>
        <w:tab/>
        <w:t>c.</w:t>
      </w:r>
      <w:r w:rsidRPr="001B1071">
        <w:rPr>
          <w:sz w:val="22"/>
        </w:rPr>
        <w:tab/>
        <w:t>Yaw controls;</w:t>
      </w:r>
    </w:p>
    <w:p w14:paraId="1259F79C" w14:textId="77777777" w:rsidR="003C227B" w:rsidRPr="001B1071" w:rsidRDefault="003C227B" w:rsidP="00E95768">
      <w:pPr>
        <w:pStyle w:val="1A1a1"/>
        <w:spacing w:before="120"/>
        <w:ind w:left="2064" w:hanging="2041"/>
        <w:jc w:val="both"/>
        <w:rPr>
          <w:sz w:val="22"/>
        </w:rPr>
      </w:pPr>
      <w:r w:rsidRPr="001B1071">
        <w:rPr>
          <w:sz w:val="22"/>
        </w:rPr>
        <w:tab/>
      </w:r>
      <w:r w:rsidRPr="001B1071">
        <w:rPr>
          <w:sz w:val="22"/>
        </w:rPr>
        <w:tab/>
      </w:r>
      <w:r w:rsidRPr="001B1071">
        <w:rPr>
          <w:sz w:val="22"/>
        </w:rPr>
        <w:tab/>
      </w:r>
      <w:r w:rsidRPr="001B1071">
        <w:rPr>
          <w:sz w:val="22"/>
        </w:rPr>
        <w:tab/>
        <w:t>2.</w:t>
      </w:r>
      <w:r w:rsidRPr="001B1071">
        <w:rPr>
          <w:sz w:val="22"/>
        </w:rPr>
        <w:tab/>
        <w:t>"Circulation-controlled anti-torque or circulat</w:t>
      </w:r>
      <w:r w:rsidR="00AE6796" w:rsidRPr="001B1071">
        <w:rPr>
          <w:sz w:val="22"/>
        </w:rPr>
        <w:t>ion-controlled direction</w:t>
      </w:r>
      <w:r w:rsidRPr="001B1071">
        <w:rPr>
          <w:sz w:val="22"/>
        </w:rPr>
        <w:t xml:space="preserve"> control systems";</w:t>
      </w:r>
    </w:p>
    <w:p w14:paraId="207CCCD4" w14:textId="77777777" w:rsidR="003C227B" w:rsidRPr="001B1071" w:rsidRDefault="003C227B" w:rsidP="00E95768">
      <w:pPr>
        <w:pStyle w:val="1A1a1"/>
        <w:spacing w:before="120"/>
        <w:ind w:left="2064" w:hanging="2041"/>
        <w:jc w:val="both"/>
        <w:rPr>
          <w:sz w:val="22"/>
        </w:rPr>
      </w:pPr>
      <w:r w:rsidRPr="001B1071">
        <w:rPr>
          <w:sz w:val="22"/>
        </w:rPr>
        <w:tab/>
      </w:r>
      <w:r w:rsidRPr="001B1071">
        <w:rPr>
          <w:sz w:val="22"/>
        </w:rPr>
        <w:tab/>
      </w:r>
      <w:r w:rsidRPr="001B1071">
        <w:rPr>
          <w:sz w:val="22"/>
        </w:rPr>
        <w:tab/>
      </w:r>
      <w:r w:rsidR="00EA3F0F" w:rsidRPr="001B1071">
        <w:rPr>
          <w:sz w:val="22"/>
        </w:rPr>
        <w:tab/>
        <w:t>3.</w:t>
      </w:r>
      <w:r w:rsidR="00EA3F0F" w:rsidRPr="001B1071">
        <w:rPr>
          <w:sz w:val="22"/>
        </w:rPr>
        <w:tab/>
        <w:t>Rotor blades incorporating '</w:t>
      </w:r>
      <w:r w:rsidRPr="001B1071">
        <w:rPr>
          <w:sz w:val="22"/>
        </w:rPr>
        <w:t xml:space="preserve">variable geometry </w:t>
      </w:r>
      <w:r w:rsidR="003D2884" w:rsidRPr="001B1071">
        <w:rPr>
          <w:sz w:val="22"/>
        </w:rPr>
        <w:t>aerof</w:t>
      </w:r>
      <w:r w:rsidRPr="001B1071">
        <w:rPr>
          <w:sz w:val="22"/>
        </w:rPr>
        <w:t>oils</w:t>
      </w:r>
      <w:r w:rsidR="00EA3F0F" w:rsidRPr="001B1071">
        <w:rPr>
          <w:sz w:val="22"/>
        </w:rPr>
        <w:t>'</w:t>
      </w:r>
      <w:r w:rsidRPr="001B1071">
        <w:rPr>
          <w:sz w:val="22"/>
        </w:rPr>
        <w:t>, for use in systems using individual blade cont</w:t>
      </w:r>
      <w:r w:rsidR="00EA3F0F" w:rsidRPr="001B1071">
        <w:rPr>
          <w:sz w:val="22"/>
        </w:rPr>
        <w:t>rol.</w:t>
      </w:r>
    </w:p>
    <w:p w14:paraId="6ECA9A7C" w14:textId="77777777" w:rsidR="00EA3F0F" w:rsidRPr="001B1071" w:rsidRDefault="00EA3F0F" w:rsidP="00EA3F0F">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spacing w:before="60"/>
        <w:ind w:left="2087" w:right="-23" w:firstLine="0"/>
        <w:jc w:val="both"/>
        <w:rPr>
          <w:i/>
          <w:sz w:val="22"/>
          <w:szCs w:val="22"/>
          <w:u w:val="single"/>
        </w:rPr>
      </w:pPr>
      <w:r w:rsidRPr="001B1071">
        <w:rPr>
          <w:i/>
          <w:sz w:val="22"/>
          <w:szCs w:val="22"/>
          <w:u w:val="single"/>
        </w:rPr>
        <w:t>Technical Note</w:t>
      </w:r>
    </w:p>
    <w:p w14:paraId="6D956D19" w14:textId="77777777" w:rsidR="00EA3F0F" w:rsidRPr="00EA3F0F" w:rsidRDefault="00D74911" w:rsidP="00EA3F0F">
      <w:pPr>
        <w:pStyle w:val="1A1a"/>
        <w:tabs>
          <w:tab w:val="clear" w:pos="340"/>
          <w:tab w:val="clear" w:pos="700"/>
          <w:tab w:val="clear" w:pos="1179"/>
          <w:tab w:val="left" w:pos="276"/>
          <w:tab w:val="left" w:pos="546"/>
          <w:tab w:val="left" w:pos="816"/>
          <w:tab w:val="left" w:pos="1086"/>
          <w:tab w:val="left" w:pos="1626"/>
          <w:tab w:val="left" w:pos="1652"/>
          <w:tab w:val="left" w:pos="1896"/>
          <w:tab w:val="left" w:pos="2166"/>
        </w:tabs>
        <w:ind w:left="2086" w:right="-23" w:firstLine="0"/>
        <w:jc w:val="both"/>
        <w:rPr>
          <w:sz w:val="22"/>
          <w:szCs w:val="22"/>
        </w:rPr>
      </w:pPr>
      <w:r w:rsidRPr="001B1071">
        <w:rPr>
          <w:i/>
          <w:sz w:val="22"/>
          <w:szCs w:val="22"/>
        </w:rPr>
        <w:t xml:space="preserve">For the purposes of 7.E.4.c.3., </w:t>
      </w:r>
      <w:r w:rsidR="00EA3F0F" w:rsidRPr="001B1071">
        <w:rPr>
          <w:i/>
          <w:sz w:val="22"/>
          <w:szCs w:val="22"/>
        </w:rPr>
        <w:t>'</w:t>
      </w:r>
      <w:r w:rsidRPr="001B1071">
        <w:rPr>
          <w:i/>
          <w:sz w:val="22"/>
          <w:szCs w:val="22"/>
        </w:rPr>
        <w:t>v</w:t>
      </w:r>
      <w:r w:rsidR="00EA3F0F" w:rsidRPr="001B1071">
        <w:rPr>
          <w:i/>
          <w:sz w:val="22"/>
          <w:szCs w:val="22"/>
        </w:rPr>
        <w:t xml:space="preserve">ariable geometry </w:t>
      </w:r>
      <w:r w:rsidR="003D2884" w:rsidRPr="001B1071">
        <w:rPr>
          <w:i/>
          <w:sz w:val="22"/>
          <w:szCs w:val="22"/>
        </w:rPr>
        <w:t>aero</w:t>
      </w:r>
      <w:r w:rsidR="00EA3F0F" w:rsidRPr="001B1071">
        <w:rPr>
          <w:i/>
          <w:sz w:val="22"/>
          <w:szCs w:val="22"/>
        </w:rPr>
        <w:t>foils' use trailing edge flaps or tabs, or leading</w:t>
      </w:r>
      <w:r w:rsidR="001B1071">
        <w:rPr>
          <w:i/>
          <w:sz w:val="22"/>
          <w:szCs w:val="22"/>
        </w:rPr>
        <w:t xml:space="preserve"> </w:t>
      </w:r>
      <w:r w:rsidR="00EA3F0F" w:rsidRPr="001B1071">
        <w:rPr>
          <w:i/>
          <w:sz w:val="22"/>
          <w:szCs w:val="22"/>
        </w:rPr>
        <w:t>edge slats or pivoted nose droop, the position of which can be controlled in flight.</w:t>
      </w:r>
    </w:p>
    <w:p w14:paraId="18874136" w14:textId="77777777" w:rsidR="00EA3F0F" w:rsidRPr="00EA3F0F" w:rsidRDefault="00EA3F0F" w:rsidP="00EA3F0F">
      <w:pPr>
        <w:pStyle w:val="1A1a1"/>
        <w:ind w:left="2064" w:hanging="2041"/>
        <w:jc w:val="both"/>
        <w:rPr>
          <w:sz w:val="22"/>
          <w:szCs w:val="22"/>
        </w:rPr>
      </w:pPr>
    </w:p>
    <w:sectPr w:rsidR="00EA3F0F" w:rsidRPr="00EA3F0F" w:rsidSect="00332158">
      <w:headerReference w:type="even" r:id="rId7"/>
      <w:headerReference w:type="default" r:id="rId8"/>
      <w:footerReference w:type="even" r:id="rId9"/>
      <w:footerReference w:type="default" r:id="rId10"/>
      <w:footnotePr>
        <w:numRestart w:val="eachSect"/>
      </w:footnotePr>
      <w:pgSz w:w="11907" w:h="16840" w:code="9"/>
      <w:pgMar w:top="851" w:right="1797" w:bottom="737" w:left="1797" w:header="709" w:footer="567" w:gutter="0"/>
      <w:pgNumType w:start="14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2C54" w14:textId="77777777" w:rsidR="00E30206" w:rsidRDefault="00E30206">
      <w:r>
        <w:separator/>
      </w:r>
    </w:p>
  </w:endnote>
  <w:endnote w:type="continuationSeparator" w:id="0">
    <w:p w14:paraId="04715B9D" w14:textId="77777777" w:rsidR="00E30206" w:rsidRDefault="00E30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E3FB" w14:textId="77777777" w:rsidR="00486E80" w:rsidRDefault="00486E80">
    <w:pPr>
      <w:pStyle w:val="Footer"/>
      <w:jc w:val="right"/>
      <w:rPr>
        <w:b/>
        <w:sz w:val="20"/>
      </w:rPr>
    </w:pPr>
    <w:r>
      <w:rPr>
        <w:sz w:val="20"/>
        <w:u w:val="single"/>
      </w:rPr>
      <w:t>W</w:t>
    </w:r>
    <w:r w:rsidR="003E50BC">
      <w:rPr>
        <w:sz w:val="20"/>
        <w:u w:val="single"/>
      </w:rPr>
      <w:t>A-LIST (</w:t>
    </w:r>
    <w:r w:rsidR="00011044">
      <w:rPr>
        <w:sz w:val="20"/>
        <w:u w:val="single"/>
      </w:rPr>
      <w:t>25</w:t>
    </w:r>
    <w:r>
      <w:rPr>
        <w:sz w:val="20"/>
        <w:u w:val="single"/>
      </w:rPr>
      <w:t xml:space="preserve">) </w:t>
    </w:r>
    <w:r w:rsidR="001B1071">
      <w:rPr>
        <w:sz w:val="20"/>
        <w:u w:val="single"/>
      </w:rPr>
      <w:t>1</w:t>
    </w:r>
  </w:p>
  <w:p w14:paraId="2A42D5F9" w14:textId="77777777" w:rsidR="00486E80" w:rsidRDefault="00486E80">
    <w:pPr>
      <w:pStyle w:val="Footer"/>
      <w:tabs>
        <w:tab w:val="clear" w:pos="4320"/>
        <w:tab w:val="clear" w:pos="8640"/>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4E533A">
      <w:rPr>
        <w:noProof/>
        <w:sz w:val="20"/>
      </w:rPr>
      <w:t>142</w:t>
    </w:r>
    <w:r>
      <w:rPr>
        <w:sz w:val="20"/>
      </w:rPr>
      <w:fldChar w:fldCharType="end"/>
    </w:r>
    <w:r w:rsidR="0067246A">
      <w:rPr>
        <w:sz w:val="20"/>
      </w:rPr>
      <w:t xml:space="preserve"> -</w:t>
    </w:r>
    <w:r w:rsidR="0067246A">
      <w:rPr>
        <w:sz w:val="20"/>
      </w:rPr>
      <w:tab/>
    </w:r>
    <w:r w:rsidR="001B1071">
      <w:rPr>
        <w:sz w:val="20"/>
        <w:lang w:eastAsia="ko-KR"/>
      </w:rPr>
      <w:t>04</w:t>
    </w:r>
    <w:r w:rsidR="00562337">
      <w:rPr>
        <w:sz w:val="20"/>
        <w:lang w:eastAsia="ko-KR"/>
      </w:rPr>
      <w:t>-1</w:t>
    </w:r>
    <w:r w:rsidR="001B1071">
      <w:rPr>
        <w:sz w:val="20"/>
        <w:lang w:eastAsia="ko-KR"/>
      </w:rPr>
      <w:t>2</w:t>
    </w:r>
    <w:r w:rsidR="005E5063" w:rsidRPr="005E5063">
      <w:rPr>
        <w:sz w:val="20"/>
        <w:lang w:eastAsia="ko-KR"/>
      </w:rPr>
      <w:t>-20</w:t>
    </w:r>
    <w:r w:rsidR="000C1CE5">
      <w:rPr>
        <w:sz w:val="20"/>
        <w:lang w:eastAsia="ko-KR"/>
      </w:rPr>
      <w:t>2</w:t>
    </w:r>
    <w:r w:rsidR="00011044">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16AE" w14:textId="77777777" w:rsidR="00486E80" w:rsidRDefault="00486E80">
    <w:pPr>
      <w:pStyle w:val="Footer"/>
      <w:tabs>
        <w:tab w:val="right" w:pos="1560"/>
      </w:tabs>
    </w:pPr>
    <w:r>
      <w:rPr>
        <w:sz w:val="20"/>
        <w:u w:val="single"/>
      </w:rPr>
      <w:t>W</w:t>
    </w:r>
    <w:r w:rsidR="003E50BC">
      <w:rPr>
        <w:sz w:val="20"/>
        <w:u w:val="single"/>
      </w:rPr>
      <w:t>A-LIST (</w:t>
    </w:r>
    <w:r w:rsidR="009A1081">
      <w:rPr>
        <w:sz w:val="20"/>
        <w:u w:val="single"/>
      </w:rPr>
      <w:t>2</w:t>
    </w:r>
    <w:r w:rsidR="00011044">
      <w:rPr>
        <w:sz w:val="20"/>
        <w:u w:val="single"/>
      </w:rPr>
      <w:t>5</w:t>
    </w:r>
    <w:r>
      <w:rPr>
        <w:sz w:val="20"/>
        <w:u w:val="single"/>
      </w:rPr>
      <w:t xml:space="preserve">) </w:t>
    </w:r>
    <w:r w:rsidR="00834EAE">
      <w:rPr>
        <w:sz w:val="20"/>
        <w:u w:val="single"/>
      </w:rPr>
      <w:t>1</w:t>
    </w:r>
  </w:p>
  <w:p w14:paraId="47B200A1" w14:textId="77777777" w:rsidR="00C842B7" w:rsidRDefault="001B1071" w:rsidP="009B096D">
    <w:pPr>
      <w:tabs>
        <w:tab w:val="left" w:pos="-1980"/>
        <w:tab w:val="left" w:pos="426"/>
        <w:tab w:val="right" w:pos="8280"/>
      </w:tabs>
      <w:rPr>
        <w:sz w:val="20"/>
      </w:rPr>
    </w:pPr>
    <w:r>
      <w:rPr>
        <w:sz w:val="20"/>
      </w:rPr>
      <w:t>04</w:t>
    </w:r>
    <w:r w:rsidR="004E533A">
      <w:rPr>
        <w:sz w:val="20"/>
      </w:rPr>
      <w:t>-1</w:t>
    </w:r>
    <w:r>
      <w:rPr>
        <w:sz w:val="20"/>
      </w:rPr>
      <w:t>2</w:t>
    </w:r>
    <w:r w:rsidR="00C842B7">
      <w:rPr>
        <w:sz w:val="20"/>
      </w:rPr>
      <w:t>-20</w:t>
    </w:r>
    <w:r w:rsidR="000C1CE5">
      <w:rPr>
        <w:sz w:val="20"/>
      </w:rPr>
      <w:t>2</w:t>
    </w:r>
    <w:r w:rsidR="00011044">
      <w:rPr>
        <w:sz w:val="20"/>
      </w:rPr>
      <w:t>5</w:t>
    </w:r>
    <w:r w:rsidR="00C842B7">
      <w:rPr>
        <w:b/>
        <w:sz w:val="20"/>
      </w:rPr>
      <w:tab/>
    </w:r>
    <w:r w:rsidR="00C842B7">
      <w:rPr>
        <w:sz w:val="20"/>
      </w:rPr>
      <w:t xml:space="preserve">- </w:t>
    </w:r>
    <w:r w:rsidR="00C842B7">
      <w:rPr>
        <w:sz w:val="20"/>
      </w:rPr>
      <w:fldChar w:fldCharType="begin"/>
    </w:r>
    <w:r w:rsidR="00C842B7">
      <w:rPr>
        <w:sz w:val="20"/>
      </w:rPr>
      <w:instrText>page \\* arabic</w:instrText>
    </w:r>
    <w:r w:rsidR="00C842B7">
      <w:rPr>
        <w:sz w:val="20"/>
      </w:rPr>
      <w:fldChar w:fldCharType="separate"/>
    </w:r>
    <w:r w:rsidR="004E533A">
      <w:rPr>
        <w:noProof/>
        <w:sz w:val="20"/>
      </w:rPr>
      <w:t>143</w:t>
    </w:r>
    <w:r w:rsidR="00C842B7">
      <w:rPr>
        <w:sz w:val="20"/>
      </w:rPr>
      <w:fldChar w:fldCharType="end"/>
    </w:r>
    <w:r w:rsidR="00C842B7">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BFDD" w14:textId="77777777" w:rsidR="00E30206" w:rsidRDefault="00E30206">
      <w:r>
        <w:separator/>
      </w:r>
    </w:p>
  </w:footnote>
  <w:footnote w:type="continuationSeparator" w:id="0">
    <w:p w14:paraId="73C41110" w14:textId="77777777" w:rsidR="00E30206" w:rsidRDefault="00E30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22C4" w14:textId="77777777" w:rsidR="00486E80" w:rsidRDefault="00486E80">
    <w:pPr>
      <w:tabs>
        <w:tab w:val="right" w:pos="8980"/>
      </w:tabs>
      <w:spacing w:line="240" w:lineRule="atLeast"/>
      <w:ind w:left="20" w:right="18"/>
      <w:rPr>
        <w:u w:val="single"/>
      </w:rPr>
    </w:pPr>
    <w:r>
      <w:rPr>
        <w:u w:val="single"/>
      </w:rPr>
      <w:t>____________________________________________________________________</w:t>
    </w:r>
  </w:p>
  <w:p w14:paraId="13B7A2EE" w14:textId="77777777" w:rsidR="00486E80" w:rsidRDefault="00486E80">
    <w:pPr>
      <w:tabs>
        <w:tab w:val="right" w:pos="8980"/>
      </w:tabs>
      <w:spacing w:line="240" w:lineRule="atLeast"/>
      <w:ind w:left="20" w:right="18"/>
      <w:rPr>
        <w:u w:val="single"/>
      </w:rPr>
    </w:pPr>
  </w:p>
  <w:p w14:paraId="06F24354" w14:textId="77777777" w:rsidR="00486E80" w:rsidRDefault="00486E80">
    <w:pPr>
      <w:tabs>
        <w:tab w:val="left" w:pos="4720"/>
        <w:tab w:val="left" w:pos="7000"/>
      </w:tabs>
      <w:spacing w:line="240" w:lineRule="atLeast"/>
      <w:ind w:left="20" w:right="18"/>
      <w:jc w:val="center"/>
      <w:rPr>
        <w:b/>
        <w:sz w:val="20"/>
      </w:rPr>
    </w:pPr>
    <w:r>
      <w:rPr>
        <w:b/>
        <w:sz w:val="20"/>
      </w:rPr>
      <w:t>DUAL-USE LIST - CATEGORY 7 – NAVIGATION AND AVIONICS</w:t>
    </w:r>
  </w:p>
  <w:p w14:paraId="170DB034" w14:textId="77777777" w:rsidR="00486E80" w:rsidRDefault="00486E80">
    <w:pPr>
      <w:tabs>
        <w:tab w:val="left" w:pos="4720"/>
        <w:tab w:val="left" w:pos="7000"/>
      </w:tabs>
      <w:spacing w:line="240" w:lineRule="atLeast"/>
      <w:ind w:left="20" w:right="18"/>
      <w:rPr>
        <w:u w:val="single"/>
      </w:rPr>
    </w:pPr>
    <w:r>
      <w:rPr>
        <w:u w:val="single"/>
      </w:rPr>
      <w:t>____________________________________________________________________</w:t>
    </w:r>
  </w:p>
  <w:p w14:paraId="032D87B2" w14:textId="77777777" w:rsidR="00486E80" w:rsidRDefault="00486E80">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69BA" w14:textId="77777777" w:rsidR="00486E80" w:rsidRDefault="00486E80">
    <w:pPr>
      <w:tabs>
        <w:tab w:val="right" w:pos="8980"/>
      </w:tabs>
      <w:spacing w:line="240" w:lineRule="atLeast"/>
      <w:ind w:left="20" w:right="18"/>
      <w:rPr>
        <w:u w:val="single"/>
      </w:rPr>
    </w:pPr>
    <w:r>
      <w:rPr>
        <w:u w:val="single"/>
      </w:rPr>
      <w:t>____________________________________________________________________</w:t>
    </w:r>
  </w:p>
  <w:p w14:paraId="1E85CEF8" w14:textId="77777777" w:rsidR="00486E80" w:rsidRDefault="00486E80">
    <w:pPr>
      <w:tabs>
        <w:tab w:val="right" w:pos="8980"/>
      </w:tabs>
      <w:spacing w:line="240" w:lineRule="atLeast"/>
      <w:ind w:left="20" w:right="18"/>
      <w:rPr>
        <w:u w:val="single"/>
      </w:rPr>
    </w:pPr>
  </w:p>
  <w:p w14:paraId="0E61B27D" w14:textId="77777777" w:rsidR="00486E80" w:rsidRDefault="00486E80">
    <w:pPr>
      <w:tabs>
        <w:tab w:val="left" w:pos="4720"/>
        <w:tab w:val="left" w:pos="7000"/>
      </w:tabs>
      <w:spacing w:line="240" w:lineRule="atLeast"/>
      <w:ind w:left="20" w:right="18"/>
      <w:jc w:val="center"/>
      <w:rPr>
        <w:b/>
        <w:sz w:val="20"/>
      </w:rPr>
    </w:pPr>
    <w:r>
      <w:rPr>
        <w:b/>
        <w:sz w:val="20"/>
      </w:rPr>
      <w:t>DUAL-USE LIST - CATEGORY 7 – NAVIGATION AND AVIONICS</w:t>
    </w:r>
  </w:p>
  <w:p w14:paraId="55090B96" w14:textId="77777777" w:rsidR="00486E80" w:rsidRDefault="00486E80">
    <w:pPr>
      <w:tabs>
        <w:tab w:val="left" w:pos="4720"/>
        <w:tab w:val="left" w:pos="7000"/>
      </w:tabs>
      <w:spacing w:line="240" w:lineRule="atLeast"/>
      <w:ind w:left="20" w:right="18"/>
      <w:rPr>
        <w:u w:val="single"/>
      </w:rPr>
    </w:pPr>
    <w:r>
      <w:rPr>
        <w:u w:val="single"/>
      </w:rPr>
      <w:t>____________________________________________________________________</w:t>
    </w:r>
  </w:p>
  <w:p w14:paraId="570E5517" w14:textId="77777777" w:rsidR="00486E80" w:rsidRDefault="00486E80">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73AE5"/>
    <w:multiLevelType w:val="hybridMultilevel"/>
    <w:tmpl w:val="7DE09352"/>
    <w:lvl w:ilvl="0" w:tplc="44F6EA4A">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051D04"/>
    <w:multiLevelType w:val="hybridMultilevel"/>
    <w:tmpl w:val="B71AF056"/>
    <w:lvl w:ilvl="0" w:tplc="0809000F">
      <w:start w:val="1"/>
      <w:numFmt w:val="decimal"/>
      <w:lvlText w:val="%1."/>
      <w:lvlJc w:val="lef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 w15:restartNumberingAfterBreak="0">
    <w:nsid w:val="49A34170"/>
    <w:multiLevelType w:val="hybridMultilevel"/>
    <w:tmpl w:val="3E5C98DE"/>
    <w:lvl w:ilvl="0" w:tplc="C5E22914">
      <w:start w:val="1"/>
      <w:numFmt w:val="decimal"/>
      <w:lvlText w:val="%1."/>
      <w:lvlJc w:val="left"/>
      <w:pPr>
        <w:ind w:left="1498" w:hanging="360"/>
      </w:pPr>
      <w:rPr>
        <w:rFonts w:hint="default"/>
      </w:rPr>
    </w:lvl>
    <w:lvl w:ilvl="1" w:tplc="08090019" w:tentative="1">
      <w:start w:val="1"/>
      <w:numFmt w:val="lowerLetter"/>
      <w:lvlText w:val="%2."/>
      <w:lvlJc w:val="left"/>
      <w:pPr>
        <w:ind w:left="2218" w:hanging="360"/>
      </w:pPr>
    </w:lvl>
    <w:lvl w:ilvl="2" w:tplc="0809001B" w:tentative="1">
      <w:start w:val="1"/>
      <w:numFmt w:val="lowerRoman"/>
      <w:lvlText w:val="%3."/>
      <w:lvlJc w:val="right"/>
      <w:pPr>
        <w:ind w:left="2938" w:hanging="180"/>
      </w:pPr>
    </w:lvl>
    <w:lvl w:ilvl="3" w:tplc="0809000F" w:tentative="1">
      <w:start w:val="1"/>
      <w:numFmt w:val="decimal"/>
      <w:lvlText w:val="%4."/>
      <w:lvlJc w:val="left"/>
      <w:pPr>
        <w:ind w:left="3658" w:hanging="360"/>
      </w:pPr>
    </w:lvl>
    <w:lvl w:ilvl="4" w:tplc="08090019" w:tentative="1">
      <w:start w:val="1"/>
      <w:numFmt w:val="lowerLetter"/>
      <w:lvlText w:val="%5."/>
      <w:lvlJc w:val="left"/>
      <w:pPr>
        <w:ind w:left="4378" w:hanging="360"/>
      </w:pPr>
    </w:lvl>
    <w:lvl w:ilvl="5" w:tplc="0809001B" w:tentative="1">
      <w:start w:val="1"/>
      <w:numFmt w:val="lowerRoman"/>
      <w:lvlText w:val="%6."/>
      <w:lvlJc w:val="right"/>
      <w:pPr>
        <w:ind w:left="5098" w:hanging="180"/>
      </w:pPr>
    </w:lvl>
    <w:lvl w:ilvl="6" w:tplc="0809000F" w:tentative="1">
      <w:start w:val="1"/>
      <w:numFmt w:val="decimal"/>
      <w:lvlText w:val="%7."/>
      <w:lvlJc w:val="left"/>
      <w:pPr>
        <w:ind w:left="5818" w:hanging="360"/>
      </w:pPr>
    </w:lvl>
    <w:lvl w:ilvl="7" w:tplc="08090019" w:tentative="1">
      <w:start w:val="1"/>
      <w:numFmt w:val="lowerLetter"/>
      <w:lvlText w:val="%8."/>
      <w:lvlJc w:val="left"/>
      <w:pPr>
        <w:ind w:left="6538" w:hanging="360"/>
      </w:pPr>
    </w:lvl>
    <w:lvl w:ilvl="8" w:tplc="0809001B" w:tentative="1">
      <w:start w:val="1"/>
      <w:numFmt w:val="lowerRoman"/>
      <w:lvlText w:val="%9."/>
      <w:lvlJc w:val="right"/>
      <w:pPr>
        <w:ind w:left="7258" w:hanging="180"/>
      </w:pPr>
    </w:lvl>
  </w:abstractNum>
  <w:abstractNum w:abstractNumId="3" w15:restartNumberingAfterBreak="0">
    <w:nsid w:val="6C0B27AE"/>
    <w:multiLevelType w:val="hybridMultilevel"/>
    <w:tmpl w:val="A260AEB0"/>
    <w:lvl w:ilvl="0" w:tplc="FFFFFFFF">
      <w:start w:val="2"/>
      <w:numFmt w:val="lowerLetter"/>
      <w:lvlText w:val="%1."/>
      <w:lvlJc w:val="left"/>
      <w:pPr>
        <w:tabs>
          <w:tab w:val="num" w:pos="1545"/>
        </w:tabs>
        <w:ind w:left="1545" w:hanging="360"/>
      </w:pPr>
      <w:rPr>
        <w:rFonts w:hint="default"/>
      </w:rPr>
    </w:lvl>
    <w:lvl w:ilvl="1" w:tplc="FFFFFFFF" w:tentative="1">
      <w:start w:val="1"/>
      <w:numFmt w:val="lowerLetter"/>
      <w:lvlText w:val="%2."/>
      <w:lvlJc w:val="left"/>
      <w:pPr>
        <w:tabs>
          <w:tab w:val="num" w:pos="2265"/>
        </w:tabs>
        <w:ind w:left="2265" w:hanging="360"/>
      </w:pPr>
    </w:lvl>
    <w:lvl w:ilvl="2" w:tplc="FFFFFFFF" w:tentative="1">
      <w:start w:val="1"/>
      <w:numFmt w:val="lowerRoman"/>
      <w:lvlText w:val="%3."/>
      <w:lvlJc w:val="right"/>
      <w:pPr>
        <w:tabs>
          <w:tab w:val="num" w:pos="2985"/>
        </w:tabs>
        <w:ind w:left="2985" w:hanging="180"/>
      </w:pPr>
    </w:lvl>
    <w:lvl w:ilvl="3" w:tplc="FFFFFFFF" w:tentative="1">
      <w:start w:val="1"/>
      <w:numFmt w:val="decimal"/>
      <w:lvlText w:val="%4."/>
      <w:lvlJc w:val="left"/>
      <w:pPr>
        <w:tabs>
          <w:tab w:val="num" w:pos="3705"/>
        </w:tabs>
        <w:ind w:left="3705" w:hanging="360"/>
      </w:pPr>
    </w:lvl>
    <w:lvl w:ilvl="4" w:tplc="FFFFFFFF" w:tentative="1">
      <w:start w:val="1"/>
      <w:numFmt w:val="lowerLetter"/>
      <w:lvlText w:val="%5."/>
      <w:lvlJc w:val="left"/>
      <w:pPr>
        <w:tabs>
          <w:tab w:val="num" w:pos="4425"/>
        </w:tabs>
        <w:ind w:left="4425" w:hanging="360"/>
      </w:pPr>
    </w:lvl>
    <w:lvl w:ilvl="5" w:tplc="FFFFFFFF" w:tentative="1">
      <w:start w:val="1"/>
      <w:numFmt w:val="lowerRoman"/>
      <w:lvlText w:val="%6."/>
      <w:lvlJc w:val="right"/>
      <w:pPr>
        <w:tabs>
          <w:tab w:val="num" w:pos="5145"/>
        </w:tabs>
        <w:ind w:left="5145" w:hanging="180"/>
      </w:pPr>
    </w:lvl>
    <w:lvl w:ilvl="6" w:tplc="FFFFFFFF" w:tentative="1">
      <w:start w:val="1"/>
      <w:numFmt w:val="decimal"/>
      <w:lvlText w:val="%7."/>
      <w:lvlJc w:val="left"/>
      <w:pPr>
        <w:tabs>
          <w:tab w:val="num" w:pos="5865"/>
        </w:tabs>
        <w:ind w:left="5865" w:hanging="360"/>
      </w:pPr>
    </w:lvl>
    <w:lvl w:ilvl="7" w:tplc="FFFFFFFF" w:tentative="1">
      <w:start w:val="1"/>
      <w:numFmt w:val="lowerLetter"/>
      <w:lvlText w:val="%8."/>
      <w:lvlJc w:val="left"/>
      <w:pPr>
        <w:tabs>
          <w:tab w:val="num" w:pos="6585"/>
        </w:tabs>
        <w:ind w:left="6585" w:hanging="360"/>
      </w:pPr>
    </w:lvl>
    <w:lvl w:ilvl="8" w:tplc="FFFFFFFF" w:tentative="1">
      <w:start w:val="1"/>
      <w:numFmt w:val="lowerRoman"/>
      <w:lvlText w:val="%9."/>
      <w:lvlJc w:val="right"/>
      <w:pPr>
        <w:tabs>
          <w:tab w:val="num" w:pos="7305"/>
        </w:tabs>
        <w:ind w:left="7305" w:hanging="180"/>
      </w:pPr>
    </w:lvl>
  </w:abstractNum>
  <w:abstractNum w:abstractNumId="4" w15:restartNumberingAfterBreak="0">
    <w:nsid w:val="724D4010"/>
    <w:multiLevelType w:val="hybridMultilevel"/>
    <w:tmpl w:val="EEF84AA6"/>
    <w:lvl w:ilvl="0" w:tplc="6BB0ABEC">
      <w:start w:val="1"/>
      <w:numFmt w:val="lowerLetter"/>
      <w:lvlText w:val="%1."/>
      <w:lvlJc w:val="left"/>
      <w:pPr>
        <w:ind w:left="1832" w:hanging="360"/>
      </w:pPr>
      <w:rPr>
        <w:rFonts w:hint="default"/>
        <w:i/>
      </w:rPr>
    </w:lvl>
    <w:lvl w:ilvl="1" w:tplc="08090019" w:tentative="1">
      <w:start w:val="1"/>
      <w:numFmt w:val="lowerLetter"/>
      <w:lvlText w:val="%2."/>
      <w:lvlJc w:val="left"/>
      <w:pPr>
        <w:ind w:left="2552" w:hanging="360"/>
      </w:pPr>
    </w:lvl>
    <w:lvl w:ilvl="2" w:tplc="0809001B" w:tentative="1">
      <w:start w:val="1"/>
      <w:numFmt w:val="lowerRoman"/>
      <w:lvlText w:val="%3."/>
      <w:lvlJc w:val="right"/>
      <w:pPr>
        <w:ind w:left="3272" w:hanging="180"/>
      </w:pPr>
    </w:lvl>
    <w:lvl w:ilvl="3" w:tplc="0809000F" w:tentative="1">
      <w:start w:val="1"/>
      <w:numFmt w:val="decimal"/>
      <w:lvlText w:val="%4."/>
      <w:lvlJc w:val="left"/>
      <w:pPr>
        <w:ind w:left="3992" w:hanging="360"/>
      </w:pPr>
    </w:lvl>
    <w:lvl w:ilvl="4" w:tplc="08090019" w:tentative="1">
      <w:start w:val="1"/>
      <w:numFmt w:val="lowerLetter"/>
      <w:lvlText w:val="%5."/>
      <w:lvlJc w:val="left"/>
      <w:pPr>
        <w:ind w:left="4712" w:hanging="360"/>
      </w:pPr>
    </w:lvl>
    <w:lvl w:ilvl="5" w:tplc="0809001B" w:tentative="1">
      <w:start w:val="1"/>
      <w:numFmt w:val="lowerRoman"/>
      <w:lvlText w:val="%6."/>
      <w:lvlJc w:val="right"/>
      <w:pPr>
        <w:ind w:left="5432" w:hanging="180"/>
      </w:pPr>
    </w:lvl>
    <w:lvl w:ilvl="6" w:tplc="0809000F" w:tentative="1">
      <w:start w:val="1"/>
      <w:numFmt w:val="decimal"/>
      <w:lvlText w:val="%7."/>
      <w:lvlJc w:val="left"/>
      <w:pPr>
        <w:ind w:left="6152" w:hanging="360"/>
      </w:pPr>
    </w:lvl>
    <w:lvl w:ilvl="7" w:tplc="08090019" w:tentative="1">
      <w:start w:val="1"/>
      <w:numFmt w:val="lowerLetter"/>
      <w:lvlText w:val="%8."/>
      <w:lvlJc w:val="left"/>
      <w:pPr>
        <w:ind w:left="6872" w:hanging="360"/>
      </w:pPr>
    </w:lvl>
    <w:lvl w:ilvl="8" w:tplc="0809001B" w:tentative="1">
      <w:start w:val="1"/>
      <w:numFmt w:val="lowerRoman"/>
      <w:lvlText w:val="%9."/>
      <w:lvlJc w:val="right"/>
      <w:pPr>
        <w:ind w:left="7592" w:hanging="180"/>
      </w:pPr>
    </w:lvl>
  </w:abstractNum>
  <w:num w:numId="1" w16cid:durableId="1526286144">
    <w:abstractNumId w:val="3"/>
  </w:num>
  <w:num w:numId="2" w16cid:durableId="946931496">
    <w:abstractNumId w:val="2"/>
  </w:num>
  <w:num w:numId="3" w16cid:durableId="1258322528">
    <w:abstractNumId w:val="4"/>
  </w:num>
  <w:num w:numId="4" w16cid:durableId="74859318">
    <w:abstractNumId w:val="0"/>
  </w:num>
  <w:num w:numId="5" w16cid:durableId="541406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5FB"/>
    <w:rsid w:val="00011044"/>
    <w:rsid w:val="000122BE"/>
    <w:rsid w:val="00012E50"/>
    <w:rsid w:val="0002777D"/>
    <w:rsid w:val="00030EA5"/>
    <w:rsid w:val="00094C9F"/>
    <w:rsid w:val="0009549C"/>
    <w:rsid w:val="000B6A2A"/>
    <w:rsid w:val="000C1CE5"/>
    <w:rsid w:val="000C1FC7"/>
    <w:rsid w:val="000D3F7E"/>
    <w:rsid w:val="000D58FD"/>
    <w:rsid w:val="000F4223"/>
    <w:rsid w:val="00125F2C"/>
    <w:rsid w:val="001647B2"/>
    <w:rsid w:val="00173C43"/>
    <w:rsid w:val="0017423C"/>
    <w:rsid w:val="0019457A"/>
    <w:rsid w:val="001A3A32"/>
    <w:rsid w:val="001A5102"/>
    <w:rsid w:val="001B1071"/>
    <w:rsid w:val="001B1F51"/>
    <w:rsid w:val="001E7E0A"/>
    <w:rsid w:val="001F2146"/>
    <w:rsid w:val="00202EC5"/>
    <w:rsid w:val="0022204B"/>
    <w:rsid w:val="002244FC"/>
    <w:rsid w:val="002831AE"/>
    <w:rsid w:val="00286970"/>
    <w:rsid w:val="002934CA"/>
    <w:rsid w:val="00294E65"/>
    <w:rsid w:val="002A1B98"/>
    <w:rsid w:val="002B5E1A"/>
    <w:rsid w:val="002B7DD0"/>
    <w:rsid w:val="002C0A57"/>
    <w:rsid w:val="002C10A4"/>
    <w:rsid w:val="002D696F"/>
    <w:rsid w:val="002E159C"/>
    <w:rsid w:val="002E34AC"/>
    <w:rsid w:val="00301619"/>
    <w:rsid w:val="00307275"/>
    <w:rsid w:val="00325B23"/>
    <w:rsid w:val="00332158"/>
    <w:rsid w:val="00336B35"/>
    <w:rsid w:val="003465AE"/>
    <w:rsid w:val="00362C27"/>
    <w:rsid w:val="00363720"/>
    <w:rsid w:val="003774F1"/>
    <w:rsid w:val="00380A70"/>
    <w:rsid w:val="00383D9C"/>
    <w:rsid w:val="00395273"/>
    <w:rsid w:val="003A2D2A"/>
    <w:rsid w:val="003B4E79"/>
    <w:rsid w:val="003C185D"/>
    <w:rsid w:val="003C227B"/>
    <w:rsid w:val="003D2884"/>
    <w:rsid w:val="003E50BC"/>
    <w:rsid w:val="003E65F4"/>
    <w:rsid w:val="003F1375"/>
    <w:rsid w:val="0040068B"/>
    <w:rsid w:val="00402AE2"/>
    <w:rsid w:val="004164B2"/>
    <w:rsid w:val="00424B8D"/>
    <w:rsid w:val="00425269"/>
    <w:rsid w:val="00433C32"/>
    <w:rsid w:val="004362D6"/>
    <w:rsid w:val="00446A05"/>
    <w:rsid w:val="00454FA5"/>
    <w:rsid w:val="00486E80"/>
    <w:rsid w:val="004C18C4"/>
    <w:rsid w:val="004D3E1B"/>
    <w:rsid w:val="004D4405"/>
    <w:rsid w:val="004E533A"/>
    <w:rsid w:val="00511AED"/>
    <w:rsid w:val="005202A2"/>
    <w:rsid w:val="005353D8"/>
    <w:rsid w:val="00561920"/>
    <w:rsid w:val="00562337"/>
    <w:rsid w:val="00565898"/>
    <w:rsid w:val="00566993"/>
    <w:rsid w:val="00572AA9"/>
    <w:rsid w:val="00581A43"/>
    <w:rsid w:val="00583FF9"/>
    <w:rsid w:val="0058640F"/>
    <w:rsid w:val="005B20C6"/>
    <w:rsid w:val="005D6095"/>
    <w:rsid w:val="005E5063"/>
    <w:rsid w:val="005E6D48"/>
    <w:rsid w:val="00615B03"/>
    <w:rsid w:val="006427C1"/>
    <w:rsid w:val="006574BE"/>
    <w:rsid w:val="0067246A"/>
    <w:rsid w:val="0067598F"/>
    <w:rsid w:val="006851DE"/>
    <w:rsid w:val="00693679"/>
    <w:rsid w:val="006957F9"/>
    <w:rsid w:val="006B07BD"/>
    <w:rsid w:val="006B6C05"/>
    <w:rsid w:val="006B72DB"/>
    <w:rsid w:val="006C1115"/>
    <w:rsid w:val="006E0081"/>
    <w:rsid w:val="0070044F"/>
    <w:rsid w:val="00707A96"/>
    <w:rsid w:val="00710766"/>
    <w:rsid w:val="00747517"/>
    <w:rsid w:val="007662F2"/>
    <w:rsid w:val="00776DE5"/>
    <w:rsid w:val="007B1297"/>
    <w:rsid w:val="007B6987"/>
    <w:rsid w:val="007C6EA5"/>
    <w:rsid w:val="007D0A7C"/>
    <w:rsid w:val="007D6640"/>
    <w:rsid w:val="007F69E6"/>
    <w:rsid w:val="007F7724"/>
    <w:rsid w:val="00806496"/>
    <w:rsid w:val="00821BEB"/>
    <w:rsid w:val="00834CF5"/>
    <w:rsid w:val="00834EAE"/>
    <w:rsid w:val="0084719F"/>
    <w:rsid w:val="00847D75"/>
    <w:rsid w:val="00853C32"/>
    <w:rsid w:val="00871308"/>
    <w:rsid w:val="00874C58"/>
    <w:rsid w:val="00877B6F"/>
    <w:rsid w:val="008B0948"/>
    <w:rsid w:val="008C763B"/>
    <w:rsid w:val="008D5919"/>
    <w:rsid w:val="008D7122"/>
    <w:rsid w:val="008E25FB"/>
    <w:rsid w:val="008E2F41"/>
    <w:rsid w:val="008E352C"/>
    <w:rsid w:val="008F1D27"/>
    <w:rsid w:val="00901189"/>
    <w:rsid w:val="00902503"/>
    <w:rsid w:val="009057DC"/>
    <w:rsid w:val="00911BBE"/>
    <w:rsid w:val="009306CB"/>
    <w:rsid w:val="00933B02"/>
    <w:rsid w:val="009450FC"/>
    <w:rsid w:val="00961473"/>
    <w:rsid w:val="0096685F"/>
    <w:rsid w:val="009806A4"/>
    <w:rsid w:val="009A1081"/>
    <w:rsid w:val="009B096D"/>
    <w:rsid w:val="009B1DBB"/>
    <w:rsid w:val="009E3BD0"/>
    <w:rsid w:val="00A0268F"/>
    <w:rsid w:val="00A06937"/>
    <w:rsid w:val="00A31C01"/>
    <w:rsid w:val="00A654FA"/>
    <w:rsid w:val="00A65E8D"/>
    <w:rsid w:val="00A72D06"/>
    <w:rsid w:val="00A80B83"/>
    <w:rsid w:val="00A8365B"/>
    <w:rsid w:val="00A96913"/>
    <w:rsid w:val="00AA131C"/>
    <w:rsid w:val="00AA4F26"/>
    <w:rsid w:val="00AA5AD3"/>
    <w:rsid w:val="00AC7B4C"/>
    <w:rsid w:val="00AD7805"/>
    <w:rsid w:val="00AE1F6E"/>
    <w:rsid w:val="00AE6796"/>
    <w:rsid w:val="00AF2982"/>
    <w:rsid w:val="00AF3A5C"/>
    <w:rsid w:val="00B0110C"/>
    <w:rsid w:val="00B01CD6"/>
    <w:rsid w:val="00B04B79"/>
    <w:rsid w:val="00B139E6"/>
    <w:rsid w:val="00B26C9C"/>
    <w:rsid w:val="00B35322"/>
    <w:rsid w:val="00B51186"/>
    <w:rsid w:val="00B52749"/>
    <w:rsid w:val="00B86B77"/>
    <w:rsid w:val="00B96BD7"/>
    <w:rsid w:val="00BA57A7"/>
    <w:rsid w:val="00BB4BF4"/>
    <w:rsid w:val="00BB6FB6"/>
    <w:rsid w:val="00BD4504"/>
    <w:rsid w:val="00BE2353"/>
    <w:rsid w:val="00BE66F0"/>
    <w:rsid w:val="00BE6F17"/>
    <w:rsid w:val="00BF4772"/>
    <w:rsid w:val="00BF6686"/>
    <w:rsid w:val="00C11703"/>
    <w:rsid w:val="00C35B81"/>
    <w:rsid w:val="00C40E2A"/>
    <w:rsid w:val="00C47290"/>
    <w:rsid w:val="00C51D61"/>
    <w:rsid w:val="00C572F3"/>
    <w:rsid w:val="00C63871"/>
    <w:rsid w:val="00C6447E"/>
    <w:rsid w:val="00C6721C"/>
    <w:rsid w:val="00C837ED"/>
    <w:rsid w:val="00C842B7"/>
    <w:rsid w:val="00C85236"/>
    <w:rsid w:val="00CA313D"/>
    <w:rsid w:val="00CB6B96"/>
    <w:rsid w:val="00CD73F1"/>
    <w:rsid w:val="00CF0A00"/>
    <w:rsid w:val="00CF2616"/>
    <w:rsid w:val="00CF5B87"/>
    <w:rsid w:val="00D10854"/>
    <w:rsid w:val="00D11D55"/>
    <w:rsid w:val="00D20CFB"/>
    <w:rsid w:val="00D31931"/>
    <w:rsid w:val="00D35654"/>
    <w:rsid w:val="00D646F1"/>
    <w:rsid w:val="00D74911"/>
    <w:rsid w:val="00D935A2"/>
    <w:rsid w:val="00D9592D"/>
    <w:rsid w:val="00DD4EEA"/>
    <w:rsid w:val="00E24EA0"/>
    <w:rsid w:val="00E30206"/>
    <w:rsid w:val="00E73D8B"/>
    <w:rsid w:val="00E95768"/>
    <w:rsid w:val="00EA3F0F"/>
    <w:rsid w:val="00EA6E74"/>
    <w:rsid w:val="00EB63B8"/>
    <w:rsid w:val="00EB7A3E"/>
    <w:rsid w:val="00EC5ED2"/>
    <w:rsid w:val="00ED3410"/>
    <w:rsid w:val="00EF3B26"/>
    <w:rsid w:val="00EF4D67"/>
    <w:rsid w:val="00EF65BF"/>
    <w:rsid w:val="00F02F9C"/>
    <w:rsid w:val="00F13AC0"/>
    <w:rsid w:val="00F401A0"/>
    <w:rsid w:val="00F42250"/>
    <w:rsid w:val="00F54E45"/>
    <w:rsid w:val="00F8562D"/>
    <w:rsid w:val="00F8771A"/>
    <w:rsid w:val="00FB3560"/>
    <w:rsid w:val="00FC26F8"/>
    <w:rsid w:val="00FE37D1"/>
    <w:rsid w:val="00FF7D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9B995"/>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6">
    <w:name w:val="heading 6"/>
    <w:basedOn w:val="Normal"/>
    <w:next w:val="Normal"/>
    <w:qFormat/>
    <w:pPr>
      <w:ind w:left="720"/>
      <w:outlineLvl w:val="5"/>
    </w:pPr>
    <w:rPr>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rPr>
  </w:style>
  <w:style w:type="paragraph" w:customStyle="1" w:styleId="WhereSi">
    <w:name w:val="Where Si"/>
    <w:basedOn w:val="Note1"/>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traitvert">
    <w:name w:val="trait vert."/>
    <w:basedOn w:val="Normal"/>
    <w:pPr>
      <w:tabs>
        <w:tab w:val="bar" w:pos="980"/>
      </w:tabs>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pPr>
      <w:tabs>
        <w:tab w:val="left" w:pos="640"/>
        <w:tab w:val="left" w:pos="1040"/>
      </w:tabs>
      <w:spacing w:line="240" w:lineRule="atLeast"/>
      <w:ind w:left="1500" w:hanging="1500"/>
    </w:pPr>
    <w:rPr>
      <w:color w:val="000000"/>
      <w:sz w:val="24"/>
      <w:lang w:bidi="ar-SA"/>
    </w:rPr>
  </w:style>
  <w:style w:type="paragraph" w:customStyle="1" w:styleId="1note0">
    <w:name w:val="1. note"/>
    <w:pPr>
      <w:spacing w:line="240" w:lineRule="atLeast"/>
      <w:ind w:left="1580" w:hanging="940"/>
    </w:pPr>
    <w:rPr>
      <w:color w:val="000000"/>
      <w:sz w:val="24"/>
      <w:lang w:bidi="ar-SA"/>
    </w:rPr>
  </w:style>
  <w:style w:type="paragraph" w:customStyle="1" w:styleId="note11">
    <w:name w:val="note 1."/>
    <w:basedOn w:val="1note0"/>
    <w:pPr>
      <w:ind w:left="1120" w:hanging="1120"/>
    </w:pPr>
  </w:style>
  <w:style w:type="paragraph" w:customStyle="1" w:styleId="1anote">
    <w:name w:val="1.a. note"/>
    <w:pPr>
      <w:tabs>
        <w:tab w:val="left" w:pos="640"/>
        <w:tab w:val="left" w:pos="1020"/>
      </w:tabs>
      <w:spacing w:line="240" w:lineRule="atLeast"/>
      <w:ind w:left="1660" w:hanging="1660"/>
    </w:pPr>
    <w:rPr>
      <w:color w:val="000000"/>
      <w:sz w:val="24"/>
      <w:lang w:bidi="ar-SA"/>
    </w:r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basedOn w:val="1a10"/>
    <w:pPr>
      <w:tabs>
        <w:tab w:val="left" w:pos="1520"/>
      </w:tabs>
      <w:ind w:left="1920" w:hanging="1920"/>
    </w:pPr>
  </w:style>
  <w:style w:type="paragraph" w:customStyle="1" w:styleId="note1a1NB0">
    <w:name w:val="note 1.a.1.NB"/>
    <w:basedOn w:val="note1a1a0"/>
    <w:pPr>
      <w:ind w:left="2920" w:hanging="640"/>
    </w:pPr>
  </w:style>
  <w:style w:type="paragraph" w:customStyle="1" w:styleId="Modif">
    <w:name w:val="Modif."/>
    <w:basedOn w:val="Normal"/>
    <w:pPr>
      <w:tabs>
        <w:tab w:val="left" w:pos="1400"/>
      </w:tabs>
      <w:ind w:left="1580" w:hanging="158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C11703"/>
    <w:pPr>
      <w:ind w:left="720"/>
      <w:contextualSpacing/>
    </w:pPr>
    <w:rPr>
      <w:color w:val="auto"/>
      <w:sz w:val="20"/>
      <w:lang w:val="da-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12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