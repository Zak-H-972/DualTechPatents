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B7562" w14:textId="77777777" w:rsidR="00CA6BC6" w:rsidRPr="005F726B" w:rsidRDefault="00CA6BC6">
      <w:pPr>
        <w:pStyle w:val="1A"/>
        <w:jc w:val="both"/>
        <w:rPr>
          <w:sz w:val="22"/>
          <w:szCs w:val="22"/>
        </w:rPr>
      </w:pPr>
    </w:p>
    <w:p w14:paraId="7712FCF3" w14:textId="77777777" w:rsidR="00CA6BC6" w:rsidRPr="009A0AC7" w:rsidRDefault="00CA6BC6">
      <w:pPr>
        <w:pStyle w:val="1A"/>
        <w:jc w:val="both"/>
        <w:rPr>
          <w:sz w:val="22"/>
          <w:szCs w:val="22"/>
        </w:rPr>
      </w:pPr>
      <w:r w:rsidRPr="009A0AC7">
        <w:rPr>
          <w:sz w:val="22"/>
          <w:szCs w:val="22"/>
        </w:rPr>
        <w:t>1.</w:t>
      </w:r>
      <w:r w:rsidRPr="009A0AC7">
        <w:rPr>
          <w:sz w:val="22"/>
          <w:szCs w:val="22"/>
        </w:rPr>
        <w:tab/>
        <w:t>A.</w:t>
      </w:r>
      <w:r w:rsidRPr="009A0AC7">
        <w:rPr>
          <w:sz w:val="22"/>
          <w:szCs w:val="22"/>
        </w:rPr>
        <w:tab/>
      </w:r>
      <w:r w:rsidRPr="009A0AC7">
        <w:rPr>
          <w:sz w:val="22"/>
          <w:szCs w:val="22"/>
          <w:u w:val="single"/>
        </w:rPr>
        <w:t>SYSTEMS, EQUIPMENT AND COMPONENTS</w:t>
      </w:r>
    </w:p>
    <w:p w14:paraId="2E7EFA01" w14:textId="77777777" w:rsidR="00CA6BC6" w:rsidRPr="009A0AC7" w:rsidRDefault="00CA6BC6">
      <w:pPr>
        <w:pStyle w:val="1A"/>
        <w:jc w:val="both"/>
        <w:rPr>
          <w:sz w:val="22"/>
          <w:szCs w:val="22"/>
        </w:rPr>
      </w:pPr>
    </w:p>
    <w:p w14:paraId="5849B86D"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A.</w:t>
      </w:r>
      <w:r w:rsidRPr="009A0AC7">
        <w:rPr>
          <w:sz w:val="22"/>
          <w:szCs w:val="22"/>
        </w:rPr>
        <w:tab/>
        <w:t>1.</w:t>
      </w:r>
      <w:r w:rsidRPr="009A0AC7">
        <w:rPr>
          <w:sz w:val="22"/>
          <w:szCs w:val="22"/>
        </w:rPr>
        <w:tab/>
        <w:t>Components made from fluorinated compounds, as follows:</w:t>
      </w:r>
    </w:p>
    <w:p w14:paraId="1F35130E" w14:textId="77777777" w:rsidR="00CA6BC6" w:rsidRPr="009A0AC7" w:rsidRDefault="00CA6BC6" w:rsidP="005F726B">
      <w:pPr>
        <w:pStyle w:val="1A1a"/>
        <w:spacing w:before="120"/>
        <w:ind w:left="1582" w:right="-23"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Seals, gaskets, sealants or fuel bladders, specially designed for "aircraft" or aerospace use, made from more than 50% by weight</w:t>
      </w:r>
      <w:r w:rsidRPr="009A0AC7">
        <w:rPr>
          <w:b/>
          <w:sz w:val="22"/>
          <w:szCs w:val="22"/>
        </w:rPr>
        <w:t xml:space="preserve"> </w:t>
      </w:r>
      <w:r w:rsidRPr="009A0AC7">
        <w:rPr>
          <w:sz w:val="22"/>
          <w:szCs w:val="22"/>
        </w:rPr>
        <w:t>of any of the</w:t>
      </w:r>
      <w:r w:rsidR="001806EB" w:rsidRPr="009A0AC7">
        <w:rPr>
          <w:sz w:val="22"/>
          <w:szCs w:val="22"/>
        </w:rPr>
        <w:t xml:space="preserve"> materials specified</w:t>
      </w:r>
      <w:r w:rsidRPr="009A0AC7">
        <w:rPr>
          <w:sz w:val="22"/>
          <w:szCs w:val="22"/>
        </w:rPr>
        <w:t xml:space="preserve"> </w:t>
      </w:r>
      <w:r w:rsidR="00502AFD" w:rsidRPr="009A0AC7">
        <w:rPr>
          <w:sz w:val="22"/>
          <w:szCs w:val="22"/>
        </w:rPr>
        <w:t>in</w:t>
      </w:r>
      <w:r w:rsidRPr="009A0AC7">
        <w:rPr>
          <w:sz w:val="22"/>
          <w:szCs w:val="22"/>
        </w:rPr>
        <w:t xml:space="preserve"> 1.C.9.b. or 1.C.9.c.</w:t>
      </w:r>
    </w:p>
    <w:p w14:paraId="5228B150" w14:textId="77777777" w:rsidR="00CA6BC6" w:rsidRPr="009A0AC7" w:rsidRDefault="00CA6BC6" w:rsidP="005F726B">
      <w:pPr>
        <w:pStyle w:val="1A1a"/>
        <w:spacing w:before="120"/>
        <w:ind w:left="1582" w:right="-23" w:hanging="1582"/>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r>
      <w:r w:rsidR="00336731" w:rsidRPr="009A0AC7">
        <w:rPr>
          <w:sz w:val="22"/>
          <w:szCs w:val="22"/>
        </w:rPr>
        <w:t>Not used since 2015</w:t>
      </w:r>
    </w:p>
    <w:p w14:paraId="7E2730DC" w14:textId="77777777" w:rsidR="00CA6BC6" w:rsidRPr="009A0AC7" w:rsidRDefault="00CA6BC6" w:rsidP="005F726B">
      <w:pPr>
        <w:pStyle w:val="1A1a"/>
        <w:spacing w:before="120"/>
        <w:ind w:left="1582" w:right="-23" w:hanging="1582"/>
        <w:jc w:val="both"/>
        <w:rPr>
          <w:sz w:val="22"/>
          <w:szCs w:val="22"/>
        </w:rPr>
      </w:pPr>
      <w:r w:rsidRPr="009A0AC7">
        <w:rPr>
          <w:sz w:val="22"/>
          <w:szCs w:val="22"/>
        </w:rPr>
        <w:tab/>
      </w:r>
      <w:r w:rsidRPr="009A0AC7">
        <w:rPr>
          <w:sz w:val="22"/>
          <w:szCs w:val="22"/>
        </w:rPr>
        <w:tab/>
      </w:r>
      <w:r w:rsidRPr="009A0AC7">
        <w:rPr>
          <w:sz w:val="22"/>
          <w:szCs w:val="22"/>
        </w:rPr>
        <w:tab/>
        <w:t>c.</w:t>
      </w:r>
      <w:r w:rsidRPr="009A0AC7">
        <w:rPr>
          <w:sz w:val="22"/>
          <w:szCs w:val="22"/>
        </w:rPr>
        <w:tab/>
      </w:r>
      <w:r w:rsidR="00336731" w:rsidRPr="009A0AC7">
        <w:rPr>
          <w:sz w:val="22"/>
          <w:szCs w:val="22"/>
        </w:rPr>
        <w:t>Not used since 2015</w:t>
      </w:r>
    </w:p>
    <w:p w14:paraId="408A7037" w14:textId="77777777" w:rsidR="00CA6BC6" w:rsidRPr="009A0AC7" w:rsidRDefault="00CA6BC6">
      <w:pPr>
        <w:pStyle w:val="1A1"/>
        <w:ind w:right="-22"/>
        <w:jc w:val="both"/>
        <w:rPr>
          <w:sz w:val="22"/>
          <w:szCs w:val="22"/>
        </w:rPr>
      </w:pPr>
    </w:p>
    <w:p w14:paraId="19FFD768" w14:textId="77777777" w:rsidR="00BA3834" w:rsidRPr="009A0AC7" w:rsidRDefault="00CA6BC6" w:rsidP="00BA3834">
      <w:pPr>
        <w:pStyle w:val="1A1"/>
        <w:ind w:right="-22"/>
        <w:jc w:val="both"/>
        <w:rPr>
          <w:sz w:val="22"/>
          <w:szCs w:val="22"/>
        </w:rPr>
      </w:pPr>
      <w:r w:rsidRPr="009A0AC7">
        <w:rPr>
          <w:sz w:val="22"/>
          <w:szCs w:val="22"/>
        </w:rPr>
        <w:t>1.</w:t>
      </w:r>
      <w:r w:rsidRPr="009A0AC7">
        <w:rPr>
          <w:sz w:val="22"/>
          <w:szCs w:val="22"/>
        </w:rPr>
        <w:tab/>
        <w:t>A.</w:t>
      </w:r>
      <w:r w:rsidRPr="009A0AC7">
        <w:rPr>
          <w:sz w:val="22"/>
          <w:szCs w:val="22"/>
        </w:rPr>
        <w:tab/>
        <w:t>2.</w:t>
      </w:r>
      <w:r w:rsidRPr="009A0AC7">
        <w:rPr>
          <w:sz w:val="22"/>
          <w:szCs w:val="22"/>
        </w:rPr>
        <w:tab/>
      </w:r>
      <w:r w:rsidR="00BA3834" w:rsidRPr="009A0AC7">
        <w:rPr>
          <w:sz w:val="22"/>
          <w:szCs w:val="22"/>
        </w:rPr>
        <w:t>"Composite" structures or laminates, as follows:</w:t>
      </w:r>
    </w:p>
    <w:p w14:paraId="06F77A11" w14:textId="77777777" w:rsidR="00BA3834" w:rsidRPr="009A0AC7" w:rsidRDefault="00BA3834" w:rsidP="00BA3834">
      <w:pPr>
        <w:pStyle w:val="1A1a"/>
        <w:ind w:left="1582" w:right="-23"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Made from any of the following:</w:t>
      </w:r>
    </w:p>
    <w:p w14:paraId="5F128403" w14:textId="77777777" w:rsidR="00BA3834" w:rsidRPr="009A0AC7" w:rsidRDefault="00BA3834" w:rsidP="00BA3834">
      <w:pPr>
        <w:pStyle w:val="1A1a1"/>
        <w:ind w:left="1980" w:right="-22" w:hanging="1960"/>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An organic "matrix" and "fibrous or filamentary materials" specified </w:t>
      </w:r>
      <w:r w:rsidR="00502AFD" w:rsidRPr="009A0AC7">
        <w:rPr>
          <w:sz w:val="22"/>
          <w:szCs w:val="22"/>
        </w:rPr>
        <w:t>in</w:t>
      </w:r>
      <w:r w:rsidRPr="009A0AC7">
        <w:rPr>
          <w:sz w:val="22"/>
          <w:szCs w:val="22"/>
        </w:rPr>
        <w:t xml:space="preserve"> 1.C.10.c. or 1.C.10.d.; </w:t>
      </w:r>
      <w:r w:rsidRPr="009A0AC7">
        <w:rPr>
          <w:sz w:val="22"/>
          <w:szCs w:val="22"/>
          <w:u w:val="single"/>
        </w:rPr>
        <w:t>or</w:t>
      </w:r>
    </w:p>
    <w:p w14:paraId="645F5CE0" w14:textId="77777777" w:rsidR="00BA3834" w:rsidRPr="009A0AC7" w:rsidRDefault="00BA3834" w:rsidP="00BA3834">
      <w:pPr>
        <w:pStyle w:val="1A1a1"/>
        <w:ind w:left="1980" w:right="-22" w:hanging="1960"/>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 xml:space="preserve">Prepregs or preforms specified </w:t>
      </w:r>
      <w:r w:rsidR="00502AFD" w:rsidRPr="009A0AC7">
        <w:rPr>
          <w:sz w:val="22"/>
          <w:szCs w:val="22"/>
        </w:rPr>
        <w:t>in</w:t>
      </w:r>
      <w:r w:rsidRPr="009A0AC7">
        <w:rPr>
          <w:sz w:val="22"/>
          <w:szCs w:val="22"/>
        </w:rPr>
        <w:t xml:space="preserve"> 1.C.10.e.;</w:t>
      </w:r>
    </w:p>
    <w:p w14:paraId="397AEBE5" w14:textId="77777777" w:rsidR="00BA3834" w:rsidRPr="009A0AC7" w:rsidRDefault="00BA3834" w:rsidP="00BA3834">
      <w:pPr>
        <w:pStyle w:val="1A1a"/>
        <w:spacing w:before="120"/>
        <w:ind w:left="1582" w:right="-23" w:hanging="1582"/>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Made from a metal or carbon "matrix", and any of the following:</w:t>
      </w:r>
    </w:p>
    <w:p w14:paraId="3BB886F5" w14:textId="77777777" w:rsidR="002F4C82" w:rsidRPr="009A0AC7" w:rsidRDefault="00CA6BC6" w:rsidP="002F4C82">
      <w:pPr>
        <w:pStyle w:val="1A1a1"/>
        <w:ind w:left="1980" w:right="-22" w:hanging="1960"/>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Carbon "fibrous or filamentary materials" having all of the following:</w:t>
      </w:r>
      <w:r w:rsidR="002F4C82" w:rsidRPr="009A0AC7">
        <w:rPr>
          <w:sz w:val="22"/>
          <w:szCs w:val="22"/>
        </w:rPr>
        <w:t xml:space="preserve"> </w:t>
      </w:r>
    </w:p>
    <w:p w14:paraId="311E4BE2"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A "specific modulus" exceeding 10.15 x 10</w:t>
      </w:r>
      <w:r w:rsidR="000A1D37" w:rsidRPr="009A0AC7">
        <w:rPr>
          <w:sz w:val="22"/>
          <w:szCs w:val="22"/>
          <w:vertAlign w:val="superscript"/>
        </w:rPr>
        <w:t>6</w:t>
      </w:r>
      <w:r w:rsidRPr="009A0AC7">
        <w:rPr>
          <w:sz w:val="22"/>
          <w:szCs w:val="22"/>
        </w:rPr>
        <w:t xml:space="preserve"> m; </w:t>
      </w:r>
      <w:r w:rsidRPr="009A0AC7">
        <w:rPr>
          <w:sz w:val="22"/>
          <w:szCs w:val="22"/>
          <w:u w:val="single"/>
        </w:rPr>
        <w:t>and</w:t>
      </w:r>
    </w:p>
    <w:p w14:paraId="7251DFA3"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A "specific tensile strength" exceeding 17.7 x 10</w:t>
      </w:r>
      <w:r w:rsidR="000A1D37" w:rsidRPr="009A0AC7">
        <w:rPr>
          <w:sz w:val="22"/>
          <w:szCs w:val="22"/>
          <w:vertAlign w:val="superscript"/>
        </w:rPr>
        <w:t>4</w:t>
      </w:r>
      <w:r w:rsidRPr="009A0AC7">
        <w:rPr>
          <w:sz w:val="22"/>
          <w:szCs w:val="22"/>
        </w:rPr>
        <w:t xml:space="preserve"> m; </w:t>
      </w:r>
      <w:r w:rsidRPr="009A0AC7">
        <w:rPr>
          <w:sz w:val="22"/>
          <w:szCs w:val="22"/>
          <w:u w:val="single"/>
        </w:rPr>
        <w:t>or</w:t>
      </w:r>
    </w:p>
    <w:p w14:paraId="49FD5571"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 xml:space="preserve">Materials specified </w:t>
      </w:r>
      <w:r w:rsidR="00502AFD" w:rsidRPr="009A0AC7">
        <w:rPr>
          <w:sz w:val="22"/>
          <w:szCs w:val="22"/>
        </w:rPr>
        <w:t>in</w:t>
      </w:r>
      <w:r w:rsidRPr="009A0AC7">
        <w:rPr>
          <w:sz w:val="22"/>
          <w:szCs w:val="22"/>
        </w:rPr>
        <w:t xml:space="preserve"> 1.C.10.c.</w:t>
      </w:r>
    </w:p>
    <w:p w14:paraId="16C3B92E" w14:textId="77777777" w:rsidR="00CA6BC6" w:rsidRPr="009A0AC7" w:rsidRDefault="00CA6BC6">
      <w:pPr>
        <w:pStyle w:val="1A1anote1"/>
        <w:ind w:hanging="760"/>
        <w:jc w:val="both"/>
        <w:rPr>
          <w:i/>
          <w:sz w:val="22"/>
          <w:szCs w:val="22"/>
          <w:u w:val="single"/>
        </w:rPr>
      </w:pPr>
    </w:p>
    <w:p w14:paraId="6DA3C71D" w14:textId="77777777" w:rsidR="00CA6BC6" w:rsidRPr="009A0AC7" w:rsidRDefault="00CA6BC6">
      <w:pPr>
        <w:pStyle w:val="1A1note1"/>
        <w:spacing w:line="230" w:lineRule="auto"/>
        <w:ind w:right="-29"/>
        <w:jc w:val="both"/>
        <w:rPr>
          <w:i/>
          <w:sz w:val="22"/>
          <w:szCs w:val="22"/>
        </w:rPr>
      </w:pPr>
      <w:r w:rsidRPr="009A0AC7">
        <w:rPr>
          <w:i/>
          <w:sz w:val="22"/>
          <w:szCs w:val="22"/>
          <w:u w:val="single"/>
        </w:rPr>
        <w:t>Note 1</w:t>
      </w:r>
      <w:r w:rsidRPr="009A0AC7">
        <w:rPr>
          <w:i/>
          <w:sz w:val="22"/>
          <w:szCs w:val="22"/>
        </w:rPr>
        <w:tab/>
        <w:t xml:space="preserve">1.A.2. does not apply to </w:t>
      </w:r>
      <w:r w:rsidR="001806EB" w:rsidRPr="009A0AC7">
        <w:rPr>
          <w:i/>
          <w:sz w:val="22"/>
          <w:szCs w:val="22"/>
        </w:rPr>
        <w:t>"</w:t>
      </w:r>
      <w:r w:rsidRPr="009A0AC7">
        <w:rPr>
          <w:i/>
          <w:sz w:val="22"/>
          <w:szCs w:val="22"/>
        </w:rPr>
        <w:t>composite</w:t>
      </w:r>
      <w:r w:rsidR="001806EB" w:rsidRPr="009A0AC7">
        <w:rPr>
          <w:i/>
          <w:sz w:val="22"/>
          <w:szCs w:val="22"/>
        </w:rPr>
        <w:t>"</w:t>
      </w:r>
      <w:r w:rsidRPr="009A0AC7">
        <w:rPr>
          <w:i/>
          <w:sz w:val="22"/>
          <w:szCs w:val="22"/>
        </w:rPr>
        <w:t xml:space="preserve"> structures or laminates, made from epoxy resin impregnated carbon "fibrous or filamentary materials", for the repair of "civil aircraft" structures or laminates, having all of the following:</w:t>
      </w:r>
    </w:p>
    <w:p w14:paraId="3F1AA696" w14:textId="77777777" w:rsidR="00CA6BC6" w:rsidRPr="009A0AC7" w:rsidRDefault="00CA6BC6">
      <w:pPr>
        <w:pStyle w:val="1A1anote1"/>
        <w:ind w:left="2366" w:hanging="434"/>
        <w:jc w:val="both"/>
        <w:rPr>
          <w:i/>
          <w:sz w:val="22"/>
          <w:szCs w:val="22"/>
        </w:rPr>
      </w:pPr>
      <w:r w:rsidRPr="009A0AC7">
        <w:rPr>
          <w:i/>
          <w:sz w:val="22"/>
          <w:szCs w:val="22"/>
        </w:rPr>
        <w:t>a.</w:t>
      </w:r>
      <w:r w:rsidRPr="009A0AC7">
        <w:rPr>
          <w:i/>
          <w:sz w:val="22"/>
          <w:szCs w:val="22"/>
        </w:rPr>
        <w:tab/>
        <w:t>An area not exceeding 1 m</w:t>
      </w:r>
      <w:r w:rsidRPr="009A0AC7">
        <w:rPr>
          <w:i/>
          <w:sz w:val="22"/>
          <w:szCs w:val="22"/>
          <w:vertAlign w:val="superscript"/>
        </w:rPr>
        <w:t>2</w:t>
      </w:r>
      <w:r w:rsidRPr="009A0AC7">
        <w:rPr>
          <w:i/>
          <w:sz w:val="22"/>
          <w:szCs w:val="22"/>
        </w:rPr>
        <w:t>;</w:t>
      </w:r>
    </w:p>
    <w:p w14:paraId="7C75967D" w14:textId="77777777" w:rsidR="00CA6BC6" w:rsidRPr="009A0AC7" w:rsidRDefault="00CA6BC6">
      <w:pPr>
        <w:pStyle w:val="1A1anote1"/>
        <w:ind w:left="2366" w:hanging="434"/>
        <w:jc w:val="both"/>
        <w:rPr>
          <w:i/>
          <w:sz w:val="22"/>
          <w:szCs w:val="22"/>
        </w:rPr>
      </w:pPr>
      <w:r w:rsidRPr="009A0AC7">
        <w:rPr>
          <w:i/>
          <w:sz w:val="22"/>
          <w:szCs w:val="22"/>
        </w:rPr>
        <w:t>b.</w:t>
      </w:r>
      <w:r w:rsidRPr="009A0AC7">
        <w:rPr>
          <w:i/>
          <w:sz w:val="22"/>
          <w:szCs w:val="22"/>
        </w:rPr>
        <w:tab/>
        <w:t xml:space="preserve">A length not exceeding 2.5 m; </w:t>
      </w:r>
      <w:r w:rsidRPr="009A0AC7">
        <w:rPr>
          <w:i/>
          <w:sz w:val="22"/>
          <w:szCs w:val="22"/>
          <w:u w:val="single"/>
        </w:rPr>
        <w:t>and</w:t>
      </w:r>
    </w:p>
    <w:p w14:paraId="461B3CFC" w14:textId="77777777" w:rsidR="00CA6BC6" w:rsidRPr="009A0AC7" w:rsidRDefault="00CA6BC6">
      <w:pPr>
        <w:pStyle w:val="1A1anote1"/>
        <w:ind w:left="2366" w:hanging="434"/>
        <w:jc w:val="both"/>
        <w:rPr>
          <w:i/>
          <w:sz w:val="22"/>
          <w:szCs w:val="22"/>
          <w:u w:val="single"/>
        </w:rPr>
      </w:pPr>
      <w:r w:rsidRPr="009A0AC7">
        <w:rPr>
          <w:i/>
          <w:sz w:val="22"/>
          <w:szCs w:val="22"/>
        </w:rPr>
        <w:t>c.</w:t>
      </w:r>
      <w:r w:rsidRPr="009A0AC7">
        <w:rPr>
          <w:i/>
          <w:sz w:val="22"/>
          <w:szCs w:val="22"/>
        </w:rPr>
        <w:tab/>
        <w:t>A width exceeding 15 mm.</w:t>
      </w:r>
    </w:p>
    <w:p w14:paraId="1DFF67E4" w14:textId="77777777" w:rsidR="00CA6BC6" w:rsidRPr="009A0AC7" w:rsidRDefault="00CA6BC6">
      <w:pPr>
        <w:pStyle w:val="1A1anote1"/>
        <w:ind w:hanging="760"/>
        <w:jc w:val="both"/>
        <w:rPr>
          <w:i/>
          <w:sz w:val="22"/>
          <w:szCs w:val="22"/>
          <w:u w:val="single"/>
        </w:rPr>
      </w:pPr>
    </w:p>
    <w:p w14:paraId="6A414F39" w14:textId="77777777" w:rsidR="00CA6BC6" w:rsidRPr="009A0AC7" w:rsidRDefault="00CA6BC6">
      <w:pPr>
        <w:pStyle w:val="1A1anote1"/>
        <w:ind w:left="1980" w:hanging="810"/>
        <w:jc w:val="both"/>
        <w:rPr>
          <w:i/>
          <w:sz w:val="22"/>
          <w:szCs w:val="22"/>
        </w:rPr>
      </w:pPr>
      <w:r w:rsidRPr="009A0AC7">
        <w:rPr>
          <w:i/>
          <w:sz w:val="22"/>
          <w:szCs w:val="22"/>
          <w:u w:val="single"/>
        </w:rPr>
        <w:t>Note 2</w:t>
      </w:r>
      <w:r w:rsidRPr="009A0AC7">
        <w:rPr>
          <w:i/>
          <w:sz w:val="22"/>
          <w:szCs w:val="22"/>
        </w:rPr>
        <w:tab/>
        <w:t>1.A.2. does not apply to semi-finished items specially designed for purely civilian applications as follows:</w:t>
      </w:r>
    </w:p>
    <w:p w14:paraId="66891CCA" w14:textId="77777777" w:rsidR="00CA6BC6" w:rsidRPr="009A0AC7" w:rsidRDefault="00CA6BC6">
      <w:pPr>
        <w:pStyle w:val="1A1anote1"/>
        <w:tabs>
          <w:tab w:val="left" w:pos="2380"/>
        </w:tabs>
        <w:ind w:left="1980" w:hanging="810"/>
        <w:jc w:val="both"/>
        <w:rPr>
          <w:i/>
          <w:sz w:val="22"/>
          <w:szCs w:val="22"/>
        </w:rPr>
      </w:pPr>
      <w:r w:rsidRPr="009A0AC7">
        <w:rPr>
          <w:i/>
          <w:sz w:val="22"/>
          <w:szCs w:val="22"/>
        </w:rPr>
        <w:tab/>
        <w:t>a.</w:t>
      </w:r>
      <w:r w:rsidRPr="009A0AC7">
        <w:rPr>
          <w:i/>
          <w:sz w:val="22"/>
          <w:szCs w:val="22"/>
        </w:rPr>
        <w:tab/>
        <w:t>Sporting goods;</w:t>
      </w:r>
    </w:p>
    <w:p w14:paraId="35225E7B" w14:textId="77777777" w:rsidR="00CA6BC6" w:rsidRPr="009A0AC7" w:rsidRDefault="00CA6BC6">
      <w:pPr>
        <w:pStyle w:val="1A1anote1"/>
        <w:tabs>
          <w:tab w:val="left" w:pos="2380"/>
        </w:tabs>
        <w:ind w:left="1980" w:hanging="810"/>
        <w:jc w:val="both"/>
        <w:rPr>
          <w:i/>
          <w:sz w:val="22"/>
          <w:szCs w:val="22"/>
        </w:rPr>
      </w:pPr>
      <w:r w:rsidRPr="009A0AC7">
        <w:rPr>
          <w:i/>
          <w:sz w:val="22"/>
          <w:szCs w:val="22"/>
        </w:rPr>
        <w:tab/>
        <w:t>b.</w:t>
      </w:r>
      <w:r w:rsidRPr="009A0AC7">
        <w:rPr>
          <w:i/>
          <w:sz w:val="22"/>
          <w:szCs w:val="22"/>
        </w:rPr>
        <w:tab/>
        <w:t xml:space="preserve">Automotive industry; </w:t>
      </w:r>
    </w:p>
    <w:p w14:paraId="028F5A25" w14:textId="77777777" w:rsidR="00CA6BC6" w:rsidRPr="009A0AC7" w:rsidRDefault="00CA6BC6">
      <w:pPr>
        <w:pStyle w:val="1A1anote1"/>
        <w:tabs>
          <w:tab w:val="left" w:pos="2380"/>
        </w:tabs>
        <w:ind w:left="1980" w:hanging="810"/>
        <w:jc w:val="both"/>
        <w:rPr>
          <w:i/>
          <w:sz w:val="22"/>
          <w:szCs w:val="22"/>
        </w:rPr>
      </w:pPr>
      <w:r w:rsidRPr="009A0AC7">
        <w:rPr>
          <w:i/>
          <w:sz w:val="22"/>
          <w:szCs w:val="22"/>
        </w:rPr>
        <w:tab/>
        <w:t>c.</w:t>
      </w:r>
      <w:r w:rsidRPr="009A0AC7">
        <w:rPr>
          <w:i/>
          <w:sz w:val="22"/>
          <w:szCs w:val="22"/>
        </w:rPr>
        <w:tab/>
        <w:t>Machine tool industry;</w:t>
      </w:r>
    </w:p>
    <w:p w14:paraId="5081FF87" w14:textId="77777777" w:rsidR="00CA6BC6" w:rsidRPr="009A0AC7" w:rsidRDefault="00CA6BC6">
      <w:pPr>
        <w:pStyle w:val="1A1anote1"/>
        <w:tabs>
          <w:tab w:val="left" w:pos="2380"/>
        </w:tabs>
        <w:ind w:left="1980" w:hanging="810"/>
        <w:jc w:val="both"/>
        <w:rPr>
          <w:i/>
          <w:sz w:val="22"/>
          <w:szCs w:val="22"/>
        </w:rPr>
      </w:pPr>
      <w:r w:rsidRPr="009A0AC7">
        <w:rPr>
          <w:i/>
          <w:sz w:val="22"/>
          <w:szCs w:val="22"/>
        </w:rPr>
        <w:tab/>
        <w:t>d.</w:t>
      </w:r>
      <w:r w:rsidRPr="009A0AC7">
        <w:rPr>
          <w:i/>
          <w:sz w:val="22"/>
          <w:szCs w:val="22"/>
        </w:rPr>
        <w:tab/>
        <w:t>Medical applications.</w:t>
      </w:r>
    </w:p>
    <w:p w14:paraId="2634BFD4" w14:textId="77777777" w:rsidR="00CA6BC6" w:rsidRPr="009A0AC7" w:rsidRDefault="00CA6BC6">
      <w:pPr>
        <w:pStyle w:val="1A1anote1"/>
        <w:tabs>
          <w:tab w:val="left" w:pos="2380"/>
        </w:tabs>
        <w:ind w:left="1980" w:hanging="810"/>
        <w:jc w:val="both"/>
        <w:rPr>
          <w:i/>
          <w:sz w:val="22"/>
          <w:szCs w:val="22"/>
        </w:rPr>
      </w:pPr>
    </w:p>
    <w:p w14:paraId="50AFF411" w14:textId="77777777" w:rsidR="00CA6BC6" w:rsidRPr="009A0AC7" w:rsidRDefault="00CA6BC6">
      <w:pPr>
        <w:pStyle w:val="1A1anote1"/>
        <w:ind w:left="1980" w:hanging="810"/>
        <w:jc w:val="both"/>
        <w:rPr>
          <w:i/>
          <w:sz w:val="22"/>
          <w:szCs w:val="22"/>
        </w:rPr>
      </w:pPr>
      <w:r w:rsidRPr="009A0AC7">
        <w:rPr>
          <w:i/>
          <w:sz w:val="22"/>
          <w:szCs w:val="22"/>
          <w:u w:val="single"/>
        </w:rPr>
        <w:t>Note 3</w:t>
      </w:r>
      <w:r w:rsidRPr="009A0AC7">
        <w:rPr>
          <w:i/>
          <w:sz w:val="22"/>
          <w:szCs w:val="22"/>
        </w:rPr>
        <w:tab/>
        <w:t>1.A.2.b.1. does not apply to semi-finished items containing a maximum of two dimensions of interwoven filaments and specially designed for applications as follows:</w:t>
      </w:r>
    </w:p>
    <w:p w14:paraId="09331808" w14:textId="77777777" w:rsidR="00CA6BC6" w:rsidRPr="009A0AC7" w:rsidRDefault="00CA6BC6">
      <w:pPr>
        <w:pStyle w:val="1A1anote1"/>
        <w:tabs>
          <w:tab w:val="left" w:pos="2380"/>
        </w:tabs>
        <w:ind w:left="1980" w:hanging="810"/>
        <w:jc w:val="both"/>
        <w:rPr>
          <w:i/>
          <w:sz w:val="22"/>
          <w:szCs w:val="22"/>
        </w:rPr>
      </w:pPr>
      <w:r w:rsidRPr="009A0AC7">
        <w:rPr>
          <w:i/>
          <w:sz w:val="22"/>
          <w:szCs w:val="22"/>
        </w:rPr>
        <w:tab/>
        <w:t>a.</w:t>
      </w:r>
      <w:r w:rsidRPr="009A0AC7">
        <w:rPr>
          <w:i/>
          <w:sz w:val="22"/>
          <w:szCs w:val="22"/>
        </w:rPr>
        <w:tab/>
        <w:t>Metal heat-treatment furnaces for tempering metals;</w:t>
      </w:r>
    </w:p>
    <w:p w14:paraId="082D94F2" w14:textId="77777777" w:rsidR="00CA6BC6" w:rsidRPr="009A0AC7" w:rsidRDefault="00CA6BC6">
      <w:pPr>
        <w:pStyle w:val="1A1anote1"/>
        <w:tabs>
          <w:tab w:val="left" w:pos="2380"/>
        </w:tabs>
        <w:ind w:left="1980" w:hanging="810"/>
        <w:jc w:val="both"/>
        <w:rPr>
          <w:i/>
          <w:sz w:val="22"/>
          <w:szCs w:val="22"/>
        </w:rPr>
      </w:pPr>
      <w:r w:rsidRPr="009A0AC7">
        <w:rPr>
          <w:i/>
          <w:sz w:val="22"/>
          <w:szCs w:val="22"/>
        </w:rPr>
        <w:tab/>
        <w:t>b.</w:t>
      </w:r>
      <w:r w:rsidRPr="009A0AC7">
        <w:rPr>
          <w:i/>
          <w:sz w:val="22"/>
          <w:szCs w:val="22"/>
        </w:rPr>
        <w:tab/>
        <w:t>Silicon boule production equipment.</w:t>
      </w:r>
    </w:p>
    <w:p w14:paraId="57B7B791" w14:textId="77777777" w:rsidR="00CA6BC6" w:rsidRPr="009A0AC7" w:rsidRDefault="00CA6BC6">
      <w:pPr>
        <w:pStyle w:val="1A1anote1"/>
        <w:tabs>
          <w:tab w:val="left" w:pos="2380"/>
        </w:tabs>
        <w:ind w:left="1980" w:hanging="810"/>
        <w:jc w:val="both"/>
        <w:rPr>
          <w:i/>
          <w:sz w:val="22"/>
          <w:szCs w:val="22"/>
        </w:rPr>
      </w:pPr>
    </w:p>
    <w:p w14:paraId="3E0A2399" w14:textId="77777777" w:rsidR="00CA6BC6" w:rsidRPr="009A0AC7" w:rsidRDefault="00CA6BC6">
      <w:pPr>
        <w:pStyle w:val="1A1anote1"/>
        <w:ind w:left="1980" w:hanging="810"/>
        <w:jc w:val="both"/>
        <w:rPr>
          <w:i/>
          <w:sz w:val="22"/>
          <w:szCs w:val="22"/>
        </w:rPr>
      </w:pPr>
      <w:r w:rsidRPr="009A0AC7">
        <w:rPr>
          <w:i/>
          <w:sz w:val="22"/>
          <w:szCs w:val="22"/>
          <w:u w:val="single"/>
        </w:rPr>
        <w:t>Note 4</w:t>
      </w:r>
      <w:r w:rsidRPr="009A0AC7">
        <w:rPr>
          <w:i/>
          <w:sz w:val="22"/>
          <w:szCs w:val="22"/>
        </w:rPr>
        <w:tab/>
        <w:t>1.A.2. does not apply to finished items specially designed for a specific application.</w:t>
      </w:r>
    </w:p>
    <w:p w14:paraId="260469F8" w14:textId="77777777" w:rsidR="00B76646" w:rsidRPr="009A0AC7" w:rsidRDefault="00B76646">
      <w:pPr>
        <w:pStyle w:val="1A1anote1"/>
        <w:ind w:left="1980" w:hanging="810"/>
        <w:jc w:val="both"/>
        <w:rPr>
          <w:i/>
          <w:sz w:val="22"/>
          <w:szCs w:val="22"/>
        </w:rPr>
      </w:pPr>
    </w:p>
    <w:p w14:paraId="12620A37" w14:textId="77777777" w:rsidR="00B76646" w:rsidRPr="009A0AC7" w:rsidRDefault="00B76646" w:rsidP="00B76646">
      <w:pPr>
        <w:pStyle w:val="1A1anote1"/>
        <w:ind w:left="1980" w:hanging="818"/>
        <w:jc w:val="both"/>
        <w:rPr>
          <w:i/>
          <w:sz w:val="22"/>
          <w:szCs w:val="22"/>
        </w:rPr>
      </w:pPr>
      <w:r w:rsidRPr="009A0AC7">
        <w:rPr>
          <w:i/>
          <w:sz w:val="22"/>
          <w:szCs w:val="22"/>
          <w:u w:val="single"/>
        </w:rPr>
        <w:t>Note 5</w:t>
      </w:r>
      <w:r w:rsidRPr="009A0AC7">
        <w:rPr>
          <w:i/>
          <w:sz w:val="22"/>
          <w:szCs w:val="22"/>
        </w:rPr>
        <w:tab/>
      </w:r>
      <w:r w:rsidRPr="009A0AC7">
        <w:rPr>
          <w:i/>
          <w:sz w:val="22"/>
          <w:szCs w:val="22"/>
          <w:lang w:val="en-US"/>
        </w:rPr>
        <w:t>1.A.2.b.1. does not apply to mechanically chopped, milled, or cut carbon "fibrous or filamentary materials" 25.0 mm or less in length.</w:t>
      </w:r>
    </w:p>
    <w:p w14:paraId="562E9F85" w14:textId="77777777" w:rsidR="00B76646" w:rsidRPr="009A0AC7" w:rsidRDefault="00B76646" w:rsidP="00B76646">
      <w:pPr>
        <w:pStyle w:val="1A1a"/>
        <w:spacing w:line="230" w:lineRule="auto"/>
        <w:ind w:right="-29"/>
        <w:jc w:val="both"/>
        <w:rPr>
          <w:szCs w:val="24"/>
        </w:rPr>
      </w:pPr>
    </w:p>
    <w:p w14:paraId="55AA8C5A" w14:textId="77777777" w:rsidR="00CA6BC6" w:rsidRPr="009A0AC7" w:rsidRDefault="00CA6BC6">
      <w:pPr>
        <w:pStyle w:val="1A1a"/>
        <w:spacing w:line="230" w:lineRule="auto"/>
        <w:ind w:right="-29"/>
        <w:jc w:val="both"/>
        <w:rPr>
          <w:sz w:val="22"/>
          <w:szCs w:val="22"/>
        </w:rPr>
      </w:pPr>
      <w:r w:rsidRPr="009A0AC7">
        <w:rPr>
          <w:sz w:val="22"/>
          <w:szCs w:val="22"/>
        </w:rPr>
        <w:br w:type="page"/>
      </w:r>
    </w:p>
    <w:p w14:paraId="0AD74D23" w14:textId="77777777" w:rsidR="00CA6BC6" w:rsidRPr="009A0AC7" w:rsidRDefault="00CA6BC6">
      <w:pPr>
        <w:pStyle w:val="1A1"/>
        <w:spacing w:line="235" w:lineRule="auto"/>
        <w:ind w:right="-22"/>
        <w:jc w:val="both"/>
        <w:rPr>
          <w:sz w:val="22"/>
          <w:szCs w:val="22"/>
        </w:rPr>
      </w:pPr>
      <w:r w:rsidRPr="009A0AC7">
        <w:rPr>
          <w:sz w:val="22"/>
          <w:szCs w:val="22"/>
        </w:rPr>
        <w:t>1.</w:t>
      </w:r>
      <w:r w:rsidRPr="009A0AC7">
        <w:rPr>
          <w:sz w:val="22"/>
          <w:szCs w:val="22"/>
        </w:rPr>
        <w:tab/>
        <w:t>A.</w:t>
      </w:r>
      <w:r w:rsidRPr="009A0AC7">
        <w:rPr>
          <w:sz w:val="22"/>
          <w:szCs w:val="22"/>
        </w:rPr>
        <w:tab/>
        <w:t>3.</w:t>
      </w:r>
      <w:r w:rsidRPr="009A0AC7">
        <w:rPr>
          <w:sz w:val="22"/>
          <w:szCs w:val="22"/>
        </w:rPr>
        <w:tab/>
        <w:t>Manufactures of non-"fusible" aromatic polyimides in film, sheet, tape or ribbon form having any of the following:</w:t>
      </w:r>
    </w:p>
    <w:p w14:paraId="00B6F589" w14:textId="77777777" w:rsidR="00CA6BC6" w:rsidRPr="009A0AC7" w:rsidRDefault="00CA6BC6" w:rsidP="005F726B">
      <w:pPr>
        <w:pStyle w:val="1A1a"/>
        <w:spacing w:before="120" w:line="235" w:lineRule="auto"/>
        <w:ind w:left="1582" w:right="-23" w:hanging="1582"/>
        <w:jc w:val="both"/>
        <w:rPr>
          <w:sz w:val="22"/>
          <w:szCs w:val="22"/>
          <w:u w:val="single"/>
        </w:rPr>
      </w:pPr>
      <w:r w:rsidRPr="009A0AC7">
        <w:rPr>
          <w:sz w:val="22"/>
          <w:szCs w:val="22"/>
        </w:rPr>
        <w:tab/>
      </w:r>
      <w:r w:rsidRPr="009A0AC7">
        <w:rPr>
          <w:sz w:val="22"/>
          <w:szCs w:val="22"/>
        </w:rPr>
        <w:tab/>
      </w:r>
      <w:r w:rsidRPr="009A0AC7">
        <w:rPr>
          <w:sz w:val="22"/>
          <w:szCs w:val="22"/>
        </w:rPr>
        <w:tab/>
        <w:t>a.</w:t>
      </w:r>
      <w:r w:rsidRPr="009A0AC7">
        <w:rPr>
          <w:sz w:val="22"/>
          <w:szCs w:val="22"/>
        </w:rPr>
        <w:tab/>
        <w:t xml:space="preserve">A thickness exceeding 0.254 mm; </w:t>
      </w:r>
      <w:r w:rsidRPr="009A0AC7">
        <w:rPr>
          <w:sz w:val="22"/>
          <w:szCs w:val="22"/>
          <w:u w:val="single"/>
        </w:rPr>
        <w:t>or</w:t>
      </w:r>
    </w:p>
    <w:p w14:paraId="05F636A1" w14:textId="77777777" w:rsidR="00CA6BC6" w:rsidRPr="009A0AC7" w:rsidRDefault="00CA6BC6">
      <w:pPr>
        <w:pStyle w:val="1A1a"/>
        <w:spacing w:line="235" w:lineRule="auto"/>
        <w:ind w:right="-22"/>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Coated or laminated with carbon, graphite, metals or magnetic substances.</w:t>
      </w:r>
    </w:p>
    <w:p w14:paraId="519A7842" w14:textId="77777777" w:rsidR="00CA6BC6" w:rsidRPr="009A0AC7" w:rsidRDefault="00CA6BC6">
      <w:pPr>
        <w:pStyle w:val="1A1note1"/>
        <w:spacing w:before="120" w:line="235" w:lineRule="auto"/>
        <w:ind w:left="1922" w:hanging="799"/>
        <w:jc w:val="both"/>
        <w:rPr>
          <w:i/>
          <w:sz w:val="22"/>
          <w:szCs w:val="22"/>
        </w:rPr>
      </w:pPr>
      <w:r w:rsidRPr="009A0AC7">
        <w:rPr>
          <w:i/>
          <w:sz w:val="22"/>
          <w:szCs w:val="22"/>
          <w:u w:val="single"/>
        </w:rPr>
        <w:t>Note</w:t>
      </w:r>
      <w:r w:rsidRPr="009A0AC7">
        <w:rPr>
          <w:i/>
          <w:sz w:val="22"/>
          <w:szCs w:val="22"/>
        </w:rPr>
        <w:tab/>
        <w:t>1.A.3. does not apply to manufactures when coated or laminated with copper and</w:t>
      </w:r>
      <w:r w:rsidRPr="009A0AC7">
        <w:rPr>
          <w:b/>
          <w:i/>
          <w:sz w:val="22"/>
          <w:szCs w:val="22"/>
        </w:rPr>
        <w:t xml:space="preserve"> </w:t>
      </w:r>
      <w:r w:rsidRPr="009A0AC7">
        <w:rPr>
          <w:i/>
          <w:sz w:val="22"/>
          <w:szCs w:val="22"/>
        </w:rPr>
        <w:t xml:space="preserve">designed for the </w:t>
      </w:r>
      <w:r w:rsidR="002B7E25" w:rsidRPr="009A0AC7">
        <w:rPr>
          <w:i/>
          <w:sz w:val="22"/>
          <w:szCs w:val="22"/>
        </w:rPr>
        <w:t>"</w:t>
      </w:r>
      <w:r w:rsidRPr="009A0AC7">
        <w:rPr>
          <w:i/>
          <w:sz w:val="22"/>
          <w:szCs w:val="22"/>
        </w:rPr>
        <w:t>production</w:t>
      </w:r>
      <w:r w:rsidR="002B7E25" w:rsidRPr="009A0AC7">
        <w:rPr>
          <w:i/>
          <w:sz w:val="22"/>
          <w:szCs w:val="22"/>
        </w:rPr>
        <w:t>"</w:t>
      </w:r>
      <w:r w:rsidRPr="009A0AC7">
        <w:rPr>
          <w:i/>
          <w:sz w:val="22"/>
          <w:szCs w:val="22"/>
        </w:rPr>
        <w:t xml:space="preserve"> of electronic printed circuit boards.</w:t>
      </w:r>
    </w:p>
    <w:p w14:paraId="2E04630A" w14:textId="77777777" w:rsidR="00CA6BC6" w:rsidRPr="009A0AC7" w:rsidRDefault="00CA6BC6">
      <w:pPr>
        <w:pStyle w:val="1A1note1"/>
        <w:spacing w:before="120" w:line="235" w:lineRule="auto"/>
        <w:ind w:left="1922" w:hanging="799"/>
        <w:jc w:val="both"/>
        <w:rPr>
          <w:i/>
          <w:sz w:val="22"/>
          <w:szCs w:val="22"/>
        </w:rPr>
      </w:pPr>
      <w:r w:rsidRPr="009A0AC7">
        <w:rPr>
          <w:i/>
          <w:sz w:val="22"/>
          <w:szCs w:val="22"/>
          <w:u w:val="single"/>
        </w:rPr>
        <w:t>N.B.</w:t>
      </w:r>
      <w:r w:rsidRPr="009A0AC7">
        <w:rPr>
          <w:i/>
          <w:sz w:val="22"/>
          <w:szCs w:val="22"/>
        </w:rPr>
        <w:tab/>
        <w:t>For "fusible" aromatic polyimides in any form, see 1.C.8.a.3.</w:t>
      </w:r>
    </w:p>
    <w:p w14:paraId="79582FCD" w14:textId="77777777" w:rsidR="00CA6BC6" w:rsidRPr="009A0AC7" w:rsidRDefault="00CA6BC6">
      <w:pPr>
        <w:pStyle w:val="1A1note1"/>
        <w:spacing w:line="235" w:lineRule="auto"/>
        <w:jc w:val="both"/>
        <w:rPr>
          <w:sz w:val="22"/>
          <w:szCs w:val="22"/>
        </w:rPr>
      </w:pPr>
    </w:p>
    <w:p w14:paraId="472EBC04" w14:textId="77777777" w:rsidR="00CA6BC6" w:rsidRPr="009A0AC7" w:rsidRDefault="00CA6BC6">
      <w:pPr>
        <w:pStyle w:val="1A1"/>
        <w:spacing w:line="235" w:lineRule="auto"/>
        <w:jc w:val="both"/>
        <w:rPr>
          <w:sz w:val="22"/>
          <w:szCs w:val="22"/>
        </w:rPr>
      </w:pPr>
      <w:r w:rsidRPr="009A0AC7">
        <w:rPr>
          <w:sz w:val="22"/>
          <w:szCs w:val="22"/>
        </w:rPr>
        <w:t>1.</w:t>
      </w:r>
      <w:r w:rsidRPr="009A0AC7">
        <w:rPr>
          <w:sz w:val="22"/>
          <w:szCs w:val="22"/>
        </w:rPr>
        <w:tab/>
        <w:t>A.</w:t>
      </w:r>
      <w:r w:rsidRPr="009A0AC7">
        <w:rPr>
          <w:sz w:val="22"/>
          <w:szCs w:val="22"/>
        </w:rPr>
        <w:tab/>
        <w:t>4.</w:t>
      </w:r>
      <w:r w:rsidRPr="009A0AC7">
        <w:rPr>
          <w:sz w:val="22"/>
          <w:szCs w:val="22"/>
        </w:rPr>
        <w:tab/>
        <w:t>Protective and detection equipment and components, not specially designed for military use, as follows:</w:t>
      </w:r>
    </w:p>
    <w:p w14:paraId="66EFB8B2" w14:textId="77777777" w:rsidR="00CA6BC6" w:rsidRPr="009A0AC7" w:rsidRDefault="00CA6BC6" w:rsidP="005F726B">
      <w:pPr>
        <w:pStyle w:val="1A1a"/>
        <w:spacing w:before="120" w:line="235" w:lineRule="auto"/>
        <w:ind w:left="1582" w:hanging="1582"/>
        <w:jc w:val="both"/>
        <w:rPr>
          <w:spacing w:val="-2"/>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r>
      <w:r w:rsidR="00C34A9E" w:rsidRPr="009A0AC7">
        <w:rPr>
          <w:spacing w:val="-2"/>
          <w:sz w:val="22"/>
          <w:szCs w:val="22"/>
        </w:rPr>
        <w:t>Full face</w:t>
      </w:r>
      <w:r w:rsidRPr="009A0AC7">
        <w:rPr>
          <w:spacing w:val="-2"/>
          <w:sz w:val="22"/>
          <w:szCs w:val="22"/>
        </w:rPr>
        <w:t xml:space="preserve"> masks, filter canisters and decontamination equipment therefor, designed or modified for defence against any of the following, and specially designed components therefor:</w:t>
      </w:r>
    </w:p>
    <w:p w14:paraId="158D7D4D" w14:textId="77777777" w:rsidR="00D92B2C" w:rsidRPr="009A0AC7" w:rsidRDefault="00D92B2C" w:rsidP="00D92B2C">
      <w:pPr>
        <w:tabs>
          <w:tab w:val="left" w:pos="1582"/>
        </w:tabs>
        <w:spacing w:before="120" w:line="235" w:lineRule="auto"/>
        <w:ind w:left="2381" w:hanging="2381"/>
        <w:jc w:val="both"/>
        <w:rPr>
          <w:i/>
          <w:sz w:val="22"/>
          <w:szCs w:val="22"/>
        </w:rPr>
      </w:pPr>
      <w:r w:rsidRPr="009A0AC7">
        <w:rPr>
          <w:sz w:val="22"/>
          <w:szCs w:val="22"/>
        </w:rPr>
        <w:tab/>
      </w:r>
      <w:r w:rsidRPr="009A0AC7">
        <w:rPr>
          <w:i/>
          <w:sz w:val="22"/>
          <w:szCs w:val="22"/>
          <w:u w:val="single"/>
        </w:rPr>
        <w:t>Note</w:t>
      </w:r>
      <w:r w:rsidRPr="009A0AC7">
        <w:rPr>
          <w:i/>
          <w:sz w:val="22"/>
          <w:szCs w:val="22"/>
        </w:rPr>
        <w:tab/>
        <w:t>1.A.4.a. includes Powered Air Purifying Respirators (PAPR) that are designed or modified for defence against agents or materials, listed in 1.A.4.a.</w:t>
      </w:r>
    </w:p>
    <w:p w14:paraId="700CB761" w14:textId="77777777" w:rsidR="00BD5A51" w:rsidRPr="009A0AC7" w:rsidRDefault="00BD5A51" w:rsidP="0039716D">
      <w:pPr>
        <w:tabs>
          <w:tab w:val="left" w:pos="1582"/>
        </w:tabs>
        <w:spacing w:before="60" w:line="235" w:lineRule="auto"/>
        <w:ind w:left="2381" w:hanging="2381"/>
        <w:jc w:val="both"/>
        <w:rPr>
          <w:i/>
          <w:sz w:val="22"/>
          <w:szCs w:val="22"/>
          <w:u w:val="single"/>
        </w:rPr>
      </w:pPr>
      <w:r w:rsidRPr="009A0AC7">
        <w:rPr>
          <w:i/>
          <w:sz w:val="22"/>
          <w:szCs w:val="22"/>
        </w:rPr>
        <w:tab/>
      </w:r>
      <w:r w:rsidRPr="009A0AC7">
        <w:rPr>
          <w:i/>
          <w:sz w:val="22"/>
          <w:szCs w:val="22"/>
          <w:u w:val="single"/>
        </w:rPr>
        <w:t>Technical Notes</w:t>
      </w:r>
    </w:p>
    <w:p w14:paraId="32E3FE39" w14:textId="77777777" w:rsidR="00BD5A51" w:rsidRPr="009A0AC7" w:rsidRDefault="00BD5A51" w:rsidP="00BD5A51">
      <w:pPr>
        <w:tabs>
          <w:tab w:val="left" w:pos="1582"/>
        </w:tabs>
        <w:spacing w:before="60"/>
        <w:ind w:left="2381" w:hanging="2381"/>
        <w:jc w:val="both"/>
        <w:rPr>
          <w:i/>
          <w:sz w:val="22"/>
          <w:szCs w:val="22"/>
        </w:rPr>
      </w:pPr>
      <w:r w:rsidRPr="009A0AC7">
        <w:rPr>
          <w:i/>
          <w:sz w:val="22"/>
          <w:szCs w:val="22"/>
        </w:rPr>
        <w:tab/>
        <w:t>For the purposes of 1.A.4.a.:</w:t>
      </w:r>
    </w:p>
    <w:p w14:paraId="6F9C9F74" w14:textId="77777777" w:rsidR="00BD5A51" w:rsidRPr="009A0AC7" w:rsidRDefault="00BD5A51" w:rsidP="00BD5A51">
      <w:pPr>
        <w:tabs>
          <w:tab w:val="left" w:pos="1582"/>
        </w:tabs>
        <w:ind w:left="1985" w:hanging="1985"/>
        <w:jc w:val="both"/>
        <w:rPr>
          <w:i/>
          <w:sz w:val="22"/>
          <w:szCs w:val="22"/>
        </w:rPr>
      </w:pPr>
      <w:r w:rsidRPr="009A0AC7">
        <w:rPr>
          <w:i/>
          <w:sz w:val="22"/>
          <w:szCs w:val="22"/>
        </w:rPr>
        <w:tab/>
        <w:t>1.</w:t>
      </w:r>
      <w:r w:rsidRPr="009A0AC7">
        <w:rPr>
          <w:i/>
          <w:sz w:val="22"/>
          <w:szCs w:val="22"/>
        </w:rPr>
        <w:tab/>
        <w:t>Full face masks are also known as gas masks.</w:t>
      </w:r>
    </w:p>
    <w:p w14:paraId="669E21AB" w14:textId="77777777" w:rsidR="00BD5A51" w:rsidRPr="009A0AC7" w:rsidRDefault="00BD5A51" w:rsidP="00BD5A51">
      <w:pPr>
        <w:tabs>
          <w:tab w:val="left" w:pos="1582"/>
        </w:tabs>
        <w:autoSpaceDE w:val="0"/>
        <w:autoSpaceDN w:val="0"/>
        <w:adjustRightInd w:val="0"/>
        <w:ind w:left="1985" w:hanging="1985"/>
        <w:rPr>
          <w:sz w:val="22"/>
          <w:szCs w:val="22"/>
          <w:lang w:val="en-US" w:eastAsia="ru-RU"/>
        </w:rPr>
      </w:pPr>
      <w:r w:rsidRPr="009A0AC7">
        <w:rPr>
          <w:sz w:val="22"/>
          <w:szCs w:val="22"/>
          <w:lang w:val="en-US" w:eastAsia="ru-RU"/>
        </w:rPr>
        <w:tab/>
      </w:r>
      <w:r w:rsidRPr="009A0AC7">
        <w:rPr>
          <w:i/>
          <w:sz w:val="22"/>
          <w:szCs w:val="22"/>
          <w:lang w:val="en-US" w:eastAsia="ru-RU"/>
        </w:rPr>
        <w:t>2.</w:t>
      </w:r>
      <w:r w:rsidRPr="009A0AC7">
        <w:rPr>
          <w:i/>
          <w:sz w:val="22"/>
          <w:szCs w:val="22"/>
          <w:lang w:val="en-US" w:eastAsia="ru-RU"/>
        </w:rPr>
        <w:tab/>
        <w:t>Filter canisters include filter cartridges.</w:t>
      </w:r>
    </w:p>
    <w:p w14:paraId="5B7E9920" w14:textId="77777777" w:rsidR="00D92B2C" w:rsidRPr="009A0AC7" w:rsidRDefault="00D92B2C" w:rsidP="00D92B2C">
      <w:pPr>
        <w:pStyle w:val="1A1a"/>
        <w:ind w:left="1582" w:hanging="1582"/>
        <w:jc w:val="both"/>
        <w:rPr>
          <w:spacing w:val="-2"/>
          <w:sz w:val="22"/>
          <w:szCs w:val="22"/>
        </w:rPr>
      </w:pPr>
    </w:p>
    <w:p w14:paraId="22C55212" w14:textId="77777777" w:rsidR="00CA6BC6" w:rsidRPr="009A0AC7" w:rsidRDefault="00B4127E">
      <w:pPr>
        <w:pStyle w:val="1A1a1"/>
        <w:spacing w:line="230" w:lineRule="auto"/>
        <w:ind w:right="-22"/>
        <w:jc w:val="both"/>
        <w:rPr>
          <w:spacing w:val="-2"/>
          <w:sz w:val="22"/>
          <w:szCs w:val="22"/>
        </w:rPr>
      </w:pPr>
      <w:r w:rsidRPr="009A0AC7">
        <w:rPr>
          <w:sz w:val="22"/>
          <w:szCs w:val="22"/>
        </w:rPr>
        <w:t>1.</w:t>
      </w:r>
      <w:r w:rsidRPr="009A0AC7">
        <w:rPr>
          <w:sz w:val="22"/>
          <w:szCs w:val="22"/>
        </w:rPr>
        <w:tab/>
        <w:t>A.</w:t>
      </w:r>
      <w:r w:rsidRPr="009A0AC7">
        <w:rPr>
          <w:sz w:val="22"/>
          <w:szCs w:val="22"/>
        </w:rPr>
        <w:tab/>
        <w:t>4.</w:t>
      </w:r>
      <w:r w:rsidRPr="009A0AC7">
        <w:rPr>
          <w:sz w:val="22"/>
          <w:szCs w:val="22"/>
        </w:rPr>
        <w:tab/>
        <w:t>a.</w:t>
      </w:r>
      <w:r w:rsidR="00CA6BC6" w:rsidRPr="009A0AC7">
        <w:rPr>
          <w:sz w:val="22"/>
          <w:szCs w:val="22"/>
        </w:rPr>
        <w:tab/>
        <w:t>1.</w:t>
      </w:r>
      <w:r w:rsidR="00CA6BC6" w:rsidRPr="009A0AC7">
        <w:rPr>
          <w:sz w:val="22"/>
          <w:szCs w:val="22"/>
        </w:rPr>
        <w:tab/>
      </w:r>
      <w:r w:rsidR="00DC0F3B" w:rsidRPr="009A0AC7">
        <w:rPr>
          <w:sz w:val="22"/>
          <w:szCs w:val="22"/>
        </w:rPr>
        <w:t>"</w:t>
      </w:r>
      <w:r w:rsidR="00CA6BC6" w:rsidRPr="009A0AC7">
        <w:rPr>
          <w:spacing w:val="-2"/>
          <w:sz w:val="22"/>
          <w:szCs w:val="22"/>
        </w:rPr>
        <w:t>Biological agents</w:t>
      </w:r>
      <w:r w:rsidR="00DC0F3B" w:rsidRPr="009A0AC7">
        <w:rPr>
          <w:spacing w:val="-2"/>
          <w:sz w:val="22"/>
          <w:szCs w:val="22"/>
        </w:rPr>
        <w:t>"</w:t>
      </w:r>
      <w:r w:rsidR="00CA6BC6" w:rsidRPr="009A0AC7">
        <w:rPr>
          <w:spacing w:val="-2"/>
          <w:sz w:val="22"/>
          <w:szCs w:val="22"/>
        </w:rPr>
        <w:t>;</w:t>
      </w:r>
    </w:p>
    <w:p w14:paraId="06EA302B"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r>
      <w:r w:rsidR="00050ACB" w:rsidRPr="009A0AC7">
        <w:rPr>
          <w:sz w:val="22"/>
          <w:szCs w:val="22"/>
        </w:rPr>
        <w:t>'</w:t>
      </w:r>
      <w:r w:rsidRPr="009A0AC7">
        <w:rPr>
          <w:spacing w:val="-2"/>
          <w:sz w:val="22"/>
          <w:szCs w:val="22"/>
        </w:rPr>
        <w:t>Radioactive materials</w:t>
      </w:r>
      <w:r w:rsidR="00050ACB" w:rsidRPr="009A0AC7">
        <w:rPr>
          <w:spacing w:val="-2"/>
          <w:sz w:val="22"/>
          <w:szCs w:val="22"/>
        </w:rPr>
        <w:t>'</w:t>
      </w:r>
      <w:r w:rsidRPr="009A0AC7">
        <w:rPr>
          <w:spacing w:val="-2"/>
          <w:sz w:val="22"/>
          <w:szCs w:val="22"/>
        </w:rPr>
        <w:t>;</w:t>
      </w:r>
    </w:p>
    <w:p w14:paraId="61469ADD"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r>
      <w:r w:rsidRPr="009A0AC7">
        <w:rPr>
          <w:spacing w:val="-2"/>
          <w:sz w:val="22"/>
          <w:szCs w:val="22"/>
        </w:rPr>
        <w:t xml:space="preserve">Chemical </w:t>
      </w:r>
      <w:r w:rsidR="00502AFD" w:rsidRPr="009A0AC7">
        <w:rPr>
          <w:spacing w:val="-2"/>
          <w:sz w:val="22"/>
          <w:szCs w:val="22"/>
        </w:rPr>
        <w:t>W</w:t>
      </w:r>
      <w:r w:rsidRPr="009A0AC7">
        <w:rPr>
          <w:spacing w:val="-2"/>
          <w:sz w:val="22"/>
          <w:szCs w:val="22"/>
        </w:rPr>
        <w:t xml:space="preserve">arfare (CW) agents; </w:t>
      </w:r>
      <w:r w:rsidRPr="009A0AC7">
        <w:rPr>
          <w:spacing w:val="-2"/>
          <w:sz w:val="22"/>
          <w:szCs w:val="22"/>
          <w:u w:val="single"/>
        </w:rPr>
        <w:t>or</w:t>
      </w:r>
    </w:p>
    <w:p w14:paraId="6CB007CB" w14:textId="77777777" w:rsidR="00CA6BC6" w:rsidRPr="009A0AC7" w:rsidRDefault="00CA6BC6" w:rsidP="009060C5">
      <w:pPr>
        <w:pStyle w:val="1A1a1"/>
        <w:spacing w:line="230" w:lineRule="auto"/>
        <w:ind w:left="2064" w:right="-23" w:hanging="2041"/>
        <w:jc w:val="both"/>
        <w:rPr>
          <w:bCs/>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4.</w:t>
      </w:r>
      <w:r w:rsidRPr="009A0AC7">
        <w:rPr>
          <w:sz w:val="22"/>
          <w:szCs w:val="22"/>
        </w:rPr>
        <w:tab/>
      </w:r>
      <w:r w:rsidRPr="009A0AC7">
        <w:rPr>
          <w:bCs/>
          <w:sz w:val="22"/>
          <w:szCs w:val="22"/>
        </w:rPr>
        <w:t xml:space="preserve">"Riot </w:t>
      </w:r>
      <w:r w:rsidR="00502AFD" w:rsidRPr="009A0AC7">
        <w:rPr>
          <w:bCs/>
          <w:sz w:val="22"/>
          <w:szCs w:val="22"/>
        </w:rPr>
        <w:t>C</w:t>
      </w:r>
      <w:r w:rsidRPr="009A0AC7">
        <w:rPr>
          <w:bCs/>
          <w:sz w:val="22"/>
          <w:szCs w:val="22"/>
        </w:rPr>
        <w:t xml:space="preserve">ontrol </w:t>
      </w:r>
      <w:r w:rsidR="00502AFD" w:rsidRPr="009A0AC7">
        <w:rPr>
          <w:bCs/>
          <w:sz w:val="22"/>
          <w:szCs w:val="22"/>
        </w:rPr>
        <w:t>A</w:t>
      </w:r>
      <w:r w:rsidRPr="009A0AC7">
        <w:rPr>
          <w:bCs/>
          <w:sz w:val="22"/>
          <w:szCs w:val="22"/>
        </w:rPr>
        <w:t>gents</w:t>
      </w:r>
      <w:r w:rsidR="00502AFD" w:rsidRPr="009A0AC7">
        <w:rPr>
          <w:bCs/>
          <w:sz w:val="22"/>
          <w:szCs w:val="22"/>
        </w:rPr>
        <w:t>" ("RCAs")</w:t>
      </w:r>
      <w:r w:rsidR="00E07757" w:rsidRPr="009A0AC7">
        <w:rPr>
          <w:bCs/>
          <w:sz w:val="22"/>
          <w:szCs w:val="22"/>
        </w:rPr>
        <w:t>;</w:t>
      </w:r>
    </w:p>
    <w:p w14:paraId="3827EC16" w14:textId="77777777" w:rsidR="00CA6BC6" w:rsidRPr="009A0AC7" w:rsidRDefault="00CA6BC6">
      <w:pPr>
        <w:pStyle w:val="1A1a1"/>
        <w:spacing w:line="230" w:lineRule="auto"/>
        <w:ind w:right="-22"/>
        <w:jc w:val="both"/>
        <w:rPr>
          <w:sz w:val="16"/>
          <w:szCs w:val="16"/>
          <w:lang w:val="fr-FR"/>
        </w:rPr>
      </w:pPr>
    </w:p>
    <w:p w14:paraId="6E98CCD9" w14:textId="77777777" w:rsidR="00CA6BC6" w:rsidRPr="009A0AC7" w:rsidRDefault="006A2082">
      <w:pPr>
        <w:pStyle w:val="1A1a"/>
        <w:spacing w:line="235" w:lineRule="auto"/>
        <w:jc w:val="both"/>
        <w:rPr>
          <w:sz w:val="22"/>
          <w:szCs w:val="22"/>
        </w:rPr>
      </w:pPr>
      <w:r w:rsidRPr="009A0AC7">
        <w:rPr>
          <w:sz w:val="22"/>
          <w:szCs w:val="22"/>
        </w:rPr>
        <w:t>1.</w:t>
      </w:r>
      <w:r w:rsidRPr="009A0AC7">
        <w:rPr>
          <w:sz w:val="22"/>
          <w:szCs w:val="22"/>
        </w:rPr>
        <w:tab/>
        <w:t>A.</w:t>
      </w:r>
      <w:r w:rsidRPr="009A0AC7">
        <w:rPr>
          <w:sz w:val="22"/>
          <w:szCs w:val="22"/>
        </w:rPr>
        <w:tab/>
        <w:t>4.</w:t>
      </w:r>
      <w:r w:rsidRPr="009A0AC7">
        <w:rPr>
          <w:sz w:val="22"/>
          <w:szCs w:val="22"/>
        </w:rPr>
        <w:tab/>
      </w:r>
      <w:r w:rsidR="00CA6BC6" w:rsidRPr="009A0AC7">
        <w:rPr>
          <w:sz w:val="22"/>
          <w:szCs w:val="22"/>
        </w:rPr>
        <w:t>b.</w:t>
      </w:r>
      <w:r w:rsidR="00CA6BC6" w:rsidRPr="009A0AC7">
        <w:rPr>
          <w:sz w:val="22"/>
          <w:szCs w:val="22"/>
        </w:rPr>
        <w:tab/>
        <w:t>Protective suits, gloves and shoes, specially</w:t>
      </w:r>
      <w:r w:rsidR="00CA6BC6" w:rsidRPr="009A0AC7">
        <w:rPr>
          <w:spacing w:val="-2"/>
          <w:sz w:val="22"/>
          <w:szCs w:val="22"/>
        </w:rPr>
        <w:t xml:space="preserve"> designed or modified for defence against any of the following:</w:t>
      </w:r>
    </w:p>
    <w:p w14:paraId="76F79E42"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r>
      <w:r w:rsidR="00050ACB" w:rsidRPr="009A0AC7">
        <w:rPr>
          <w:sz w:val="22"/>
          <w:szCs w:val="22"/>
        </w:rPr>
        <w:t>"</w:t>
      </w:r>
      <w:r w:rsidRPr="009A0AC7">
        <w:rPr>
          <w:spacing w:val="-2"/>
          <w:sz w:val="22"/>
          <w:szCs w:val="22"/>
        </w:rPr>
        <w:t>Biological agents</w:t>
      </w:r>
      <w:r w:rsidR="00050ACB" w:rsidRPr="009A0AC7">
        <w:rPr>
          <w:spacing w:val="-2"/>
          <w:sz w:val="22"/>
          <w:szCs w:val="22"/>
        </w:rPr>
        <w:t>"</w:t>
      </w:r>
      <w:r w:rsidRPr="009A0AC7">
        <w:rPr>
          <w:spacing w:val="-2"/>
          <w:sz w:val="22"/>
          <w:szCs w:val="22"/>
        </w:rPr>
        <w:t>;</w:t>
      </w:r>
    </w:p>
    <w:p w14:paraId="147F4CE1"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r>
      <w:r w:rsidR="00050ACB" w:rsidRPr="009A0AC7">
        <w:rPr>
          <w:sz w:val="22"/>
          <w:szCs w:val="22"/>
        </w:rPr>
        <w:t>'</w:t>
      </w:r>
      <w:r w:rsidRPr="009A0AC7">
        <w:rPr>
          <w:spacing w:val="-2"/>
          <w:sz w:val="22"/>
          <w:szCs w:val="22"/>
        </w:rPr>
        <w:t>Radioactive materials</w:t>
      </w:r>
      <w:r w:rsidR="00050ACB" w:rsidRPr="009A0AC7">
        <w:rPr>
          <w:spacing w:val="-2"/>
          <w:sz w:val="22"/>
          <w:szCs w:val="22"/>
        </w:rPr>
        <w:t>'</w:t>
      </w:r>
      <w:r w:rsidRPr="009A0AC7">
        <w:rPr>
          <w:spacing w:val="-2"/>
          <w:sz w:val="22"/>
          <w:szCs w:val="22"/>
        </w:rPr>
        <w:t xml:space="preserve">; </w:t>
      </w:r>
      <w:r w:rsidRPr="009A0AC7">
        <w:rPr>
          <w:spacing w:val="-2"/>
          <w:sz w:val="22"/>
          <w:szCs w:val="22"/>
          <w:u w:val="single"/>
        </w:rPr>
        <w:t>or</w:t>
      </w:r>
    </w:p>
    <w:p w14:paraId="72B513CD"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r>
      <w:r w:rsidRPr="009A0AC7">
        <w:rPr>
          <w:spacing w:val="-2"/>
          <w:sz w:val="22"/>
          <w:szCs w:val="22"/>
        </w:rPr>
        <w:t xml:space="preserve">Chemical </w:t>
      </w:r>
      <w:r w:rsidR="009060C5" w:rsidRPr="009A0AC7">
        <w:rPr>
          <w:spacing w:val="-2"/>
          <w:sz w:val="22"/>
          <w:szCs w:val="22"/>
        </w:rPr>
        <w:t>W</w:t>
      </w:r>
      <w:r w:rsidRPr="009A0AC7">
        <w:rPr>
          <w:spacing w:val="-2"/>
          <w:sz w:val="22"/>
          <w:szCs w:val="22"/>
        </w:rPr>
        <w:t>arfare (CW) agents;</w:t>
      </w:r>
    </w:p>
    <w:p w14:paraId="27C584ED" w14:textId="77777777" w:rsidR="00CA6BC6" w:rsidRPr="009A0AC7" w:rsidRDefault="00CA6BC6">
      <w:pPr>
        <w:pStyle w:val="1A1a"/>
        <w:spacing w:line="235" w:lineRule="auto"/>
        <w:jc w:val="both"/>
        <w:rPr>
          <w:sz w:val="16"/>
          <w:szCs w:val="16"/>
        </w:rPr>
      </w:pPr>
    </w:p>
    <w:p w14:paraId="5F894FD6" w14:textId="77777777" w:rsidR="00CA6BC6" w:rsidRPr="009A0AC7" w:rsidRDefault="006A2082">
      <w:pPr>
        <w:pStyle w:val="1A1a"/>
        <w:spacing w:line="235" w:lineRule="auto"/>
        <w:jc w:val="both"/>
        <w:rPr>
          <w:spacing w:val="-2"/>
          <w:sz w:val="22"/>
          <w:szCs w:val="22"/>
        </w:rPr>
      </w:pPr>
      <w:r w:rsidRPr="009A0AC7">
        <w:rPr>
          <w:sz w:val="22"/>
          <w:szCs w:val="22"/>
        </w:rPr>
        <w:t>1.</w:t>
      </w:r>
      <w:r w:rsidRPr="009A0AC7">
        <w:rPr>
          <w:sz w:val="22"/>
          <w:szCs w:val="22"/>
        </w:rPr>
        <w:tab/>
        <w:t>A.</w:t>
      </w:r>
      <w:r w:rsidRPr="009A0AC7">
        <w:rPr>
          <w:sz w:val="22"/>
          <w:szCs w:val="22"/>
        </w:rPr>
        <w:tab/>
        <w:t>4.</w:t>
      </w:r>
      <w:r w:rsidRPr="009A0AC7">
        <w:rPr>
          <w:sz w:val="22"/>
          <w:szCs w:val="22"/>
        </w:rPr>
        <w:tab/>
      </w:r>
      <w:r w:rsidR="00CA6BC6" w:rsidRPr="009A0AC7">
        <w:rPr>
          <w:sz w:val="22"/>
          <w:szCs w:val="22"/>
        </w:rPr>
        <w:t>c.</w:t>
      </w:r>
      <w:r w:rsidR="00CA6BC6" w:rsidRPr="009A0AC7">
        <w:rPr>
          <w:sz w:val="22"/>
          <w:szCs w:val="22"/>
        </w:rPr>
        <w:tab/>
        <w:t xml:space="preserve">Detection systems, specially designed or modified for detection or identification of </w:t>
      </w:r>
      <w:r w:rsidR="00CA6BC6" w:rsidRPr="009A0AC7">
        <w:rPr>
          <w:spacing w:val="-2"/>
          <w:sz w:val="22"/>
          <w:szCs w:val="22"/>
        </w:rPr>
        <w:t>any of the following,</w:t>
      </w:r>
      <w:r w:rsidR="00CA6BC6" w:rsidRPr="009A0AC7">
        <w:rPr>
          <w:sz w:val="22"/>
          <w:szCs w:val="22"/>
        </w:rPr>
        <w:t xml:space="preserve"> and specially designed components therefor</w:t>
      </w:r>
      <w:r w:rsidR="00CA6BC6" w:rsidRPr="009A0AC7">
        <w:rPr>
          <w:spacing w:val="-2"/>
          <w:sz w:val="22"/>
          <w:szCs w:val="22"/>
        </w:rPr>
        <w:t>:</w:t>
      </w:r>
    </w:p>
    <w:p w14:paraId="31C8B97B"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r>
      <w:r w:rsidR="00050ACB" w:rsidRPr="009A0AC7">
        <w:rPr>
          <w:sz w:val="22"/>
          <w:szCs w:val="22"/>
        </w:rPr>
        <w:t>"</w:t>
      </w:r>
      <w:r w:rsidRPr="009A0AC7">
        <w:rPr>
          <w:spacing w:val="-2"/>
          <w:sz w:val="22"/>
          <w:szCs w:val="22"/>
        </w:rPr>
        <w:t>Biological agents</w:t>
      </w:r>
      <w:r w:rsidR="00050ACB" w:rsidRPr="009A0AC7">
        <w:rPr>
          <w:spacing w:val="-2"/>
          <w:sz w:val="22"/>
          <w:szCs w:val="22"/>
        </w:rPr>
        <w:t>"</w:t>
      </w:r>
      <w:r w:rsidRPr="009A0AC7">
        <w:rPr>
          <w:spacing w:val="-2"/>
          <w:sz w:val="22"/>
          <w:szCs w:val="22"/>
        </w:rPr>
        <w:t>;</w:t>
      </w:r>
    </w:p>
    <w:p w14:paraId="7C807D5F"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r>
      <w:r w:rsidR="00050ACB" w:rsidRPr="009A0AC7">
        <w:rPr>
          <w:sz w:val="22"/>
          <w:szCs w:val="22"/>
        </w:rPr>
        <w:t>'</w:t>
      </w:r>
      <w:r w:rsidRPr="009A0AC7">
        <w:rPr>
          <w:sz w:val="22"/>
          <w:szCs w:val="22"/>
        </w:rPr>
        <w:t>Radioactive materials</w:t>
      </w:r>
      <w:r w:rsidR="00050ACB" w:rsidRPr="009A0AC7">
        <w:rPr>
          <w:sz w:val="22"/>
          <w:szCs w:val="22"/>
        </w:rPr>
        <w:t>'</w:t>
      </w:r>
      <w:r w:rsidRPr="009A0AC7">
        <w:rPr>
          <w:sz w:val="22"/>
          <w:szCs w:val="22"/>
        </w:rPr>
        <w:t xml:space="preserve">; </w:t>
      </w:r>
      <w:r w:rsidRPr="009A0AC7">
        <w:rPr>
          <w:sz w:val="22"/>
          <w:szCs w:val="22"/>
          <w:u w:val="single"/>
        </w:rPr>
        <w:t>or</w:t>
      </w:r>
    </w:p>
    <w:p w14:paraId="68568F9C" w14:textId="77777777" w:rsidR="00CA6BC6" w:rsidRPr="009A0AC7" w:rsidRDefault="00CA6BC6">
      <w:pPr>
        <w:pStyle w:val="1A1a1"/>
        <w:spacing w:line="230" w:lineRule="auto"/>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t xml:space="preserve">Chemical </w:t>
      </w:r>
      <w:r w:rsidR="009060C5" w:rsidRPr="009A0AC7">
        <w:rPr>
          <w:sz w:val="22"/>
          <w:szCs w:val="22"/>
        </w:rPr>
        <w:t>W</w:t>
      </w:r>
      <w:r w:rsidRPr="009A0AC7">
        <w:rPr>
          <w:sz w:val="22"/>
          <w:szCs w:val="22"/>
        </w:rPr>
        <w:t>arfare (CW) agents.</w:t>
      </w:r>
    </w:p>
    <w:p w14:paraId="5BD0354D" w14:textId="77777777" w:rsidR="009060C5" w:rsidRPr="009A0AC7" w:rsidRDefault="009060C5" w:rsidP="00A02774">
      <w:pPr>
        <w:pStyle w:val="1A1a1"/>
        <w:spacing w:before="120" w:line="230" w:lineRule="auto"/>
        <w:ind w:left="2404" w:right="-23" w:hanging="2381"/>
        <w:jc w:val="both"/>
        <w:rPr>
          <w:i/>
          <w:iCs/>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i/>
          <w:iCs/>
          <w:sz w:val="22"/>
          <w:szCs w:val="22"/>
          <w:u w:val="single"/>
        </w:rPr>
        <w:t>Note</w:t>
      </w:r>
      <w:r w:rsidRPr="009A0AC7">
        <w:rPr>
          <w:i/>
          <w:iCs/>
          <w:sz w:val="22"/>
          <w:szCs w:val="22"/>
        </w:rPr>
        <w:tab/>
        <w:t>1.A.4.c. does not apply to detection systems</w:t>
      </w:r>
      <w:r w:rsidRPr="009A0AC7">
        <w:rPr>
          <w:i/>
          <w:iCs/>
        </w:rPr>
        <w:t xml:space="preserve"> </w:t>
      </w:r>
      <w:r w:rsidRPr="009A0AC7">
        <w:rPr>
          <w:i/>
          <w:iCs/>
          <w:sz w:val="22"/>
          <w:szCs w:val="22"/>
        </w:rPr>
        <w:t>limited to the detection of any of the following:</w:t>
      </w:r>
    </w:p>
    <w:p w14:paraId="5D99BECF"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Cyanogen chloride (CAS 506-77-4);</w:t>
      </w:r>
    </w:p>
    <w:p w14:paraId="6E3A045B"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Hydrocyanic acid (CAS 74-90-8);</w:t>
      </w:r>
    </w:p>
    <w:p w14:paraId="42C60C3F"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Chlorine (CAS 7782-50-5);</w:t>
      </w:r>
    </w:p>
    <w:p w14:paraId="42D0AA06"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Carbonyl chloride (phosgene) (CAS 75-44-5);</w:t>
      </w:r>
    </w:p>
    <w:p w14:paraId="5A17798D"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Diphosgene (trichloromethyl-chloroformate) (CAS 503-38-8);</w:t>
      </w:r>
    </w:p>
    <w:p w14:paraId="519EFA1A"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Xylyl bromide, ortho: (CAS 89-92-9), meta: (CAS 620-13-3), para: (CAS 104-81-4);</w:t>
      </w:r>
    </w:p>
    <w:p w14:paraId="5AED9627"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Benzyl bromide (CAS 100-39-0);</w:t>
      </w:r>
    </w:p>
    <w:p w14:paraId="67A646C8"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Benzyl iodide (CAS 620-05-3);</w:t>
      </w:r>
    </w:p>
    <w:p w14:paraId="70F66715"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Bromo acetone (CAS 598-31-2);</w:t>
      </w:r>
    </w:p>
    <w:p w14:paraId="37DD7735"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Cyanogen bromide (CAS 506-68-3);</w:t>
      </w:r>
    </w:p>
    <w:p w14:paraId="4632F95B"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lastRenderedPageBreak/>
        <w:t>Bromo methylethylketone (CAS 816-40-0);</w:t>
      </w:r>
    </w:p>
    <w:p w14:paraId="2C94EE61" w14:textId="77777777" w:rsidR="009060C5" w:rsidRPr="009A0AC7" w:rsidRDefault="009060C5" w:rsidP="005D1336">
      <w:pPr>
        <w:pStyle w:val="1A1a1"/>
        <w:numPr>
          <w:ilvl w:val="0"/>
          <w:numId w:val="7"/>
        </w:numPr>
        <w:spacing w:line="230" w:lineRule="auto"/>
        <w:ind w:right="-23"/>
        <w:jc w:val="both"/>
        <w:rPr>
          <w:i/>
          <w:iCs/>
          <w:spacing w:val="-2"/>
          <w:sz w:val="22"/>
          <w:szCs w:val="22"/>
        </w:rPr>
      </w:pPr>
      <w:proofErr w:type="spellStart"/>
      <w:r w:rsidRPr="009A0AC7">
        <w:rPr>
          <w:i/>
          <w:iCs/>
          <w:spacing w:val="-2"/>
          <w:sz w:val="22"/>
          <w:szCs w:val="22"/>
        </w:rPr>
        <w:t>Chloro</w:t>
      </w:r>
      <w:proofErr w:type="spellEnd"/>
      <w:r w:rsidRPr="009A0AC7">
        <w:rPr>
          <w:i/>
          <w:iCs/>
          <w:spacing w:val="-2"/>
          <w:sz w:val="22"/>
          <w:szCs w:val="22"/>
        </w:rPr>
        <w:t xml:space="preserve"> acetone (CAS 78-95-5);</w:t>
      </w:r>
    </w:p>
    <w:p w14:paraId="6889BC4D"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Ethyl iodoacetate (CAS 623-48-3);</w:t>
      </w:r>
    </w:p>
    <w:p w14:paraId="0709D79A" w14:textId="77777777" w:rsidR="009060C5" w:rsidRPr="009A0AC7" w:rsidRDefault="009060C5" w:rsidP="005D1336">
      <w:pPr>
        <w:pStyle w:val="1A1a1"/>
        <w:numPr>
          <w:ilvl w:val="0"/>
          <w:numId w:val="7"/>
        </w:numPr>
        <w:spacing w:line="230" w:lineRule="auto"/>
        <w:ind w:right="-23"/>
        <w:jc w:val="both"/>
        <w:rPr>
          <w:i/>
          <w:iCs/>
          <w:spacing w:val="-2"/>
          <w:sz w:val="22"/>
          <w:szCs w:val="22"/>
        </w:rPr>
      </w:pPr>
      <w:proofErr w:type="spellStart"/>
      <w:r w:rsidRPr="009A0AC7">
        <w:rPr>
          <w:i/>
          <w:iCs/>
          <w:spacing w:val="-2"/>
          <w:sz w:val="22"/>
          <w:szCs w:val="22"/>
        </w:rPr>
        <w:t>Iodo</w:t>
      </w:r>
      <w:proofErr w:type="spellEnd"/>
      <w:r w:rsidRPr="009A0AC7">
        <w:rPr>
          <w:i/>
          <w:iCs/>
          <w:spacing w:val="-2"/>
          <w:sz w:val="22"/>
          <w:szCs w:val="22"/>
        </w:rPr>
        <w:t xml:space="preserve"> acetone (CAS 3019-04-3);</w:t>
      </w:r>
    </w:p>
    <w:p w14:paraId="1FA0EB91" w14:textId="77777777" w:rsidR="009060C5" w:rsidRPr="009A0AC7" w:rsidRDefault="009060C5" w:rsidP="005D1336">
      <w:pPr>
        <w:pStyle w:val="1A1a1"/>
        <w:numPr>
          <w:ilvl w:val="0"/>
          <w:numId w:val="7"/>
        </w:numPr>
        <w:spacing w:line="230" w:lineRule="auto"/>
        <w:ind w:right="-23"/>
        <w:jc w:val="both"/>
        <w:rPr>
          <w:i/>
          <w:iCs/>
          <w:spacing w:val="-2"/>
          <w:sz w:val="22"/>
          <w:szCs w:val="22"/>
        </w:rPr>
      </w:pPr>
      <w:r w:rsidRPr="009A0AC7">
        <w:rPr>
          <w:i/>
          <w:iCs/>
          <w:spacing w:val="-2"/>
          <w:sz w:val="22"/>
          <w:szCs w:val="22"/>
        </w:rPr>
        <w:t>Chloropicrin (CAS 76-06-2).</w:t>
      </w:r>
    </w:p>
    <w:p w14:paraId="7B79CB20" w14:textId="77777777" w:rsidR="00CA6BC6" w:rsidRPr="009A0AC7" w:rsidRDefault="00CA6BC6">
      <w:pPr>
        <w:pStyle w:val="1A1note1"/>
        <w:ind w:left="0" w:firstLine="0"/>
        <w:jc w:val="both"/>
        <w:rPr>
          <w:sz w:val="22"/>
          <w:szCs w:val="22"/>
        </w:rPr>
      </w:pPr>
    </w:p>
    <w:p w14:paraId="0A728656" w14:textId="77777777" w:rsidR="00CA6BC6" w:rsidRPr="009A0AC7" w:rsidRDefault="00D92B2C">
      <w:pPr>
        <w:pStyle w:val="1A1a"/>
        <w:spacing w:line="235" w:lineRule="auto"/>
        <w:jc w:val="both"/>
        <w:rPr>
          <w:sz w:val="22"/>
          <w:szCs w:val="22"/>
        </w:rPr>
      </w:pPr>
      <w:r w:rsidRPr="009A0AC7">
        <w:rPr>
          <w:sz w:val="22"/>
          <w:szCs w:val="22"/>
        </w:rPr>
        <w:t>1.</w:t>
      </w:r>
      <w:r w:rsidRPr="009A0AC7">
        <w:rPr>
          <w:sz w:val="22"/>
          <w:szCs w:val="22"/>
        </w:rPr>
        <w:tab/>
        <w:t>A.</w:t>
      </w:r>
      <w:r w:rsidRPr="009A0AC7">
        <w:rPr>
          <w:sz w:val="22"/>
          <w:szCs w:val="22"/>
        </w:rPr>
        <w:tab/>
        <w:t>4.</w:t>
      </w:r>
      <w:r w:rsidRPr="009A0AC7">
        <w:rPr>
          <w:sz w:val="22"/>
          <w:szCs w:val="22"/>
        </w:rPr>
        <w:tab/>
      </w:r>
      <w:r w:rsidR="00CA6BC6" w:rsidRPr="009A0AC7">
        <w:rPr>
          <w:sz w:val="22"/>
          <w:szCs w:val="22"/>
        </w:rPr>
        <w:t>d.</w:t>
      </w:r>
      <w:r w:rsidR="00CA6BC6" w:rsidRPr="009A0AC7">
        <w:rPr>
          <w:sz w:val="22"/>
          <w:szCs w:val="22"/>
        </w:rPr>
        <w:tab/>
        <w:t>Electronic equipment designed for automatically detecting or identifying the presence of "explosives" residues and utilising 'trace detection' techniques (e.g., surface acoustic wave, ion mobility spectrometry, differential mobility spectrometry, mass spectrometry).</w:t>
      </w:r>
    </w:p>
    <w:p w14:paraId="66984085" w14:textId="77777777" w:rsidR="00CA6BC6" w:rsidRPr="009A0AC7" w:rsidRDefault="00CA6BC6" w:rsidP="00D03D45">
      <w:pPr>
        <w:tabs>
          <w:tab w:val="left" w:pos="540"/>
          <w:tab w:val="left" w:pos="900"/>
          <w:tab w:val="left" w:pos="1260"/>
        </w:tabs>
        <w:spacing w:before="60"/>
        <w:ind w:left="1559"/>
        <w:jc w:val="both"/>
        <w:rPr>
          <w:i/>
          <w:sz w:val="22"/>
          <w:szCs w:val="22"/>
          <w:u w:val="single"/>
        </w:rPr>
      </w:pPr>
      <w:r w:rsidRPr="009A0AC7">
        <w:rPr>
          <w:i/>
          <w:sz w:val="22"/>
          <w:szCs w:val="22"/>
          <w:u w:val="single"/>
        </w:rPr>
        <w:t>Technical Note</w:t>
      </w:r>
    </w:p>
    <w:p w14:paraId="79F01FC1" w14:textId="77777777" w:rsidR="00CA6BC6" w:rsidRPr="009A0AC7" w:rsidRDefault="00C34459">
      <w:pPr>
        <w:pStyle w:val="1A1note1"/>
        <w:ind w:left="1560" w:firstLine="0"/>
        <w:jc w:val="both"/>
        <w:rPr>
          <w:i/>
          <w:sz w:val="22"/>
          <w:szCs w:val="22"/>
          <w:u w:val="single"/>
        </w:rPr>
      </w:pPr>
      <w:r w:rsidRPr="009A0AC7">
        <w:rPr>
          <w:i/>
          <w:sz w:val="22"/>
          <w:szCs w:val="22"/>
        </w:rPr>
        <w:t xml:space="preserve">For the purposes of 1.A.4.d., </w:t>
      </w:r>
      <w:r w:rsidR="00CA6BC6" w:rsidRPr="009A0AC7">
        <w:rPr>
          <w:i/>
          <w:sz w:val="22"/>
          <w:szCs w:val="22"/>
        </w:rPr>
        <w:t>'</w:t>
      </w:r>
      <w:r w:rsidRPr="009A0AC7">
        <w:rPr>
          <w:i/>
          <w:sz w:val="22"/>
          <w:szCs w:val="22"/>
        </w:rPr>
        <w:t>t</w:t>
      </w:r>
      <w:r w:rsidR="00CA6BC6" w:rsidRPr="009A0AC7">
        <w:rPr>
          <w:i/>
          <w:sz w:val="22"/>
          <w:szCs w:val="22"/>
        </w:rPr>
        <w:t>race detection' is defined as the capability to detect less than 1 ppm vapour, or 1 mg solid or liquid.</w:t>
      </w:r>
    </w:p>
    <w:p w14:paraId="0BFF2F78" w14:textId="77777777" w:rsidR="00CA6BC6" w:rsidRPr="009A0AC7" w:rsidRDefault="00CA6BC6" w:rsidP="00D03D45">
      <w:pPr>
        <w:pStyle w:val="1A1anote1"/>
        <w:spacing w:before="60"/>
        <w:ind w:left="2512" w:hanging="953"/>
        <w:rPr>
          <w:i/>
          <w:sz w:val="22"/>
          <w:szCs w:val="22"/>
        </w:rPr>
      </w:pPr>
      <w:r w:rsidRPr="009A0AC7">
        <w:rPr>
          <w:i/>
          <w:sz w:val="22"/>
          <w:szCs w:val="22"/>
          <w:u w:val="single"/>
        </w:rPr>
        <w:t>Note 1</w:t>
      </w:r>
      <w:r w:rsidRPr="009A0AC7">
        <w:rPr>
          <w:i/>
          <w:sz w:val="22"/>
          <w:szCs w:val="22"/>
        </w:rPr>
        <w:tab/>
        <w:t>1.A.4.d. does not apply to equipment specially designed for laboratory use.</w:t>
      </w:r>
    </w:p>
    <w:p w14:paraId="57CCC7EA" w14:textId="77777777" w:rsidR="00CA6BC6" w:rsidRPr="009A0AC7" w:rsidRDefault="00CA6BC6" w:rsidP="00D03D45">
      <w:pPr>
        <w:pStyle w:val="1A1anote1"/>
        <w:spacing w:before="60"/>
        <w:ind w:left="2512" w:hanging="953"/>
        <w:rPr>
          <w:bCs/>
          <w:i/>
          <w:iCs/>
          <w:sz w:val="22"/>
          <w:szCs w:val="22"/>
        </w:rPr>
      </w:pPr>
      <w:r w:rsidRPr="009A0AC7">
        <w:rPr>
          <w:i/>
          <w:sz w:val="22"/>
          <w:szCs w:val="22"/>
          <w:u w:val="single"/>
        </w:rPr>
        <w:t>Note 2</w:t>
      </w:r>
      <w:r w:rsidRPr="009A0AC7">
        <w:rPr>
          <w:i/>
          <w:sz w:val="22"/>
          <w:szCs w:val="22"/>
        </w:rPr>
        <w:tab/>
        <w:t>1.A.4.d. does not apply to non-contact walk-through security portals.</w:t>
      </w:r>
    </w:p>
    <w:p w14:paraId="661E341F" w14:textId="77777777" w:rsidR="00CA6BC6" w:rsidRPr="009A0AC7" w:rsidRDefault="00CA6BC6">
      <w:pPr>
        <w:pStyle w:val="1A1note1"/>
        <w:spacing w:before="120"/>
        <w:ind w:left="1922" w:hanging="799"/>
        <w:jc w:val="both"/>
        <w:rPr>
          <w:i/>
          <w:sz w:val="22"/>
          <w:szCs w:val="22"/>
        </w:rPr>
      </w:pPr>
      <w:r w:rsidRPr="009A0AC7">
        <w:rPr>
          <w:i/>
          <w:sz w:val="22"/>
          <w:szCs w:val="22"/>
          <w:u w:val="single"/>
        </w:rPr>
        <w:t>Note</w:t>
      </w:r>
      <w:r w:rsidRPr="009A0AC7">
        <w:rPr>
          <w:i/>
          <w:sz w:val="22"/>
          <w:szCs w:val="22"/>
        </w:rPr>
        <w:tab/>
        <w:t>1.A.4. does not apply to:</w:t>
      </w:r>
    </w:p>
    <w:p w14:paraId="2FC27A7B" w14:textId="77777777" w:rsidR="00CA6BC6" w:rsidRPr="009A0AC7" w:rsidRDefault="00CA6BC6">
      <w:pPr>
        <w:pStyle w:val="1A1note1a"/>
        <w:jc w:val="both"/>
        <w:rPr>
          <w:i/>
          <w:sz w:val="22"/>
          <w:szCs w:val="22"/>
        </w:rPr>
      </w:pPr>
      <w:r w:rsidRPr="009A0AC7">
        <w:rPr>
          <w:i/>
          <w:sz w:val="22"/>
          <w:szCs w:val="22"/>
        </w:rPr>
        <w:t>a.</w:t>
      </w:r>
      <w:r w:rsidRPr="009A0AC7">
        <w:rPr>
          <w:i/>
          <w:sz w:val="22"/>
          <w:szCs w:val="22"/>
        </w:rPr>
        <w:tab/>
        <w:t>Personal radiation monitoring dosimeters;</w:t>
      </w:r>
    </w:p>
    <w:p w14:paraId="52E185C4" w14:textId="77777777" w:rsidR="00CA6BC6" w:rsidRPr="009A0AC7" w:rsidRDefault="00CA6BC6">
      <w:pPr>
        <w:pStyle w:val="1A1note1a"/>
        <w:tabs>
          <w:tab w:val="left" w:pos="-450"/>
        </w:tabs>
        <w:ind w:left="2333" w:hanging="418"/>
        <w:jc w:val="both"/>
        <w:rPr>
          <w:i/>
          <w:sz w:val="22"/>
          <w:szCs w:val="22"/>
        </w:rPr>
      </w:pPr>
      <w:r w:rsidRPr="009A0AC7">
        <w:rPr>
          <w:i/>
          <w:sz w:val="22"/>
          <w:szCs w:val="22"/>
        </w:rPr>
        <w:t>b.</w:t>
      </w:r>
      <w:r w:rsidRPr="009A0AC7">
        <w:rPr>
          <w:i/>
          <w:sz w:val="22"/>
          <w:szCs w:val="22"/>
        </w:rPr>
        <w:tab/>
      </w:r>
      <w:r w:rsidR="00C34A9E" w:rsidRPr="009A0AC7">
        <w:rPr>
          <w:i/>
          <w:sz w:val="22"/>
          <w:szCs w:val="22"/>
        </w:rPr>
        <w:t>Occupational health or safety e</w:t>
      </w:r>
      <w:r w:rsidRPr="009A0AC7">
        <w:rPr>
          <w:i/>
          <w:sz w:val="22"/>
          <w:szCs w:val="22"/>
        </w:rPr>
        <w:t>quipment limited by design or function to protect against hazards specific to residential safety or civil industries, including:</w:t>
      </w:r>
    </w:p>
    <w:p w14:paraId="30D59C2D" w14:textId="77777777" w:rsidR="00CA6BC6" w:rsidRPr="009A0AC7" w:rsidRDefault="00CA6BC6">
      <w:pPr>
        <w:pStyle w:val="1A1note1a"/>
        <w:tabs>
          <w:tab w:val="left" w:pos="-450"/>
          <w:tab w:val="left" w:pos="2366"/>
        </w:tabs>
        <w:ind w:left="2694" w:hanging="779"/>
        <w:jc w:val="both"/>
        <w:rPr>
          <w:i/>
          <w:sz w:val="22"/>
          <w:szCs w:val="22"/>
        </w:rPr>
      </w:pPr>
      <w:r w:rsidRPr="009A0AC7">
        <w:rPr>
          <w:i/>
          <w:sz w:val="22"/>
          <w:szCs w:val="22"/>
        </w:rPr>
        <w:tab/>
        <w:t>1.</w:t>
      </w:r>
      <w:r w:rsidRPr="009A0AC7">
        <w:rPr>
          <w:i/>
          <w:sz w:val="22"/>
          <w:szCs w:val="22"/>
        </w:rPr>
        <w:tab/>
        <w:t>mining;</w:t>
      </w:r>
    </w:p>
    <w:p w14:paraId="0DD53A60" w14:textId="77777777" w:rsidR="00CA6BC6" w:rsidRPr="009A0AC7" w:rsidRDefault="00CA6BC6">
      <w:pPr>
        <w:pStyle w:val="1A1note1a"/>
        <w:tabs>
          <w:tab w:val="left" w:pos="-450"/>
          <w:tab w:val="left" w:pos="2366"/>
        </w:tabs>
        <w:ind w:left="2694" w:hanging="779"/>
        <w:jc w:val="both"/>
        <w:rPr>
          <w:i/>
          <w:sz w:val="22"/>
          <w:szCs w:val="22"/>
        </w:rPr>
      </w:pPr>
      <w:r w:rsidRPr="009A0AC7">
        <w:rPr>
          <w:i/>
          <w:sz w:val="22"/>
          <w:szCs w:val="22"/>
        </w:rPr>
        <w:tab/>
        <w:t>2.</w:t>
      </w:r>
      <w:r w:rsidRPr="009A0AC7">
        <w:rPr>
          <w:i/>
          <w:sz w:val="22"/>
          <w:szCs w:val="22"/>
        </w:rPr>
        <w:tab/>
        <w:t>quarrying;</w:t>
      </w:r>
    </w:p>
    <w:p w14:paraId="482D280D" w14:textId="77777777" w:rsidR="00CA6BC6" w:rsidRPr="009A0AC7" w:rsidRDefault="00CA6BC6">
      <w:pPr>
        <w:pStyle w:val="1A1note1a"/>
        <w:tabs>
          <w:tab w:val="left" w:pos="-450"/>
          <w:tab w:val="left" w:pos="2366"/>
        </w:tabs>
        <w:ind w:left="2694" w:hanging="779"/>
        <w:jc w:val="both"/>
        <w:rPr>
          <w:i/>
          <w:sz w:val="22"/>
          <w:szCs w:val="22"/>
        </w:rPr>
      </w:pPr>
      <w:r w:rsidRPr="009A0AC7">
        <w:rPr>
          <w:i/>
          <w:sz w:val="22"/>
          <w:szCs w:val="22"/>
        </w:rPr>
        <w:tab/>
        <w:t>3.</w:t>
      </w:r>
      <w:r w:rsidRPr="009A0AC7">
        <w:rPr>
          <w:i/>
          <w:sz w:val="22"/>
          <w:szCs w:val="22"/>
        </w:rPr>
        <w:tab/>
        <w:t>agriculture;</w:t>
      </w:r>
    </w:p>
    <w:p w14:paraId="076656E3" w14:textId="77777777" w:rsidR="00CA6BC6" w:rsidRPr="009A0AC7" w:rsidRDefault="00CA6BC6">
      <w:pPr>
        <w:pStyle w:val="1A1note1a"/>
        <w:tabs>
          <w:tab w:val="left" w:pos="-450"/>
          <w:tab w:val="left" w:pos="2366"/>
        </w:tabs>
        <w:ind w:left="2694" w:hanging="779"/>
        <w:jc w:val="both"/>
        <w:rPr>
          <w:i/>
          <w:sz w:val="22"/>
          <w:szCs w:val="22"/>
        </w:rPr>
      </w:pPr>
      <w:r w:rsidRPr="009A0AC7">
        <w:rPr>
          <w:i/>
          <w:sz w:val="22"/>
          <w:szCs w:val="22"/>
        </w:rPr>
        <w:tab/>
        <w:t>4.</w:t>
      </w:r>
      <w:r w:rsidRPr="009A0AC7">
        <w:rPr>
          <w:i/>
          <w:sz w:val="22"/>
          <w:szCs w:val="22"/>
        </w:rPr>
        <w:tab/>
        <w:t>pharmaceutical;</w:t>
      </w:r>
    </w:p>
    <w:p w14:paraId="7C2005F9" w14:textId="77777777" w:rsidR="00CA6BC6" w:rsidRPr="009A0AC7" w:rsidRDefault="00CA6BC6">
      <w:pPr>
        <w:pStyle w:val="1A1note1a"/>
        <w:tabs>
          <w:tab w:val="left" w:pos="-450"/>
          <w:tab w:val="left" w:pos="2366"/>
        </w:tabs>
        <w:ind w:left="2694" w:hanging="779"/>
        <w:jc w:val="both"/>
        <w:rPr>
          <w:i/>
          <w:sz w:val="22"/>
          <w:szCs w:val="22"/>
        </w:rPr>
      </w:pPr>
      <w:r w:rsidRPr="009A0AC7">
        <w:rPr>
          <w:i/>
          <w:sz w:val="22"/>
          <w:szCs w:val="22"/>
        </w:rPr>
        <w:tab/>
        <w:t>5.</w:t>
      </w:r>
      <w:r w:rsidRPr="009A0AC7">
        <w:rPr>
          <w:i/>
          <w:sz w:val="22"/>
          <w:szCs w:val="22"/>
        </w:rPr>
        <w:tab/>
        <w:t>medical;</w:t>
      </w:r>
    </w:p>
    <w:p w14:paraId="7392148B" w14:textId="77777777" w:rsidR="00CA6BC6" w:rsidRPr="009A0AC7" w:rsidRDefault="00CA6BC6">
      <w:pPr>
        <w:pStyle w:val="1A1note1a"/>
        <w:tabs>
          <w:tab w:val="left" w:pos="-450"/>
          <w:tab w:val="left" w:pos="2366"/>
        </w:tabs>
        <w:ind w:left="2694" w:hanging="779"/>
        <w:jc w:val="both"/>
        <w:rPr>
          <w:i/>
          <w:sz w:val="22"/>
          <w:szCs w:val="22"/>
        </w:rPr>
      </w:pPr>
      <w:r w:rsidRPr="009A0AC7">
        <w:rPr>
          <w:i/>
          <w:sz w:val="22"/>
          <w:szCs w:val="22"/>
        </w:rPr>
        <w:tab/>
        <w:t>6.</w:t>
      </w:r>
      <w:r w:rsidRPr="009A0AC7">
        <w:rPr>
          <w:i/>
          <w:sz w:val="22"/>
          <w:szCs w:val="22"/>
        </w:rPr>
        <w:tab/>
        <w:t>veterinary;</w:t>
      </w:r>
    </w:p>
    <w:p w14:paraId="462B18B3" w14:textId="77777777" w:rsidR="00CA6BC6" w:rsidRPr="009A0AC7" w:rsidRDefault="00CA6BC6">
      <w:pPr>
        <w:pStyle w:val="1A1note1a"/>
        <w:tabs>
          <w:tab w:val="left" w:pos="-450"/>
          <w:tab w:val="left" w:pos="2366"/>
        </w:tabs>
        <w:ind w:left="2694" w:hanging="779"/>
        <w:jc w:val="both"/>
        <w:rPr>
          <w:i/>
          <w:sz w:val="22"/>
          <w:szCs w:val="22"/>
        </w:rPr>
      </w:pPr>
      <w:r w:rsidRPr="009A0AC7">
        <w:rPr>
          <w:i/>
          <w:sz w:val="22"/>
          <w:szCs w:val="22"/>
        </w:rPr>
        <w:tab/>
        <w:t>7.</w:t>
      </w:r>
      <w:r w:rsidRPr="009A0AC7">
        <w:rPr>
          <w:i/>
          <w:sz w:val="22"/>
          <w:szCs w:val="22"/>
        </w:rPr>
        <w:tab/>
        <w:t>environmental;</w:t>
      </w:r>
    </w:p>
    <w:p w14:paraId="7E5F5CC5" w14:textId="77777777" w:rsidR="00CA6BC6" w:rsidRPr="009A0AC7" w:rsidRDefault="00CA6BC6">
      <w:pPr>
        <w:pStyle w:val="1A1note1a"/>
        <w:tabs>
          <w:tab w:val="left" w:pos="-450"/>
          <w:tab w:val="left" w:pos="2366"/>
        </w:tabs>
        <w:ind w:left="2694" w:hanging="779"/>
        <w:jc w:val="both"/>
        <w:rPr>
          <w:i/>
          <w:sz w:val="22"/>
          <w:szCs w:val="22"/>
        </w:rPr>
      </w:pPr>
      <w:r w:rsidRPr="009A0AC7">
        <w:rPr>
          <w:i/>
          <w:sz w:val="22"/>
          <w:szCs w:val="22"/>
        </w:rPr>
        <w:tab/>
        <w:t>8.</w:t>
      </w:r>
      <w:r w:rsidRPr="009A0AC7">
        <w:rPr>
          <w:i/>
          <w:sz w:val="22"/>
          <w:szCs w:val="22"/>
        </w:rPr>
        <w:tab/>
        <w:t>waste management;</w:t>
      </w:r>
    </w:p>
    <w:p w14:paraId="2B76F84A" w14:textId="77777777" w:rsidR="00CA6BC6" w:rsidRPr="009A0AC7" w:rsidRDefault="00CA6BC6">
      <w:pPr>
        <w:pStyle w:val="1A1note1a"/>
        <w:tabs>
          <w:tab w:val="left" w:pos="-450"/>
          <w:tab w:val="left" w:pos="2366"/>
        </w:tabs>
        <w:ind w:left="2694" w:hanging="779"/>
        <w:jc w:val="both"/>
        <w:rPr>
          <w:i/>
          <w:sz w:val="22"/>
          <w:szCs w:val="22"/>
        </w:rPr>
      </w:pPr>
      <w:r w:rsidRPr="009A0AC7">
        <w:rPr>
          <w:i/>
          <w:sz w:val="22"/>
          <w:szCs w:val="22"/>
        </w:rPr>
        <w:tab/>
        <w:t>9.</w:t>
      </w:r>
      <w:r w:rsidRPr="009A0AC7">
        <w:rPr>
          <w:i/>
          <w:sz w:val="22"/>
          <w:szCs w:val="22"/>
        </w:rPr>
        <w:tab/>
        <w:t>food industry.</w:t>
      </w:r>
    </w:p>
    <w:p w14:paraId="0E1FF924" w14:textId="77777777" w:rsidR="00CA6BC6" w:rsidRPr="009A0AC7" w:rsidRDefault="00CA6BC6" w:rsidP="00D03D45">
      <w:pPr>
        <w:pStyle w:val="1A1note1"/>
        <w:spacing w:before="60" w:line="230" w:lineRule="auto"/>
        <w:ind w:left="1922" w:hanging="799"/>
        <w:jc w:val="both"/>
        <w:rPr>
          <w:i/>
          <w:sz w:val="22"/>
          <w:szCs w:val="22"/>
          <w:u w:val="single"/>
        </w:rPr>
      </w:pPr>
      <w:r w:rsidRPr="009A0AC7">
        <w:rPr>
          <w:i/>
          <w:sz w:val="22"/>
          <w:szCs w:val="22"/>
          <w:u w:val="single"/>
        </w:rPr>
        <w:t>Technical Notes</w:t>
      </w:r>
    </w:p>
    <w:p w14:paraId="7BA58DC6" w14:textId="77777777" w:rsidR="00CA6BC6" w:rsidRPr="009A0AC7" w:rsidRDefault="00CA6BC6" w:rsidP="00050ACB">
      <w:pPr>
        <w:pStyle w:val="1A1a"/>
        <w:jc w:val="both"/>
        <w:rPr>
          <w:i/>
          <w:sz w:val="22"/>
          <w:szCs w:val="22"/>
        </w:rPr>
      </w:pPr>
      <w:r w:rsidRPr="009A0AC7">
        <w:rPr>
          <w:i/>
          <w:sz w:val="22"/>
          <w:szCs w:val="22"/>
        </w:rPr>
        <w:tab/>
      </w:r>
      <w:r w:rsidRPr="009A0AC7">
        <w:rPr>
          <w:i/>
          <w:sz w:val="22"/>
          <w:szCs w:val="22"/>
        </w:rPr>
        <w:tab/>
      </w:r>
      <w:r w:rsidRPr="009A0AC7">
        <w:rPr>
          <w:i/>
          <w:sz w:val="22"/>
          <w:szCs w:val="22"/>
        </w:rPr>
        <w:tab/>
        <w:t>1.</w:t>
      </w:r>
      <w:r w:rsidRPr="009A0AC7">
        <w:rPr>
          <w:i/>
          <w:sz w:val="22"/>
          <w:szCs w:val="22"/>
        </w:rPr>
        <w:tab/>
        <w:t xml:space="preserve">1.A.4. includes equipment and components that have been identified, successfully tested to national standards or otherwise proven effective, for the detection of or defence against </w:t>
      </w:r>
      <w:r w:rsidR="00050ACB" w:rsidRPr="009A0AC7">
        <w:rPr>
          <w:i/>
          <w:sz w:val="22"/>
          <w:szCs w:val="22"/>
        </w:rPr>
        <w:t>'</w:t>
      </w:r>
      <w:r w:rsidRPr="009A0AC7">
        <w:rPr>
          <w:i/>
          <w:sz w:val="22"/>
          <w:szCs w:val="22"/>
        </w:rPr>
        <w:t xml:space="preserve">radioactive </w:t>
      </w:r>
      <w:r w:rsidRPr="009A0AC7">
        <w:rPr>
          <w:i/>
          <w:color w:val="auto"/>
          <w:sz w:val="22"/>
          <w:szCs w:val="22"/>
        </w:rPr>
        <w:t>materials</w:t>
      </w:r>
      <w:r w:rsidR="00050ACB" w:rsidRPr="009A0AC7">
        <w:rPr>
          <w:i/>
          <w:color w:val="auto"/>
          <w:sz w:val="22"/>
          <w:szCs w:val="22"/>
        </w:rPr>
        <w:t>'</w:t>
      </w:r>
      <w:r w:rsidRPr="009A0AC7">
        <w:rPr>
          <w:i/>
          <w:color w:val="auto"/>
          <w:sz w:val="22"/>
          <w:szCs w:val="22"/>
        </w:rPr>
        <w:t xml:space="preserve">, </w:t>
      </w:r>
      <w:r w:rsidR="00050ACB" w:rsidRPr="009A0AC7">
        <w:rPr>
          <w:i/>
          <w:color w:val="auto"/>
          <w:sz w:val="22"/>
          <w:szCs w:val="22"/>
        </w:rPr>
        <w:t>"</w:t>
      </w:r>
      <w:r w:rsidRPr="009A0AC7">
        <w:rPr>
          <w:i/>
          <w:color w:val="auto"/>
          <w:sz w:val="22"/>
          <w:szCs w:val="22"/>
        </w:rPr>
        <w:t>biological agents</w:t>
      </w:r>
      <w:r w:rsidR="00050ACB" w:rsidRPr="009A0AC7">
        <w:rPr>
          <w:i/>
          <w:color w:val="auto"/>
          <w:sz w:val="22"/>
          <w:szCs w:val="22"/>
        </w:rPr>
        <w:t>"</w:t>
      </w:r>
      <w:r w:rsidRPr="009A0AC7">
        <w:rPr>
          <w:i/>
          <w:color w:val="auto"/>
          <w:sz w:val="22"/>
          <w:szCs w:val="22"/>
        </w:rPr>
        <w:t>,</w:t>
      </w:r>
      <w:r w:rsidRPr="009A0AC7">
        <w:rPr>
          <w:i/>
          <w:sz w:val="22"/>
          <w:szCs w:val="22"/>
        </w:rPr>
        <w:t xml:space="preserve"> </w:t>
      </w:r>
      <w:r w:rsidR="00166ADD" w:rsidRPr="009A0AC7">
        <w:rPr>
          <w:i/>
          <w:sz w:val="22"/>
          <w:szCs w:val="22"/>
        </w:rPr>
        <w:t>C</w:t>
      </w:r>
      <w:r w:rsidRPr="009A0AC7">
        <w:rPr>
          <w:i/>
          <w:sz w:val="22"/>
          <w:szCs w:val="22"/>
        </w:rPr>
        <w:t xml:space="preserve">hemical </w:t>
      </w:r>
      <w:r w:rsidR="00166ADD" w:rsidRPr="009A0AC7">
        <w:rPr>
          <w:i/>
          <w:sz w:val="22"/>
          <w:szCs w:val="22"/>
        </w:rPr>
        <w:t>W</w:t>
      </w:r>
      <w:r w:rsidRPr="009A0AC7">
        <w:rPr>
          <w:i/>
          <w:sz w:val="22"/>
          <w:szCs w:val="22"/>
        </w:rPr>
        <w:t>arfare</w:t>
      </w:r>
      <w:r w:rsidR="00166ADD" w:rsidRPr="009A0AC7">
        <w:rPr>
          <w:i/>
          <w:sz w:val="22"/>
          <w:szCs w:val="22"/>
        </w:rPr>
        <w:t xml:space="preserve"> (CW)</w:t>
      </w:r>
      <w:r w:rsidRPr="009A0AC7">
        <w:rPr>
          <w:i/>
          <w:sz w:val="22"/>
          <w:szCs w:val="22"/>
        </w:rPr>
        <w:t xml:space="preserve"> agents, 'simulants' or </w:t>
      </w:r>
      <w:r w:rsidRPr="009A0AC7">
        <w:rPr>
          <w:bCs/>
          <w:i/>
          <w:sz w:val="22"/>
          <w:szCs w:val="22"/>
        </w:rPr>
        <w:t>"</w:t>
      </w:r>
      <w:r w:rsidR="00166ADD" w:rsidRPr="009A0AC7">
        <w:rPr>
          <w:bCs/>
          <w:i/>
          <w:sz w:val="22"/>
          <w:szCs w:val="22"/>
        </w:rPr>
        <w:t>R</w:t>
      </w:r>
      <w:r w:rsidRPr="009A0AC7">
        <w:rPr>
          <w:bCs/>
          <w:i/>
          <w:sz w:val="22"/>
          <w:szCs w:val="22"/>
        </w:rPr>
        <w:t xml:space="preserve">iot </w:t>
      </w:r>
      <w:r w:rsidR="00166ADD" w:rsidRPr="009A0AC7">
        <w:rPr>
          <w:bCs/>
          <w:i/>
          <w:sz w:val="22"/>
          <w:szCs w:val="22"/>
        </w:rPr>
        <w:t>C</w:t>
      </w:r>
      <w:r w:rsidRPr="009A0AC7">
        <w:rPr>
          <w:bCs/>
          <w:i/>
          <w:sz w:val="22"/>
          <w:szCs w:val="22"/>
        </w:rPr>
        <w:t xml:space="preserve">ontrol </w:t>
      </w:r>
      <w:r w:rsidR="00166ADD" w:rsidRPr="009A0AC7">
        <w:rPr>
          <w:bCs/>
          <w:i/>
          <w:sz w:val="22"/>
          <w:szCs w:val="22"/>
        </w:rPr>
        <w:t>A</w:t>
      </w:r>
      <w:r w:rsidRPr="009A0AC7">
        <w:rPr>
          <w:bCs/>
          <w:i/>
          <w:sz w:val="22"/>
          <w:szCs w:val="22"/>
        </w:rPr>
        <w:t>gents"</w:t>
      </w:r>
      <w:r w:rsidR="00166ADD" w:rsidRPr="009A0AC7">
        <w:rPr>
          <w:bCs/>
          <w:i/>
          <w:sz w:val="22"/>
          <w:szCs w:val="22"/>
        </w:rPr>
        <w:t xml:space="preserve"> ("RCAs")</w:t>
      </w:r>
      <w:r w:rsidRPr="009A0AC7">
        <w:rPr>
          <w:i/>
          <w:sz w:val="22"/>
          <w:szCs w:val="22"/>
        </w:rPr>
        <w:t>, even if such equipment or components are used in civil industries such as mining, quarrying, agriculture, pharmaceuticals, medical, veterinary, environmental, waste management, or the food industry.</w:t>
      </w:r>
    </w:p>
    <w:p w14:paraId="193CF1DF" w14:textId="77777777" w:rsidR="00CA6BC6" w:rsidRPr="009A0AC7" w:rsidRDefault="00CA6BC6" w:rsidP="00050ACB">
      <w:pPr>
        <w:pStyle w:val="1A1a"/>
        <w:ind w:left="1582" w:hanging="1582"/>
        <w:jc w:val="both"/>
        <w:rPr>
          <w:sz w:val="22"/>
          <w:szCs w:val="22"/>
        </w:rPr>
      </w:pPr>
      <w:r w:rsidRPr="009A0AC7">
        <w:rPr>
          <w:i/>
          <w:sz w:val="22"/>
          <w:szCs w:val="22"/>
        </w:rPr>
        <w:tab/>
      </w:r>
      <w:r w:rsidRPr="009A0AC7">
        <w:rPr>
          <w:i/>
          <w:sz w:val="22"/>
          <w:szCs w:val="22"/>
        </w:rPr>
        <w:tab/>
      </w:r>
      <w:r w:rsidRPr="009A0AC7">
        <w:rPr>
          <w:i/>
          <w:sz w:val="22"/>
          <w:szCs w:val="22"/>
        </w:rPr>
        <w:tab/>
        <w:t>2.</w:t>
      </w:r>
      <w:r w:rsidRPr="009A0AC7">
        <w:rPr>
          <w:i/>
          <w:sz w:val="22"/>
          <w:szCs w:val="22"/>
        </w:rPr>
        <w:tab/>
        <w:t>'Simulant': A substance or material that is used in place of toxic agent (chemical or biological) in training, research, testing or evaluation</w:t>
      </w:r>
      <w:r w:rsidRPr="009A0AC7">
        <w:rPr>
          <w:sz w:val="22"/>
          <w:szCs w:val="22"/>
        </w:rPr>
        <w:t>.</w:t>
      </w:r>
    </w:p>
    <w:p w14:paraId="5217C51D" w14:textId="77777777" w:rsidR="00050ACB" w:rsidRPr="009A0AC7" w:rsidRDefault="00166F34" w:rsidP="00050ACB">
      <w:pPr>
        <w:pStyle w:val="1A1a"/>
        <w:ind w:left="1582" w:hanging="1582"/>
        <w:jc w:val="both"/>
        <w:rPr>
          <w:i/>
          <w:spacing w:val="-4"/>
          <w:sz w:val="22"/>
          <w:szCs w:val="22"/>
        </w:rPr>
      </w:pPr>
      <w:r w:rsidRPr="009A0AC7">
        <w:rPr>
          <w:i/>
          <w:sz w:val="22"/>
          <w:szCs w:val="22"/>
        </w:rPr>
        <w:tab/>
      </w:r>
      <w:r w:rsidRPr="009A0AC7">
        <w:rPr>
          <w:i/>
          <w:sz w:val="22"/>
          <w:szCs w:val="22"/>
        </w:rPr>
        <w:tab/>
      </w:r>
      <w:r w:rsidRPr="009A0AC7">
        <w:rPr>
          <w:i/>
          <w:sz w:val="22"/>
          <w:szCs w:val="22"/>
        </w:rPr>
        <w:tab/>
        <w:t>3.</w:t>
      </w:r>
      <w:r w:rsidRPr="009A0AC7">
        <w:rPr>
          <w:i/>
          <w:sz w:val="22"/>
          <w:szCs w:val="22"/>
        </w:rPr>
        <w:tab/>
      </w:r>
      <w:r w:rsidR="00050ACB" w:rsidRPr="009A0AC7">
        <w:rPr>
          <w:i/>
          <w:spacing w:val="-4"/>
          <w:sz w:val="22"/>
          <w:szCs w:val="22"/>
        </w:rPr>
        <w:t>For the purposes of 1.A.4., 'radioactive materials' are those selected or modified to increase their effectiveness in producing casualties in humans or animals, degrading equipment or damaging crops or the environment.</w:t>
      </w:r>
    </w:p>
    <w:p w14:paraId="74F1BFDA" w14:textId="77777777" w:rsidR="00CA6BC6" w:rsidRPr="009A0AC7" w:rsidRDefault="00CA6BC6" w:rsidP="00D33D8B">
      <w:pPr>
        <w:pStyle w:val="1A1note1"/>
        <w:spacing w:line="230" w:lineRule="auto"/>
        <w:ind w:left="0" w:firstLine="0"/>
        <w:jc w:val="both"/>
        <w:rPr>
          <w:sz w:val="22"/>
          <w:szCs w:val="22"/>
        </w:rPr>
      </w:pPr>
    </w:p>
    <w:p w14:paraId="7959F19F" w14:textId="77777777" w:rsidR="00CA6BC6" w:rsidRPr="009A0AC7" w:rsidRDefault="00CA6BC6" w:rsidP="00D33D8B">
      <w:pPr>
        <w:pStyle w:val="1A1"/>
        <w:jc w:val="both"/>
        <w:rPr>
          <w:sz w:val="22"/>
          <w:szCs w:val="22"/>
        </w:rPr>
      </w:pPr>
      <w:r w:rsidRPr="009A0AC7">
        <w:rPr>
          <w:sz w:val="22"/>
          <w:szCs w:val="22"/>
        </w:rPr>
        <w:t>1.</w:t>
      </w:r>
      <w:r w:rsidRPr="009A0AC7">
        <w:rPr>
          <w:sz w:val="22"/>
          <w:szCs w:val="22"/>
        </w:rPr>
        <w:tab/>
        <w:t>A.</w:t>
      </w:r>
      <w:r w:rsidRPr="009A0AC7">
        <w:rPr>
          <w:sz w:val="22"/>
          <w:szCs w:val="22"/>
        </w:rPr>
        <w:tab/>
        <w:t>5.</w:t>
      </w:r>
      <w:r w:rsidRPr="009A0AC7">
        <w:rPr>
          <w:sz w:val="22"/>
          <w:szCs w:val="22"/>
        </w:rPr>
        <w:tab/>
        <w:t>Body armour and components therefor</w:t>
      </w:r>
      <w:r w:rsidR="0069256B" w:rsidRPr="009A0AC7">
        <w:rPr>
          <w:sz w:val="22"/>
          <w:szCs w:val="22"/>
        </w:rPr>
        <w:t>, as follows:</w:t>
      </w:r>
    </w:p>
    <w:p w14:paraId="0A976277" w14:textId="77777777" w:rsidR="0069256B" w:rsidRPr="009A0AC7" w:rsidRDefault="0069256B" w:rsidP="00D03D45">
      <w:pPr>
        <w:pStyle w:val="1A1a"/>
        <w:ind w:left="1582"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Soft body armour not manufactured to military standards or specifications, or to their equivalents, and specially designed components therefor;</w:t>
      </w:r>
    </w:p>
    <w:p w14:paraId="6CA932E3" w14:textId="77777777" w:rsidR="0069256B" w:rsidRPr="009A0AC7" w:rsidRDefault="0069256B" w:rsidP="00D03D45">
      <w:pPr>
        <w:pStyle w:val="1A1a"/>
        <w:ind w:left="1582" w:hanging="1582"/>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Hard body armour plates providing ballistic protection equal to or less than level IIIA (NIJ 0101.06, July 2008)</w:t>
      </w:r>
      <w:r w:rsidR="00B76646" w:rsidRPr="009A0AC7">
        <w:rPr>
          <w:sz w:val="22"/>
          <w:szCs w:val="22"/>
        </w:rPr>
        <w:t>, or "equivalent standards"</w:t>
      </w:r>
      <w:r w:rsidRPr="009A0AC7">
        <w:rPr>
          <w:sz w:val="22"/>
          <w:szCs w:val="22"/>
        </w:rPr>
        <w:t>.</w:t>
      </w:r>
    </w:p>
    <w:p w14:paraId="32122F7E" w14:textId="77777777" w:rsidR="00CA6BC6" w:rsidRPr="009A0AC7" w:rsidRDefault="00CA6BC6">
      <w:pPr>
        <w:pStyle w:val="1A1note1"/>
        <w:spacing w:before="120"/>
        <w:ind w:left="1922" w:hanging="799"/>
        <w:jc w:val="both"/>
        <w:rPr>
          <w:i/>
          <w:sz w:val="22"/>
          <w:szCs w:val="22"/>
        </w:rPr>
      </w:pPr>
      <w:r w:rsidRPr="009A0AC7">
        <w:rPr>
          <w:i/>
          <w:sz w:val="22"/>
          <w:szCs w:val="22"/>
          <w:u w:val="single"/>
        </w:rPr>
        <w:t>N.B.</w:t>
      </w:r>
      <w:r w:rsidR="0069256B" w:rsidRPr="009A0AC7">
        <w:rPr>
          <w:i/>
          <w:sz w:val="22"/>
          <w:szCs w:val="22"/>
          <w:u w:val="single"/>
        </w:rPr>
        <w:t>1.</w:t>
      </w:r>
      <w:r w:rsidRPr="009A0AC7">
        <w:rPr>
          <w:i/>
          <w:sz w:val="22"/>
          <w:szCs w:val="22"/>
        </w:rPr>
        <w:tab/>
        <w:t>For "fibrous or filamentary materials" used in the manufacture of body armour, see entry 1.C.10.</w:t>
      </w:r>
    </w:p>
    <w:p w14:paraId="7EB4C684" w14:textId="77777777" w:rsidR="0069256B" w:rsidRPr="009A0AC7" w:rsidRDefault="0069256B" w:rsidP="0069256B">
      <w:pPr>
        <w:pStyle w:val="1A1note1"/>
        <w:spacing w:before="120"/>
        <w:ind w:left="1922" w:hanging="799"/>
        <w:jc w:val="both"/>
        <w:rPr>
          <w:i/>
          <w:sz w:val="22"/>
          <w:szCs w:val="22"/>
        </w:rPr>
      </w:pPr>
      <w:r w:rsidRPr="009A0AC7">
        <w:rPr>
          <w:i/>
          <w:sz w:val="22"/>
          <w:szCs w:val="22"/>
          <w:u w:val="single"/>
        </w:rPr>
        <w:lastRenderedPageBreak/>
        <w:t>N.B.2.</w:t>
      </w:r>
      <w:r w:rsidRPr="009A0AC7">
        <w:rPr>
          <w:i/>
          <w:sz w:val="22"/>
          <w:szCs w:val="22"/>
        </w:rPr>
        <w:tab/>
        <w:t>For body armour manufactured to military standards or specifications, see entry ML13.d.</w:t>
      </w:r>
    </w:p>
    <w:p w14:paraId="7830BCAC" w14:textId="77777777" w:rsidR="00CA6BC6" w:rsidRPr="009A0AC7" w:rsidRDefault="00CA6BC6" w:rsidP="009060C5">
      <w:pPr>
        <w:pStyle w:val="1A1note1"/>
        <w:spacing w:before="120"/>
        <w:ind w:left="1922" w:hanging="799"/>
        <w:jc w:val="both"/>
        <w:rPr>
          <w:i/>
          <w:sz w:val="22"/>
          <w:szCs w:val="22"/>
        </w:rPr>
      </w:pPr>
      <w:r w:rsidRPr="009A0AC7">
        <w:rPr>
          <w:i/>
          <w:sz w:val="22"/>
          <w:szCs w:val="22"/>
          <w:u w:val="single"/>
        </w:rPr>
        <w:t>Note 1</w:t>
      </w:r>
      <w:r w:rsidRPr="009A0AC7">
        <w:rPr>
          <w:i/>
          <w:sz w:val="22"/>
          <w:szCs w:val="22"/>
        </w:rPr>
        <w:tab/>
        <w:t xml:space="preserve">1.A.5. does not apply to body armour when accompanying </w:t>
      </w:r>
      <w:r w:rsidR="0069256B" w:rsidRPr="009A0AC7">
        <w:rPr>
          <w:i/>
          <w:sz w:val="22"/>
          <w:szCs w:val="22"/>
        </w:rPr>
        <w:t>its</w:t>
      </w:r>
      <w:r w:rsidRPr="009A0AC7">
        <w:rPr>
          <w:i/>
          <w:sz w:val="22"/>
          <w:szCs w:val="22"/>
        </w:rPr>
        <w:t xml:space="preserve"> user for the user's own personal protection.</w:t>
      </w:r>
    </w:p>
    <w:p w14:paraId="00C3031B" w14:textId="77777777" w:rsidR="00CA6BC6" w:rsidRPr="009A0AC7" w:rsidRDefault="00CA6BC6">
      <w:pPr>
        <w:pStyle w:val="1A1note1"/>
        <w:spacing w:before="60"/>
        <w:ind w:left="1922" w:hanging="799"/>
        <w:jc w:val="both"/>
        <w:rPr>
          <w:i/>
          <w:sz w:val="22"/>
          <w:szCs w:val="22"/>
        </w:rPr>
      </w:pPr>
      <w:r w:rsidRPr="009A0AC7">
        <w:rPr>
          <w:i/>
          <w:sz w:val="22"/>
          <w:szCs w:val="22"/>
          <w:u w:val="single"/>
        </w:rPr>
        <w:t>Note 2</w:t>
      </w:r>
      <w:r w:rsidRPr="009A0AC7">
        <w:rPr>
          <w:i/>
          <w:sz w:val="22"/>
          <w:szCs w:val="22"/>
        </w:rPr>
        <w:tab/>
        <w:t>1.A.5. does not apply to body armour designed to provide frontal protection only from both fragment and blast from non-military explosive devices.</w:t>
      </w:r>
    </w:p>
    <w:p w14:paraId="545AD695" w14:textId="77777777" w:rsidR="0069256B" w:rsidRPr="009A0AC7" w:rsidRDefault="0069256B">
      <w:pPr>
        <w:pStyle w:val="1A1note1"/>
        <w:spacing w:before="60"/>
        <w:ind w:left="1922" w:hanging="799"/>
        <w:jc w:val="both"/>
        <w:rPr>
          <w:i/>
          <w:sz w:val="22"/>
          <w:szCs w:val="22"/>
        </w:rPr>
      </w:pPr>
      <w:r w:rsidRPr="009A0AC7">
        <w:rPr>
          <w:i/>
          <w:sz w:val="22"/>
          <w:szCs w:val="22"/>
          <w:u w:val="single"/>
        </w:rPr>
        <w:t>Note 3</w:t>
      </w:r>
      <w:r w:rsidRPr="009A0AC7">
        <w:rPr>
          <w:i/>
          <w:sz w:val="22"/>
          <w:szCs w:val="22"/>
        </w:rPr>
        <w:tab/>
      </w:r>
      <w:r w:rsidR="00D33D8B" w:rsidRPr="009A0AC7">
        <w:rPr>
          <w:i/>
          <w:sz w:val="22"/>
          <w:szCs w:val="22"/>
        </w:rPr>
        <w:t>1.A.5. does not apply to body armour designed to provide protection only from knife, spike, needle or blunt trauma.</w:t>
      </w:r>
    </w:p>
    <w:p w14:paraId="3BE6FFAD" w14:textId="77777777" w:rsidR="00CA6BC6" w:rsidRPr="009A0AC7" w:rsidRDefault="00CA6BC6">
      <w:pPr>
        <w:pStyle w:val="1A1note1"/>
        <w:spacing w:line="230" w:lineRule="auto"/>
        <w:ind w:left="0" w:firstLine="0"/>
        <w:jc w:val="both"/>
        <w:rPr>
          <w:sz w:val="16"/>
          <w:szCs w:val="16"/>
        </w:rPr>
      </w:pPr>
    </w:p>
    <w:p w14:paraId="27EB6438" w14:textId="77777777" w:rsidR="00CA6BC6" w:rsidRPr="009A0AC7" w:rsidRDefault="00CA6BC6">
      <w:pPr>
        <w:pStyle w:val="1A1"/>
        <w:jc w:val="both"/>
        <w:rPr>
          <w:i/>
          <w:sz w:val="22"/>
          <w:szCs w:val="22"/>
        </w:rPr>
      </w:pPr>
      <w:r w:rsidRPr="009A0AC7">
        <w:rPr>
          <w:sz w:val="22"/>
          <w:szCs w:val="22"/>
        </w:rPr>
        <w:t>1.</w:t>
      </w:r>
      <w:r w:rsidRPr="009A0AC7">
        <w:rPr>
          <w:sz w:val="22"/>
          <w:szCs w:val="22"/>
        </w:rPr>
        <w:tab/>
        <w:t>A.</w:t>
      </w:r>
      <w:r w:rsidRPr="009A0AC7">
        <w:rPr>
          <w:sz w:val="22"/>
          <w:szCs w:val="22"/>
        </w:rPr>
        <w:tab/>
        <w:t>6.</w:t>
      </w:r>
      <w:r w:rsidRPr="009A0AC7">
        <w:rPr>
          <w:sz w:val="22"/>
          <w:szCs w:val="22"/>
        </w:rPr>
        <w:tab/>
        <w:t>Equipment, specially designed or modified for the</w:t>
      </w:r>
      <w:r w:rsidRPr="009A0AC7">
        <w:rPr>
          <w:color w:val="auto"/>
          <w:sz w:val="22"/>
          <w:szCs w:val="22"/>
        </w:rPr>
        <w:t xml:space="preserve"> </w:t>
      </w:r>
      <w:r w:rsidRPr="009A0AC7">
        <w:rPr>
          <w:sz w:val="22"/>
          <w:szCs w:val="22"/>
        </w:rPr>
        <w:t>dis</w:t>
      </w:r>
      <w:r w:rsidR="00F05E56" w:rsidRPr="009A0AC7">
        <w:rPr>
          <w:sz w:val="22"/>
          <w:szCs w:val="22"/>
        </w:rPr>
        <w:t>posal of Improvised Explosive D</w:t>
      </w:r>
      <w:r w:rsidRPr="009A0AC7">
        <w:rPr>
          <w:sz w:val="22"/>
          <w:szCs w:val="22"/>
        </w:rPr>
        <w:t>evices</w:t>
      </w:r>
      <w:r w:rsidR="00F05E56" w:rsidRPr="009A0AC7">
        <w:rPr>
          <w:sz w:val="22"/>
          <w:szCs w:val="22"/>
        </w:rPr>
        <w:t xml:space="preserve"> (IEDs)</w:t>
      </w:r>
      <w:r w:rsidRPr="009A0AC7">
        <w:rPr>
          <w:sz w:val="22"/>
          <w:szCs w:val="22"/>
        </w:rPr>
        <w:t>, as follows, and specially designed components and accessories therefor:</w:t>
      </w:r>
    </w:p>
    <w:p w14:paraId="0C70800E" w14:textId="77777777" w:rsidR="00CA6BC6" w:rsidRPr="009A0AC7" w:rsidRDefault="00CA6BC6" w:rsidP="002D18C7">
      <w:pPr>
        <w:pStyle w:val="1A1a"/>
        <w:ind w:left="1582" w:hanging="1582"/>
        <w:jc w:val="both"/>
        <w:rPr>
          <w:spacing w:val="-2"/>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Remotely operated vehicles;</w:t>
      </w:r>
    </w:p>
    <w:p w14:paraId="52ED460B" w14:textId="77777777" w:rsidR="00CA6BC6" w:rsidRPr="009A0AC7" w:rsidRDefault="00CA6BC6">
      <w:pPr>
        <w:pStyle w:val="1A1a"/>
        <w:spacing w:line="235" w:lineRule="auto"/>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'Disruptors';</w:t>
      </w:r>
    </w:p>
    <w:p w14:paraId="73A4ED3C" w14:textId="77777777" w:rsidR="00CA6BC6" w:rsidRPr="009A0AC7" w:rsidRDefault="00CA6BC6">
      <w:pPr>
        <w:pStyle w:val="1A1anote1"/>
        <w:spacing w:before="60"/>
        <w:ind w:left="1559" w:firstLine="0"/>
        <w:rPr>
          <w:i/>
          <w:sz w:val="22"/>
          <w:szCs w:val="22"/>
          <w:u w:val="single"/>
        </w:rPr>
      </w:pPr>
      <w:r w:rsidRPr="009A0AC7">
        <w:rPr>
          <w:i/>
          <w:sz w:val="22"/>
          <w:szCs w:val="22"/>
          <w:u w:val="single"/>
        </w:rPr>
        <w:t>Technical Note</w:t>
      </w:r>
    </w:p>
    <w:p w14:paraId="192DFD74" w14:textId="77777777" w:rsidR="00CA6BC6" w:rsidRPr="009A0AC7" w:rsidRDefault="00F05E56" w:rsidP="00F05E56">
      <w:pPr>
        <w:pStyle w:val="1A1anote1"/>
        <w:numPr>
          <w:ins w:id="0" w:author="Author"/>
        </w:numPr>
        <w:spacing w:line="230" w:lineRule="auto"/>
        <w:ind w:left="1559" w:firstLine="0"/>
        <w:jc w:val="both"/>
        <w:rPr>
          <w:i/>
          <w:sz w:val="22"/>
          <w:szCs w:val="22"/>
        </w:rPr>
      </w:pPr>
      <w:r w:rsidRPr="009A0AC7">
        <w:rPr>
          <w:rFonts w:hint="eastAsia"/>
          <w:i/>
          <w:sz w:val="22"/>
          <w:szCs w:val="22"/>
        </w:rPr>
        <w:t>For the purpose</w:t>
      </w:r>
      <w:r w:rsidR="005B795C" w:rsidRPr="009A0AC7">
        <w:rPr>
          <w:i/>
          <w:sz w:val="22"/>
          <w:szCs w:val="22"/>
        </w:rPr>
        <w:t>s</w:t>
      </w:r>
      <w:r w:rsidRPr="009A0AC7">
        <w:rPr>
          <w:rFonts w:hint="eastAsia"/>
          <w:i/>
          <w:sz w:val="22"/>
          <w:szCs w:val="22"/>
        </w:rPr>
        <w:t xml:space="preserve"> of 1.A.6.b.</w:t>
      </w:r>
      <w:r w:rsidRPr="009A0AC7">
        <w:rPr>
          <w:i/>
          <w:sz w:val="22"/>
          <w:szCs w:val="22"/>
        </w:rPr>
        <w:t>,</w:t>
      </w:r>
      <w:r w:rsidRPr="009A0AC7">
        <w:rPr>
          <w:rFonts w:hint="eastAsia"/>
          <w:i/>
          <w:sz w:val="22"/>
          <w:szCs w:val="22"/>
        </w:rPr>
        <w:t xml:space="preserve"> </w:t>
      </w:r>
      <w:r w:rsidR="00CA6BC6" w:rsidRPr="009A0AC7">
        <w:rPr>
          <w:i/>
          <w:sz w:val="22"/>
          <w:szCs w:val="22"/>
        </w:rPr>
        <w:t>'</w:t>
      </w:r>
      <w:r w:rsidRPr="009A0AC7">
        <w:rPr>
          <w:i/>
          <w:iCs/>
          <w:color w:val="auto"/>
          <w:sz w:val="22"/>
          <w:szCs w:val="22"/>
        </w:rPr>
        <w:t>d</w:t>
      </w:r>
      <w:r w:rsidR="00CA6BC6" w:rsidRPr="009A0AC7">
        <w:rPr>
          <w:i/>
          <w:iCs/>
          <w:color w:val="auto"/>
          <w:sz w:val="22"/>
          <w:szCs w:val="22"/>
        </w:rPr>
        <w:t xml:space="preserve">isruptors' </w:t>
      </w:r>
      <w:r w:rsidRPr="009A0AC7">
        <w:rPr>
          <w:i/>
          <w:iCs/>
          <w:color w:val="auto"/>
          <w:sz w:val="22"/>
          <w:szCs w:val="22"/>
        </w:rPr>
        <w:t>are</w:t>
      </w:r>
      <w:r w:rsidR="00CA6BC6" w:rsidRPr="009A0AC7">
        <w:rPr>
          <w:i/>
          <w:iCs/>
          <w:color w:val="auto"/>
          <w:sz w:val="22"/>
          <w:szCs w:val="22"/>
        </w:rPr>
        <w:t xml:space="preserve"> </w:t>
      </w:r>
      <w:r w:rsidRPr="009A0AC7">
        <w:rPr>
          <w:i/>
          <w:iCs/>
          <w:color w:val="auto"/>
          <w:sz w:val="22"/>
          <w:szCs w:val="22"/>
        </w:rPr>
        <w:t>d</w:t>
      </w:r>
      <w:r w:rsidR="00CA6BC6" w:rsidRPr="009A0AC7">
        <w:rPr>
          <w:i/>
          <w:iCs/>
          <w:color w:val="auto"/>
          <w:sz w:val="22"/>
          <w:szCs w:val="22"/>
        </w:rPr>
        <w:t>evices specially designed for the purpose of preventing the operation of an explosive device by projecting a liquid, solid or frangible projectile</w:t>
      </w:r>
      <w:r w:rsidR="00CA6BC6" w:rsidRPr="009A0AC7">
        <w:rPr>
          <w:i/>
          <w:sz w:val="22"/>
          <w:szCs w:val="22"/>
        </w:rPr>
        <w:t>.</w:t>
      </w:r>
    </w:p>
    <w:p w14:paraId="1460F8ED" w14:textId="77777777" w:rsidR="00CA6BC6" w:rsidRPr="009A0AC7" w:rsidRDefault="00CA6BC6" w:rsidP="002D18C7">
      <w:pPr>
        <w:pStyle w:val="1A1note1"/>
        <w:spacing w:before="60" w:line="230" w:lineRule="auto"/>
        <w:ind w:left="1922" w:hanging="799"/>
        <w:jc w:val="both"/>
        <w:rPr>
          <w:i/>
          <w:sz w:val="22"/>
          <w:szCs w:val="22"/>
        </w:rPr>
      </w:pPr>
      <w:r w:rsidRPr="009A0AC7">
        <w:rPr>
          <w:i/>
          <w:sz w:val="22"/>
          <w:szCs w:val="22"/>
          <w:u w:val="single"/>
        </w:rPr>
        <w:t>N.B.</w:t>
      </w:r>
      <w:r w:rsidRPr="009A0AC7">
        <w:rPr>
          <w:i/>
          <w:sz w:val="22"/>
          <w:szCs w:val="22"/>
        </w:rPr>
        <w:tab/>
        <w:t xml:space="preserve">For equipment specially designed for military use for the disposal of </w:t>
      </w:r>
      <w:r w:rsidR="00F05E56" w:rsidRPr="009A0AC7">
        <w:rPr>
          <w:i/>
          <w:sz w:val="22"/>
          <w:szCs w:val="22"/>
        </w:rPr>
        <w:t>IEDs</w:t>
      </w:r>
      <w:r w:rsidRPr="009A0AC7">
        <w:rPr>
          <w:i/>
          <w:sz w:val="22"/>
          <w:szCs w:val="22"/>
        </w:rPr>
        <w:t>, see also ML4.</w:t>
      </w:r>
    </w:p>
    <w:p w14:paraId="673A4EE6" w14:textId="77777777" w:rsidR="00CA6BC6" w:rsidRPr="009A0AC7" w:rsidRDefault="00CA6BC6" w:rsidP="002D18C7">
      <w:pPr>
        <w:pStyle w:val="1A1note1"/>
        <w:spacing w:before="60" w:line="230" w:lineRule="auto"/>
        <w:ind w:left="1922" w:hanging="799"/>
        <w:jc w:val="both"/>
        <w:rPr>
          <w:i/>
          <w:sz w:val="22"/>
          <w:szCs w:val="22"/>
        </w:rPr>
      </w:pPr>
      <w:r w:rsidRPr="009A0AC7">
        <w:rPr>
          <w:i/>
          <w:sz w:val="22"/>
          <w:szCs w:val="22"/>
          <w:u w:val="single"/>
        </w:rPr>
        <w:t>Note</w:t>
      </w:r>
      <w:r w:rsidRPr="009A0AC7">
        <w:rPr>
          <w:i/>
          <w:sz w:val="22"/>
          <w:szCs w:val="22"/>
        </w:rPr>
        <w:tab/>
        <w:t>1.A.6. does not apply to equipment when accompanying its operator.</w:t>
      </w:r>
    </w:p>
    <w:p w14:paraId="42F1AD3D" w14:textId="77777777" w:rsidR="00CA6BC6" w:rsidRPr="009A0AC7" w:rsidRDefault="00CA6BC6">
      <w:pPr>
        <w:pStyle w:val="1A1note1"/>
        <w:spacing w:line="230" w:lineRule="auto"/>
        <w:ind w:left="0" w:firstLine="0"/>
        <w:jc w:val="both"/>
        <w:rPr>
          <w:sz w:val="22"/>
          <w:szCs w:val="22"/>
        </w:rPr>
      </w:pPr>
    </w:p>
    <w:p w14:paraId="4C8FD546" w14:textId="77777777" w:rsidR="00CA6BC6" w:rsidRPr="009A0AC7" w:rsidRDefault="00CA6BC6">
      <w:pPr>
        <w:pStyle w:val="1A1"/>
        <w:jc w:val="both"/>
        <w:rPr>
          <w:sz w:val="22"/>
          <w:szCs w:val="22"/>
        </w:rPr>
      </w:pPr>
      <w:r w:rsidRPr="009A0AC7">
        <w:rPr>
          <w:sz w:val="22"/>
          <w:szCs w:val="22"/>
        </w:rPr>
        <w:t>1.</w:t>
      </w:r>
      <w:r w:rsidRPr="009A0AC7">
        <w:rPr>
          <w:sz w:val="22"/>
          <w:szCs w:val="22"/>
        </w:rPr>
        <w:tab/>
        <w:t>A.</w:t>
      </w:r>
      <w:r w:rsidRPr="009A0AC7">
        <w:rPr>
          <w:sz w:val="22"/>
          <w:szCs w:val="22"/>
        </w:rPr>
        <w:tab/>
        <w:t>7.</w:t>
      </w:r>
      <w:r w:rsidRPr="009A0AC7">
        <w:rPr>
          <w:sz w:val="22"/>
          <w:szCs w:val="22"/>
        </w:rPr>
        <w:tab/>
        <w:t xml:space="preserve">Equipment and devices, specially designed to initiate charges and devices containing </w:t>
      </w:r>
      <w:r w:rsidR="00050ACB" w:rsidRPr="009A0AC7">
        <w:rPr>
          <w:sz w:val="22"/>
          <w:szCs w:val="22"/>
        </w:rPr>
        <w:t>"</w:t>
      </w:r>
      <w:r w:rsidRPr="009A0AC7">
        <w:rPr>
          <w:sz w:val="22"/>
          <w:szCs w:val="22"/>
        </w:rPr>
        <w:t>energetic materials</w:t>
      </w:r>
      <w:r w:rsidR="00050ACB" w:rsidRPr="009A0AC7">
        <w:rPr>
          <w:sz w:val="22"/>
          <w:szCs w:val="22"/>
        </w:rPr>
        <w:t>"</w:t>
      </w:r>
      <w:r w:rsidRPr="009A0AC7">
        <w:rPr>
          <w:sz w:val="22"/>
          <w:szCs w:val="22"/>
        </w:rPr>
        <w:t>, by electrical means, as follows:</w:t>
      </w:r>
    </w:p>
    <w:p w14:paraId="44F5CFA5" w14:textId="77777777" w:rsidR="002B7E25" w:rsidRPr="009A0AC7" w:rsidRDefault="002B7E25">
      <w:pPr>
        <w:pStyle w:val="1A1"/>
        <w:jc w:val="both"/>
        <w:rPr>
          <w:i/>
          <w:iCs/>
          <w:sz w:val="22"/>
          <w:szCs w:val="22"/>
          <w:u w:val="single"/>
        </w:rPr>
      </w:pPr>
      <w:r w:rsidRPr="009A0AC7">
        <w:rPr>
          <w:sz w:val="22"/>
          <w:szCs w:val="22"/>
        </w:rPr>
        <w:tab/>
      </w:r>
      <w:r w:rsidRPr="009A0AC7">
        <w:rPr>
          <w:sz w:val="22"/>
          <w:szCs w:val="22"/>
        </w:rPr>
        <w:tab/>
      </w:r>
      <w:r w:rsidRPr="009A0AC7">
        <w:rPr>
          <w:sz w:val="22"/>
          <w:szCs w:val="22"/>
        </w:rPr>
        <w:tab/>
      </w:r>
      <w:r w:rsidRPr="009A0AC7">
        <w:rPr>
          <w:i/>
          <w:iCs/>
          <w:sz w:val="22"/>
          <w:szCs w:val="22"/>
          <w:u w:val="single"/>
        </w:rPr>
        <w:t>Technical Note</w:t>
      </w:r>
    </w:p>
    <w:p w14:paraId="252BD864" w14:textId="77777777" w:rsidR="002B7E25" w:rsidRPr="009A0AC7" w:rsidRDefault="002B7E25">
      <w:pPr>
        <w:pStyle w:val="1A1"/>
        <w:jc w:val="both"/>
        <w:rPr>
          <w:i/>
          <w:iCs/>
          <w:sz w:val="22"/>
          <w:szCs w:val="22"/>
        </w:rPr>
      </w:pPr>
      <w:r w:rsidRPr="009A0AC7">
        <w:rPr>
          <w:sz w:val="22"/>
          <w:szCs w:val="22"/>
        </w:rPr>
        <w:tab/>
      </w:r>
      <w:r w:rsidRPr="009A0AC7">
        <w:rPr>
          <w:sz w:val="22"/>
          <w:szCs w:val="22"/>
        </w:rPr>
        <w:tab/>
      </w:r>
      <w:r w:rsidRPr="009A0AC7">
        <w:rPr>
          <w:sz w:val="22"/>
          <w:szCs w:val="22"/>
        </w:rPr>
        <w:tab/>
      </w:r>
      <w:r w:rsidRPr="009A0AC7">
        <w:rPr>
          <w:i/>
          <w:iCs/>
          <w:sz w:val="22"/>
          <w:szCs w:val="22"/>
        </w:rPr>
        <w:t>For the purposes of 1.A.7., the word initiator or igniter is sometimes used in place of the word detonator.</w:t>
      </w:r>
    </w:p>
    <w:p w14:paraId="1E1939F0" w14:textId="77777777" w:rsidR="00CA6BC6" w:rsidRPr="009A0AC7" w:rsidRDefault="00CA6BC6" w:rsidP="002D18C7">
      <w:pPr>
        <w:pStyle w:val="1A1a"/>
        <w:spacing w:before="60" w:line="235" w:lineRule="auto"/>
        <w:ind w:left="1582"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 xml:space="preserve">Explosive detonator firing sets designed to drive explosive detonators specified </w:t>
      </w:r>
      <w:r w:rsidR="00EC71DB" w:rsidRPr="009A0AC7">
        <w:rPr>
          <w:sz w:val="22"/>
          <w:szCs w:val="22"/>
        </w:rPr>
        <w:t>in</w:t>
      </w:r>
      <w:r w:rsidRPr="009A0AC7">
        <w:rPr>
          <w:sz w:val="22"/>
          <w:szCs w:val="22"/>
        </w:rPr>
        <w:t xml:space="preserve"> 1.A.7.b.</w:t>
      </w:r>
      <w:r w:rsidR="000A1D37" w:rsidRPr="009A0AC7">
        <w:rPr>
          <w:sz w:val="22"/>
          <w:szCs w:val="22"/>
        </w:rPr>
        <w:t>;</w:t>
      </w:r>
    </w:p>
    <w:p w14:paraId="48D07C36" w14:textId="77777777" w:rsidR="00CA6BC6" w:rsidRPr="009A0AC7" w:rsidRDefault="00CA6BC6" w:rsidP="00166F34">
      <w:pPr>
        <w:pStyle w:val="1A1a"/>
        <w:ind w:left="1582" w:hanging="1582"/>
        <w:jc w:val="both"/>
        <w:rPr>
          <w:spacing w:val="-2"/>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Electrically driven explosive detonators as follows:</w:t>
      </w:r>
    </w:p>
    <w:p w14:paraId="0139FD29"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Exploding </w:t>
      </w:r>
      <w:r w:rsidR="00E101CD" w:rsidRPr="009A0AC7">
        <w:rPr>
          <w:sz w:val="22"/>
          <w:szCs w:val="22"/>
        </w:rPr>
        <w:t>B</w:t>
      </w:r>
      <w:r w:rsidRPr="009A0AC7">
        <w:rPr>
          <w:sz w:val="22"/>
          <w:szCs w:val="22"/>
        </w:rPr>
        <w:t>ridge (EB);</w:t>
      </w:r>
    </w:p>
    <w:p w14:paraId="28B1C3B2"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 xml:space="preserve">Exploding </w:t>
      </w:r>
      <w:r w:rsidR="00E101CD" w:rsidRPr="009A0AC7">
        <w:rPr>
          <w:sz w:val="22"/>
          <w:szCs w:val="22"/>
        </w:rPr>
        <w:t>B</w:t>
      </w:r>
      <w:r w:rsidRPr="009A0AC7">
        <w:rPr>
          <w:sz w:val="22"/>
          <w:szCs w:val="22"/>
        </w:rPr>
        <w:t xml:space="preserve">ridge </w:t>
      </w:r>
      <w:r w:rsidR="00E101CD" w:rsidRPr="009A0AC7">
        <w:rPr>
          <w:sz w:val="22"/>
          <w:szCs w:val="22"/>
        </w:rPr>
        <w:t>W</w:t>
      </w:r>
      <w:r w:rsidRPr="009A0AC7">
        <w:rPr>
          <w:sz w:val="22"/>
          <w:szCs w:val="22"/>
        </w:rPr>
        <w:t>ire (EBW);</w:t>
      </w:r>
    </w:p>
    <w:p w14:paraId="46AD472D"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t>Slapper;</w:t>
      </w:r>
    </w:p>
    <w:p w14:paraId="00906194" w14:textId="77777777" w:rsidR="00CA6BC6" w:rsidRPr="009A0AC7" w:rsidRDefault="00CA6BC6">
      <w:pPr>
        <w:pStyle w:val="1A1a1"/>
        <w:spacing w:line="230" w:lineRule="auto"/>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4.</w:t>
      </w:r>
      <w:r w:rsidRPr="009A0AC7">
        <w:rPr>
          <w:sz w:val="22"/>
          <w:szCs w:val="22"/>
        </w:rPr>
        <w:tab/>
        <w:t xml:space="preserve">Exploding </w:t>
      </w:r>
      <w:r w:rsidR="00E101CD" w:rsidRPr="009A0AC7">
        <w:rPr>
          <w:sz w:val="22"/>
          <w:szCs w:val="22"/>
        </w:rPr>
        <w:t>F</w:t>
      </w:r>
      <w:r w:rsidRPr="009A0AC7">
        <w:rPr>
          <w:sz w:val="22"/>
          <w:szCs w:val="22"/>
        </w:rPr>
        <w:t xml:space="preserve">oil </w:t>
      </w:r>
      <w:r w:rsidR="00E101CD" w:rsidRPr="009A0AC7">
        <w:rPr>
          <w:sz w:val="22"/>
          <w:szCs w:val="22"/>
        </w:rPr>
        <w:t>I</w:t>
      </w:r>
      <w:r w:rsidRPr="009A0AC7">
        <w:rPr>
          <w:sz w:val="22"/>
          <w:szCs w:val="22"/>
        </w:rPr>
        <w:t>nitiators (EFI).</w:t>
      </w:r>
    </w:p>
    <w:p w14:paraId="3DFC2CDA" w14:textId="77777777" w:rsidR="00CA6BC6" w:rsidRPr="009A0AC7" w:rsidRDefault="00CA6BC6" w:rsidP="002D18C7">
      <w:pPr>
        <w:pStyle w:val="1A1a1"/>
        <w:spacing w:before="60" w:line="230" w:lineRule="auto"/>
        <w:ind w:left="2064" w:right="-23" w:hanging="2041"/>
        <w:jc w:val="both"/>
        <w:rPr>
          <w:i/>
          <w:sz w:val="22"/>
          <w:szCs w:val="22"/>
          <w:u w:val="single"/>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i/>
          <w:sz w:val="22"/>
          <w:szCs w:val="22"/>
          <w:u w:val="single"/>
        </w:rPr>
        <w:t>Technical Note</w:t>
      </w:r>
    </w:p>
    <w:p w14:paraId="0E5188FB" w14:textId="77777777" w:rsidR="00CA6BC6" w:rsidRPr="009A0AC7" w:rsidRDefault="00CA6BC6" w:rsidP="002B7E25">
      <w:pPr>
        <w:pStyle w:val="1A1a1"/>
        <w:spacing w:line="230" w:lineRule="auto"/>
        <w:ind w:left="1554" w:right="-23" w:hanging="1531"/>
        <w:jc w:val="both"/>
        <w:rPr>
          <w:i/>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i/>
          <w:iCs/>
          <w:sz w:val="22"/>
          <w:szCs w:val="22"/>
        </w:rPr>
        <w:t>For the purpose</w:t>
      </w:r>
      <w:r w:rsidR="00A97605" w:rsidRPr="009A0AC7">
        <w:rPr>
          <w:i/>
          <w:iCs/>
          <w:sz w:val="22"/>
          <w:szCs w:val="22"/>
        </w:rPr>
        <w:t>s</w:t>
      </w:r>
      <w:r w:rsidRPr="009A0AC7">
        <w:rPr>
          <w:i/>
          <w:iCs/>
          <w:sz w:val="22"/>
          <w:szCs w:val="22"/>
        </w:rPr>
        <w:t xml:space="preserve"> of 1.A.7.b.</w:t>
      </w:r>
      <w:r w:rsidR="00A97605" w:rsidRPr="009A0AC7">
        <w:rPr>
          <w:i/>
          <w:iCs/>
          <w:sz w:val="22"/>
          <w:szCs w:val="22"/>
        </w:rPr>
        <w:t>,</w:t>
      </w:r>
      <w:r w:rsidRPr="009A0AC7">
        <w:rPr>
          <w:i/>
          <w:iCs/>
          <w:sz w:val="22"/>
          <w:szCs w:val="22"/>
        </w:rPr>
        <w:t xml:space="preserve"> the detonators of concern all utilise a small electrical conductor (bridge, bridge wire, or foil) that explosively vaporises when a fast, high-current electrical pulse is passed through it. In non-slapper types, the exploding conductor starts a chemical detonation in a contacting high explosive material such as PETN (</w:t>
      </w:r>
      <w:proofErr w:type="spellStart"/>
      <w:r w:rsidRPr="009A0AC7">
        <w:rPr>
          <w:i/>
          <w:iCs/>
          <w:sz w:val="22"/>
          <w:szCs w:val="22"/>
        </w:rPr>
        <w:t>pentaerythritoltetranitrate</w:t>
      </w:r>
      <w:proofErr w:type="spellEnd"/>
      <w:r w:rsidRPr="009A0AC7">
        <w:rPr>
          <w:i/>
          <w:iCs/>
          <w:sz w:val="22"/>
          <w:szCs w:val="22"/>
        </w:rPr>
        <w:t>). In slapper detonators, the explosive vaporisation of the electrical conductor drives a flyer or slapper across a gap, and the impact of the slapper on an explosive starts a chemical detonation. The slapper in some designs is driven by magnetic force. The term exploding foil detonator may refer to either an EB or a slapper-type detonator.</w:t>
      </w:r>
    </w:p>
    <w:p w14:paraId="6900C5B2" w14:textId="77777777" w:rsidR="00CA6BC6" w:rsidRPr="009A0AC7" w:rsidRDefault="00CA6BC6" w:rsidP="002D18C7">
      <w:pPr>
        <w:pStyle w:val="1A1note1"/>
        <w:spacing w:before="60" w:line="230" w:lineRule="auto"/>
        <w:ind w:left="1922" w:hanging="799"/>
        <w:jc w:val="both"/>
        <w:rPr>
          <w:i/>
          <w:sz w:val="22"/>
          <w:szCs w:val="22"/>
        </w:rPr>
      </w:pPr>
      <w:r w:rsidRPr="009A0AC7">
        <w:rPr>
          <w:i/>
          <w:sz w:val="22"/>
          <w:szCs w:val="22"/>
          <w:u w:val="single"/>
        </w:rPr>
        <w:t>N.B.</w:t>
      </w:r>
      <w:r w:rsidRPr="009A0AC7">
        <w:rPr>
          <w:i/>
          <w:sz w:val="22"/>
          <w:szCs w:val="22"/>
        </w:rPr>
        <w:tab/>
        <w:t>For equipment and devices specially designed for military use</w:t>
      </w:r>
      <w:r w:rsidR="00F62CB4" w:rsidRPr="009A0AC7">
        <w:rPr>
          <w:i/>
          <w:sz w:val="22"/>
          <w:szCs w:val="22"/>
        </w:rPr>
        <w:t>,</w:t>
      </w:r>
      <w:r w:rsidRPr="009A0AC7">
        <w:rPr>
          <w:i/>
          <w:sz w:val="22"/>
          <w:szCs w:val="22"/>
        </w:rPr>
        <w:t xml:space="preserve"> see the Munitions List.</w:t>
      </w:r>
    </w:p>
    <w:p w14:paraId="5DAD2690" w14:textId="77777777" w:rsidR="00CA6BC6" w:rsidRPr="009A0AC7" w:rsidRDefault="00CA6BC6">
      <w:pPr>
        <w:pStyle w:val="1A"/>
        <w:spacing w:line="230" w:lineRule="auto"/>
        <w:jc w:val="both"/>
        <w:rPr>
          <w:sz w:val="12"/>
          <w:szCs w:val="12"/>
        </w:rPr>
      </w:pPr>
    </w:p>
    <w:p w14:paraId="56AD478A" w14:textId="77777777" w:rsidR="00CD523A" w:rsidRPr="009A0AC7" w:rsidRDefault="00CD523A">
      <w:pPr>
        <w:pStyle w:val="1A"/>
        <w:spacing w:line="230" w:lineRule="auto"/>
        <w:jc w:val="both"/>
        <w:rPr>
          <w:sz w:val="12"/>
          <w:szCs w:val="12"/>
        </w:rPr>
      </w:pPr>
    </w:p>
    <w:p w14:paraId="509E622E" w14:textId="77777777" w:rsidR="00CD523A" w:rsidRPr="009A0AC7" w:rsidRDefault="00CD523A">
      <w:pPr>
        <w:pStyle w:val="1A"/>
        <w:spacing w:line="230" w:lineRule="auto"/>
        <w:jc w:val="both"/>
        <w:rPr>
          <w:sz w:val="12"/>
          <w:szCs w:val="12"/>
        </w:rPr>
      </w:pPr>
    </w:p>
    <w:p w14:paraId="672971E0" w14:textId="77777777" w:rsidR="00CD523A" w:rsidRPr="009A0AC7" w:rsidRDefault="00CD523A">
      <w:pPr>
        <w:pStyle w:val="1A"/>
        <w:spacing w:line="230" w:lineRule="auto"/>
        <w:jc w:val="both"/>
        <w:rPr>
          <w:sz w:val="12"/>
          <w:szCs w:val="12"/>
        </w:rPr>
      </w:pPr>
    </w:p>
    <w:p w14:paraId="3C027F2F" w14:textId="77777777" w:rsidR="00CD523A" w:rsidRPr="009A0AC7" w:rsidRDefault="00CD523A">
      <w:pPr>
        <w:pStyle w:val="1A"/>
        <w:spacing w:line="230" w:lineRule="auto"/>
        <w:jc w:val="both"/>
        <w:rPr>
          <w:sz w:val="12"/>
          <w:szCs w:val="12"/>
        </w:rPr>
      </w:pPr>
    </w:p>
    <w:p w14:paraId="46D5FBA0" w14:textId="77777777" w:rsidR="00CD523A" w:rsidRPr="009A0AC7" w:rsidRDefault="00CD523A">
      <w:pPr>
        <w:pStyle w:val="1A"/>
        <w:spacing w:line="230" w:lineRule="auto"/>
        <w:jc w:val="both"/>
        <w:rPr>
          <w:sz w:val="12"/>
          <w:szCs w:val="12"/>
        </w:rPr>
      </w:pPr>
    </w:p>
    <w:p w14:paraId="1A2302E4" w14:textId="77777777" w:rsidR="009060C5" w:rsidRPr="009A0AC7" w:rsidRDefault="009060C5">
      <w:pPr>
        <w:pStyle w:val="1A"/>
        <w:spacing w:line="230" w:lineRule="auto"/>
        <w:jc w:val="both"/>
        <w:rPr>
          <w:sz w:val="12"/>
          <w:szCs w:val="12"/>
        </w:rPr>
      </w:pPr>
    </w:p>
    <w:p w14:paraId="4C32AF88" w14:textId="77777777" w:rsidR="00CA6BC6" w:rsidRPr="009A0AC7" w:rsidRDefault="00CA6BC6">
      <w:pPr>
        <w:pStyle w:val="1A1"/>
        <w:jc w:val="both"/>
        <w:rPr>
          <w:sz w:val="22"/>
          <w:szCs w:val="22"/>
        </w:rPr>
      </w:pPr>
      <w:r w:rsidRPr="009A0AC7">
        <w:rPr>
          <w:sz w:val="22"/>
          <w:szCs w:val="22"/>
        </w:rPr>
        <w:lastRenderedPageBreak/>
        <w:t>1.</w:t>
      </w:r>
      <w:r w:rsidRPr="009A0AC7">
        <w:rPr>
          <w:sz w:val="22"/>
          <w:szCs w:val="22"/>
        </w:rPr>
        <w:tab/>
        <w:t>A.</w:t>
      </w:r>
      <w:r w:rsidRPr="009A0AC7">
        <w:rPr>
          <w:sz w:val="22"/>
          <w:szCs w:val="22"/>
        </w:rPr>
        <w:tab/>
        <w:t>8.</w:t>
      </w:r>
      <w:r w:rsidRPr="009A0AC7">
        <w:rPr>
          <w:sz w:val="22"/>
          <w:szCs w:val="22"/>
        </w:rPr>
        <w:tab/>
        <w:t>Charges, devices and components, as follows:</w:t>
      </w:r>
    </w:p>
    <w:p w14:paraId="4F84D1EB" w14:textId="77777777" w:rsidR="00CA6BC6" w:rsidRPr="009A0AC7" w:rsidRDefault="00CA6BC6" w:rsidP="00B4127E">
      <w:pPr>
        <w:pStyle w:val="1A1a"/>
        <w:ind w:left="1582"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'Shaped charges' having all of the following:</w:t>
      </w:r>
    </w:p>
    <w:p w14:paraId="3575F239"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Net Explosive Quantity (NEQ) greater than 90 g; </w:t>
      </w:r>
      <w:r w:rsidRPr="009A0AC7">
        <w:rPr>
          <w:sz w:val="22"/>
          <w:szCs w:val="22"/>
          <w:u w:val="single"/>
        </w:rPr>
        <w:t>and</w:t>
      </w:r>
    </w:p>
    <w:p w14:paraId="08DA43FC" w14:textId="77777777" w:rsidR="00CA6BC6" w:rsidRPr="009A0AC7" w:rsidRDefault="00CA6BC6">
      <w:pPr>
        <w:pStyle w:val="1A1a1"/>
        <w:spacing w:line="230" w:lineRule="auto"/>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Outer casing diameter equal to or greater than 75 mm;</w:t>
      </w:r>
    </w:p>
    <w:p w14:paraId="386ED4C4" w14:textId="77777777" w:rsidR="00F62CB4" w:rsidRPr="009A0AC7" w:rsidRDefault="00F62CB4" w:rsidP="001E2F0A">
      <w:pPr>
        <w:pStyle w:val="1A1a1"/>
        <w:spacing w:before="60" w:line="230" w:lineRule="auto"/>
        <w:ind w:left="2064" w:right="-23" w:hanging="2041"/>
        <w:jc w:val="both"/>
        <w:rPr>
          <w:i/>
          <w:iCs/>
          <w:sz w:val="22"/>
          <w:szCs w:val="22"/>
          <w:u w:val="single"/>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i/>
          <w:iCs/>
          <w:sz w:val="22"/>
          <w:szCs w:val="22"/>
          <w:u w:val="single"/>
        </w:rPr>
        <w:t>Technical Note</w:t>
      </w:r>
    </w:p>
    <w:p w14:paraId="0EE54237" w14:textId="77777777" w:rsidR="00F62CB4" w:rsidRPr="009A0AC7" w:rsidRDefault="00F62CB4" w:rsidP="001E2F0A">
      <w:pPr>
        <w:pStyle w:val="1A1a1"/>
        <w:spacing w:after="60" w:line="230" w:lineRule="auto"/>
        <w:ind w:left="1582" w:right="-23" w:firstLine="0"/>
        <w:jc w:val="both"/>
        <w:rPr>
          <w:i/>
          <w:iCs/>
          <w:spacing w:val="-2"/>
          <w:sz w:val="22"/>
          <w:szCs w:val="22"/>
        </w:rPr>
      </w:pPr>
      <w:r w:rsidRPr="009A0AC7">
        <w:rPr>
          <w:i/>
          <w:iCs/>
          <w:sz w:val="22"/>
          <w:szCs w:val="22"/>
        </w:rPr>
        <w:t>For the purposes of 1.A.8.a., 'shaped charges' are explosive charges shaped to focus the effects of the explosive blast.</w:t>
      </w:r>
    </w:p>
    <w:p w14:paraId="0C29F7BF" w14:textId="77777777" w:rsidR="00CA6BC6" w:rsidRPr="009A0AC7" w:rsidRDefault="00CA6BC6" w:rsidP="006A2082">
      <w:pPr>
        <w:pStyle w:val="1A1a"/>
        <w:spacing w:before="60"/>
        <w:ind w:left="1582" w:hanging="1582"/>
        <w:jc w:val="both"/>
        <w:rPr>
          <w:spacing w:val="-2"/>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Linear shaped cutting charges having all of the following, and specially designed components therefor:</w:t>
      </w:r>
    </w:p>
    <w:p w14:paraId="411223F7" w14:textId="77777777" w:rsidR="00CA6BC6" w:rsidRPr="009A0AC7" w:rsidRDefault="00CA6BC6">
      <w:pPr>
        <w:pStyle w:val="1A1a1"/>
        <w:spacing w:line="230" w:lineRule="auto"/>
        <w:ind w:right="-22"/>
        <w:jc w:val="both"/>
        <w:rPr>
          <w:spacing w:val="-2"/>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An explosive load greater than 40 g/m; </w:t>
      </w:r>
      <w:r w:rsidRPr="009A0AC7">
        <w:rPr>
          <w:sz w:val="22"/>
          <w:szCs w:val="22"/>
          <w:u w:val="single"/>
        </w:rPr>
        <w:t>and</w:t>
      </w:r>
    </w:p>
    <w:p w14:paraId="6FFAA2CE" w14:textId="77777777" w:rsidR="00CA6BC6" w:rsidRPr="009A0AC7" w:rsidRDefault="00CA6BC6">
      <w:pPr>
        <w:pStyle w:val="1A1a1"/>
        <w:spacing w:line="230" w:lineRule="auto"/>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A width of 10 mm or more;</w:t>
      </w:r>
    </w:p>
    <w:p w14:paraId="7D449E23" w14:textId="77777777" w:rsidR="00CA6BC6" w:rsidRPr="009A0AC7" w:rsidRDefault="00D92B2C" w:rsidP="00B4127E">
      <w:pPr>
        <w:pStyle w:val="1A1a"/>
        <w:spacing w:before="60"/>
        <w:ind w:left="1582" w:hanging="1582"/>
        <w:jc w:val="both"/>
        <w:rPr>
          <w:spacing w:val="-2"/>
          <w:sz w:val="22"/>
          <w:szCs w:val="22"/>
        </w:rPr>
      </w:pPr>
      <w:r w:rsidRPr="009A0AC7">
        <w:rPr>
          <w:sz w:val="22"/>
          <w:szCs w:val="22"/>
        </w:rPr>
        <w:tab/>
      </w:r>
      <w:r w:rsidRPr="009A0AC7">
        <w:rPr>
          <w:sz w:val="22"/>
          <w:szCs w:val="22"/>
        </w:rPr>
        <w:tab/>
      </w:r>
      <w:r w:rsidR="005F726B" w:rsidRPr="009A0AC7">
        <w:rPr>
          <w:sz w:val="22"/>
          <w:szCs w:val="22"/>
        </w:rPr>
        <w:tab/>
      </w:r>
      <w:r w:rsidR="00CA6BC6" w:rsidRPr="009A0AC7">
        <w:rPr>
          <w:sz w:val="22"/>
          <w:szCs w:val="22"/>
        </w:rPr>
        <w:t>c.</w:t>
      </w:r>
      <w:r w:rsidR="00CA6BC6" w:rsidRPr="009A0AC7">
        <w:rPr>
          <w:sz w:val="22"/>
          <w:szCs w:val="22"/>
        </w:rPr>
        <w:tab/>
        <w:t>Detonating cord with explosive core load greater than 64 g/m;</w:t>
      </w:r>
    </w:p>
    <w:p w14:paraId="4C7394BB" w14:textId="77777777" w:rsidR="00CA6BC6" w:rsidRPr="009A0AC7" w:rsidRDefault="00CA6BC6" w:rsidP="005142F9">
      <w:pPr>
        <w:pStyle w:val="1A1a"/>
        <w:ind w:left="1582" w:hanging="1582"/>
        <w:jc w:val="both"/>
        <w:rPr>
          <w:spacing w:val="-2"/>
          <w:sz w:val="22"/>
          <w:szCs w:val="22"/>
        </w:rPr>
      </w:pPr>
      <w:r w:rsidRPr="009A0AC7">
        <w:rPr>
          <w:sz w:val="22"/>
          <w:szCs w:val="22"/>
        </w:rPr>
        <w:tab/>
      </w:r>
      <w:r w:rsidRPr="009A0AC7">
        <w:rPr>
          <w:sz w:val="22"/>
          <w:szCs w:val="22"/>
        </w:rPr>
        <w:tab/>
      </w:r>
      <w:r w:rsidRPr="009A0AC7">
        <w:rPr>
          <w:sz w:val="22"/>
          <w:szCs w:val="22"/>
        </w:rPr>
        <w:tab/>
        <w:t>d.</w:t>
      </w:r>
      <w:r w:rsidRPr="009A0AC7">
        <w:rPr>
          <w:sz w:val="22"/>
          <w:szCs w:val="22"/>
        </w:rPr>
        <w:tab/>
        <w:t xml:space="preserve">Cutters, other than those specified </w:t>
      </w:r>
      <w:r w:rsidR="00E101CD" w:rsidRPr="009A0AC7">
        <w:rPr>
          <w:sz w:val="22"/>
          <w:szCs w:val="22"/>
        </w:rPr>
        <w:t>in</w:t>
      </w:r>
      <w:r w:rsidRPr="009A0AC7">
        <w:rPr>
          <w:sz w:val="22"/>
          <w:szCs w:val="22"/>
        </w:rPr>
        <w:t xml:space="preserve"> 1.A.8.b., and severing tools, having a NEQ greater than 3.5 kg.</w:t>
      </w:r>
    </w:p>
    <w:p w14:paraId="091DB90E" w14:textId="77777777" w:rsidR="00CA6BC6" w:rsidRPr="009A0AC7" w:rsidRDefault="00CA6BC6" w:rsidP="00F62CB4">
      <w:pPr>
        <w:pStyle w:val="1A1note1"/>
        <w:spacing w:before="120"/>
        <w:ind w:left="1922" w:hanging="732"/>
        <w:rPr>
          <w:bCs/>
          <w:i/>
          <w:iCs/>
          <w:sz w:val="22"/>
          <w:szCs w:val="22"/>
        </w:rPr>
      </w:pPr>
      <w:r w:rsidRPr="009A0AC7">
        <w:rPr>
          <w:bCs/>
          <w:i/>
          <w:iCs/>
          <w:sz w:val="22"/>
          <w:szCs w:val="22"/>
          <w:u w:val="single"/>
        </w:rPr>
        <w:t>Note</w:t>
      </w:r>
      <w:r w:rsidRPr="009A0AC7">
        <w:rPr>
          <w:bCs/>
          <w:i/>
          <w:iCs/>
          <w:sz w:val="22"/>
          <w:szCs w:val="22"/>
        </w:rPr>
        <w:tab/>
        <w:t>The only charges and devices specified in 1.A.8. are those containing "explosives" listed in the Annex to Category 1 and mixtures thereof.</w:t>
      </w:r>
    </w:p>
    <w:p w14:paraId="54510FDF" w14:textId="77777777" w:rsidR="00CA6BC6" w:rsidRPr="009A0AC7" w:rsidRDefault="00CA6BC6">
      <w:pPr>
        <w:pStyle w:val="1A"/>
        <w:spacing w:line="230" w:lineRule="auto"/>
        <w:jc w:val="both"/>
        <w:rPr>
          <w:sz w:val="12"/>
          <w:szCs w:val="12"/>
        </w:rPr>
      </w:pPr>
    </w:p>
    <w:p w14:paraId="44DACA48" w14:textId="77777777" w:rsidR="00D33D8B" w:rsidRPr="009A0AC7" w:rsidRDefault="00D33D8B">
      <w:pPr>
        <w:pStyle w:val="1A"/>
        <w:spacing w:line="230" w:lineRule="auto"/>
        <w:jc w:val="both"/>
        <w:rPr>
          <w:sz w:val="12"/>
          <w:szCs w:val="12"/>
        </w:rPr>
      </w:pPr>
    </w:p>
    <w:p w14:paraId="188F180E" w14:textId="77777777" w:rsidR="00CA6BC6" w:rsidRPr="009A0AC7" w:rsidRDefault="00CA6BC6">
      <w:pPr>
        <w:pStyle w:val="1A"/>
        <w:spacing w:line="230" w:lineRule="auto"/>
        <w:jc w:val="both"/>
        <w:rPr>
          <w:sz w:val="22"/>
          <w:szCs w:val="22"/>
        </w:rPr>
      </w:pPr>
      <w:r w:rsidRPr="009A0AC7">
        <w:rPr>
          <w:sz w:val="22"/>
          <w:szCs w:val="22"/>
        </w:rPr>
        <w:t>1.</w:t>
      </w:r>
      <w:r w:rsidRPr="009A0AC7">
        <w:rPr>
          <w:sz w:val="22"/>
          <w:szCs w:val="22"/>
        </w:rPr>
        <w:tab/>
        <w:t>B.</w:t>
      </w:r>
      <w:r w:rsidRPr="009A0AC7">
        <w:rPr>
          <w:sz w:val="22"/>
          <w:szCs w:val="22"/>
        </w:rPr>
        <w:tab/>
      </w:r>
      <w:r w:rsidRPr="009A0AC7">
        <w:rPr>
          <w:sz w:val="22"/>
          <w:szCs w:val="22"/>
          <w:u w:val="single"/>
        </w:rPr>
        <w:t>TEST, INSPECTION AND PRODUCTION EQUIPMENT</w:t>
      </w:r>
    </w:p>
    <w:p w14:paraId="449A9A24" w14:textId="77777777" w:rsidR="00CA6BC6" w:rsidRPr="009A0AC7" w:rsidRDefault="00CA6BC6">
      <w:pPr>
        <w:pStyle w:val="1A1"/>
        <w:spacing w:line="230" w:lineRule="auto"/>
        <w:ind w:right="-22"/>
        <w:jc w:val="both"/>
        <w:rPr>
          <w:sz w:val="16"/>
          <w:szCs w:val="16"/>
        </w:rPr>
      </w:pPr>
    </w:p>
    <w:p w14:paraId="7A1834BC" w14:textId="77777777" w:rsidR="00CA6BC6" w:rsidRPr="009A0AC7" w:rsidRDefault="00CA6BC6">
      <w:pPr>
        <w:pStyle w:val="1A1"/>
        <w:spacing w:line="230" w:lineRule="auto"/>
        <w:ind w:right="-22"/>
        <w:jc w:val="both"/>
        <w:rPr>
          <w:sz w:val="22"/>
          <w:szCs w:val="22"/>
        </w:rPr>
      </w:pPr>
      <w:r w:rsidRPr="009A0AC7">
        <w:rPr>
          <w:sz w:val="22"/>
          <w:szCs w:val="22"/>
        </w:rPr>
        <w:t>1.</w:t>
      </w:r>
      <w:r w:rsidRPr="009A0AC7">
        <w:rPr>
          <w:sz w:val="22"/>
          <w:szCs w:val="22"/>
        </w:rPr>
        <w:tab/>
        <w:t>B.</w:t>
      </w:r>
      <w:r w:rsidRPr="009A0AC7">
        <w:rPr>
          <w:sz w:val="22"/>
          <w:szCs w:val="22"/>
        </w:rPr>
        <w:tab/>
        <w:t>1.</w:t>
      </w:r>
      <w:r w:rsidRPr="009A0AC7">
        <w:rPr>
          <w:sz w:val="22"/>
          <w:szCs w:val="22"/>
        </w:rPr>
        <w:tab/>
        <w:t xml:space="preserve">Equipment </w:t>
      </w:r>
      <w:r w:rsidR="00127F14" w:rsidRPr="009A0AC7">
        <w:rPr>
          <w:sz w:val="22"/>
          <w:szCs w:val="22"/>
        </w:rPr>
        <w:t xml:space="preserve">designed </w:t>
      </w:r>
      <w:r w:rsidRPr="009A0AC7">
        <w:rPr>
          <w:sz w:val="22"/>
          <w:szCs w:val="22"/>
        </w:rPr>
        <w:t xml:space="preserve">for the </w:t>
      </w:r>
      <w:r w:rsidR="00127F14" w:rsidRPr="009A0AC7">
        <w:rPr>
          <w:sz w:val="22"/>
          <w:szCs w:val="22"/>
        </w:rPr>
        <w:t>"</w:t>
      </w:r>
      <w:r w:rsidRPr="009A0AC7">
        <w:rPr>
          <w:sz w:val="22"/>
          <w:szCs w:val="22"/>
        </w:rPr>
        <w:t>production</w:t>
      </w:r>
      <w:r w:rsidR="00127F14" w:rsidRPr="009A0AC7">
        <w:rPr>
          <w:sz w:val="22"/>
          <w:szCs w:val="22"/>
        </w:rPr>
        <w:t>"</w:t>
      </w:r>
      <w:r w:rsidRPr="009A0AC7">
        <w:rPr>
          <w:sz w:val="22"/>
          <w:szCs w:val="22"/>
        </w:rPr>
        <w:t xml:space="preserve"> of "composite" structures or laminates</w:t>
      </w:r>
      <w:r w:rsidR="00127F14" w:rsidRPr="009A0AC7">
        <w:rPr>
          <w:sz w:val="22"/>
          <w:szCs w:val="22"/>
        </w:rPr>
        <w:t xml:space="preserve"> </w:t>
      </w:r>
      <w:r w:rsidRPr="009A0AC7">
        <w:rPr>
          <w:sz w:val="22"/>
          <w:szCs w:val="22"/>
        </w:rPr>
        <w:t>or "fibrous or filamentary materials", as follows, and specially designed components and accessories therefor:</w:t>
      </w:r>
    </w:p>
    <w:p w14:paraId="0DAC1273" w14:textId="77777777" w:rsidR="00CA6BC6" w:rsidRPr="009A0AC7" w:rsidRDefault="00CA6BC6" w:rsidP="005142F9">
      <w:pPr>
        <w:pStyle w:val="1A1a"/>
        <w:spacing w:before="60"/>
        <w:ind w:left="1582" w:right="-23" w:hanging="1582"/>
        <w:jc w:val="both"/>
        <w:rPr>
          <w:spacing w:val="-2"/>
          <w:sz w:val="22"/>
          <w:szCs w:val="22"/>
        </w:rPr>
      </w:pPr>
      <w:r w:rsidRPr="009A0AC7">
        <w:rPr>
          <w:spacing w:val="-2"/>
          <w:sz w:val="22"/>
          <w:szCs w:val="22"/>
        </w:rPr>
        <w:tab/>
      </w:r>
      <w:r w:rsidRPr="009A0AC7">
        <w:rPr>
          <w:spacing w:val="-2"/>
          <w:sz w:val="22"/>
          <w:szCs w:val="22"/>
        </w:rPr>
        <w:tab/>
      </w:r>
      <w:r w:rsidRPr="009A0AC7">
        <w:rPr>
          <w:spacing w:val="-2"/>
          <w:sz w:val="22"/>
          <w:szCs w:val="22"/>
        </w:rPr>
        <w:tab/>
        <w:t>a.</w:t>
      </w:r>
      <w:r w:rsidRPr="009A0AC7">
        <w:rPr>
          <w:spacing w:val="-2"/>
          <w:sz w:val="22"/>
          <w:szCs w:val="22"/>
        </w:rPr>
        <w:tab/>
        <w:t>Filament winding machines, of which the motions for positioning, wrapping and winding fibres are coordinated and programmed in three or more 'primary servo positioning' axes, specially designed for the manufacture of "composite" structures or laminates, from "fibrous or filamentary materials";</w:t>
      </w:r>
    </w:p>
    <w:p w14:paraId="1D4C8CE3" w14:textId="77777777" w:rsidR="00CA6BC6" w:rsidRPr="009A0AC7" w:rsidRDefault="00CA6BC6" w:rsidP="006A2082">
      <w:pPr>
        <w:pStyle w:val="1A1a"/>
        <w:spacing w:before="60"/>
        <w:ind w:left="1582" w:right="-23" w:hanging="1582"/>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r>
      <w:r w:rsidR="000D7826" w:rsidRPr="009A0AC7">
        <w:rPr>
          <w:sz w:val="22"/>
          <w:szCs w:val="22"/>
        </w:rPr>
        <w:t>'</w:t>
      </w:r>
      <w:r w:rsidRPr="009A0AC7">
        <w:rPr>
          <w:sz w:val="22"/>
          <w:szCs w:val="22"/>
        </w:rPr>
        <w:t>Tape-laying machines</w:t>
      </w:r>
      <w:r w:rsidR="000D7826" w:rsidRPr="009A0AC7">
        <w:rPr>
          <w:sz w:val="22"/>
          <w:szCs w:val="22"/>
        </w:rPr>
        <w:t>'</w:t>
      </w:r>
      <w:r w:rsidRPr="009A0AC7">
        <w:rPr>
          <w:sz w:val="22"/>
          <w:szCs w:val="22"/>
        </w:rPr>
        <w:t>, of which the motions for positioning and laying tape are coordinated and programmed in five or more 'primary servo positioning' axes, specially designed for the manufacture of "composite" airframe or missile structures;</w:t>
      </w:r>
    </w:p>
    <w:p w14:paraId="1CC5A267" w14:textId="77777777" w:rsidR="000D7826" w:rsidRPr="009A0AC7" w:rsidRDefault="000D7826" w:rsidP="006A2082">
      <w:pPr>
        <w:pStyle w:val="1A1a"/>
        <w:tabs>
          <w:tab w:val="clear" w:pos="340"/>
          <w:tab w:val="clear" w:pos="700"/>
          <w:tab w:val="clear" w:pos="1179"/>
        </w:tabs>
        <w:spacing w:before="60"/>
        <w:ind w:left="1582" w:right="-23" w:hanging="1582"/>
        <w:jc w:val="both"/>
        <w:rPr>
          <w:i/>
          <w:sz w:val="22"/>
          <w:szCs w:val="22"/>
          <w:u w:val="single"/>
        </w:rPr>
      </w:pPr>
      <w:r w:rsidRPr="009A0AC7">
        <w:rPr>
          <w:sz w:val="22"/>
          <w:szCs w:val="22"/>
        </w:rPr>
        <w:tab/>
      </w:r>
      <w:r w:rsidRPr="009A0AC7">
        <w:rPr>
          <w:i/>
          <w:sz w:val="22"/>
          <w:szCs w:val="22"/>
          <w:u w:val="single"/>
        </w:rPr>
        <w:t>Technical Note</w:t>
      </w:r>
    </w:p>
    <w:p w14:paraId="64F41D43" w14:textId="77777777" w:rsidR="000D7826" w:rsidRPr="009A0AC7" w:rsidRDefault="000D7826" w:rsidP="000D7826">
      <w:pPr>
        <w:pStyle w:val="1A1a"/>
        <w:tabs>
          <w:tab w:val="clear" w:pos="340"/>
          <w:tab w:val="clear" w:pos="700"/>
          <w:tab w:val="clear" w:pos="1179"/>
          <w:tab w:val="left" w:pos="1560"/>
        </w:tabs>
        <w:ind w:left="1560" w:hanging="1560"/>
        <w:jc w:val="both"/>
        <w:rPr>
          <w:i/>
          <w:sz w:val="22"/>
          <w:szCs w:val="22"/>
          <w:lang w:val="da-DK"/>
        </w:rPr>
      </w:pPr>
      <w:r w:rsidRPr="009A0AC7">
        <w:rPr>
          <w:i/>
          <w:sz w:val="22"/>
          <w:szCs w:val="22"/>
        </w:rPr>
        <w:tab/>
        <w:t>For the purposes of 1.B.1.b., 'tape-laying machines' have the ability to lay one or more 'filament bands' limited to widths greater than 25</w:t>
      </w:r>
      <w:r w:rsidR="00163AD9" w:rsidRPr="009A0AC7">
        <w:rPr>
          <w:i/>
          <w:sz w:val="22"/>
          <w:szCs w:val="22"/>
        </w:rPr>
        <w:t>.4</w:t>
      </w:r>
      <w:r w:rsidRPr="009A0AC7">
        <w:rPr>
          <w:i/>
          <w:sz w:val="22"/>
          <w:szCs w:val="22"/>
        </w:rPr>
        <w:t xml:space="preserve"> mm and less than or equal to 30</w:t>
      </w:r>
      <w:r w:rsidR="00163AD9" w:rsidRPr="009A0AC7">
        <w:rPr>
          <w:i/>
          <w:sz w:val="22"/>
          <w:szCs w:val="22"/>
        </w:rPr>
        <w:t>4.8</w:t>
      </w:r>
      <w:r w:rsidRPr="009A0AC7">
        <w:rPr>
          <w:i/>
          <w:sz w:val="22"/>
          <w:szCs w:val="22"/>
        </w:rPr>
        <w:t xml:space="preserve"> mm, and to cut and restart individual 'filament band' courses during the laying process</w:t>
      </w:r>
      <w:r w:rsidRPr="009A0AC7">
        <w:rPr>
          <w:i/>
          <w:sz w:val="22"/>
          <w:szCs w:val="22"/>
          <w:lang w:val="da-DK"/>
        </w:rPr>
        <w:t>.</w:t>
      </w:r>
    </w:p>
    <w:p w14:paraId="04137700" w14:textId="77777777" w:rsidR="00CA6BC6" w:rsidRPr="009A0AC7" w:rsidRDefault="00CA6BC6" w:rsidP="00B4127E">
      <w:pPr>
        <w:pStyle w:val="1A1a"/>
        <w:spacing w:before="60"/>
        <w:ind w:left="1582" w:right="-23" w:hanging="1582"/>
        <w:jc w:val="both"/>
        <w:rPr>
          <w:spacing w:val="-4"/>
          <w:sz w:val="22"/>
          <w:szCs w:val="22"/>
        </w:rPr>
      </w:pPr>
      <w:r w:rsidRPr="009A0AC7">
        <w:rPr>
          <w:spacing w:val="-4"/>
          <w:sz w:val="22"/>
          <w:szCs w:val="22"/>
        </w:rPr>
        <w:tab/>
      </w:r>
      <w:r w:rsidRPr="009A0AC7">
        <w:rPr>
          <w:spacing w:val="-4"/>
          <w:sz w:val="22"/>
          <w:szCs w:val="22"/>
        </w:rPr>
        <w:tab/>
      </w:r>
      <w:r w:rsidRPr="009A0AC7">
        <w:rPr>
          <w:spacing w:val="-4"/>
          <w:sz w:val="22"/>
          <w:szCs w:val="22"/>
        </w:rPr>
        <w:tab/>
        <w:t>c.</w:t>
      </w:r>
      <w:r w:rsidRPr="009A0AC7">
        <w:rPr>
          <w:spacing w:val="-4"/>
          <w:sz w:val="22"/>
          <w:szCs w:val="22"/>
        </w:rPr>
        <w:tab/>
        <w:t>Multidirectional, multidimensional weaving machines or interlacing machines, including adapters and modification kits, specially designed or modified for weaving, interlacing or braiding fibres for "composite" structures;</w:t>
      </w:r>
    </w:p>
    <w:p w14:paraId="79C8DE70" w14:textId="77777777" w:rsidR="00CA6BC6" w:rsidRPr="009A0AC7" w:rsidRDefault="00CA6BC6" w:rsidP="00B4127E">
      <w:pPr>
        <w:pStyle w:val="1A1anote1"/>
        <w:spacing w:before="60"/>
        <w:ind w:left="1559" w:firstLine="0"/>
        <w:rPr>
          <w:i/>
          <w:sz w:val="22"/>
          <w:szCs w:val="22"/>
          <w:u w:val="single"/>
        </w:rPr>
      </w:pPr>
      <w:r w:rsidRPr="009A0AC7">
        <w:rPr>
          <w:i/>
          <w:sz w:val="22"/>
          <w:szCs w:val="22"/>
          <w:u w:val="single"/>
        </w:rPr>
        <w:t>Technical Note</w:t>
      </w:r>
    </w:p>
    <w:p w14:paraId="2A0A6BAB" w14:textId="77777777" w:rsidR="00CA6BC6" w:rsidRPr="009A0AC7" w:rsidRDefault="00CA6BC6">
      <w:pPr>
        <w:pStyle w:val="1A1anote1"/>
        <w:numPr>
          <w:ins w:id="1" w:author="Author"/>
        </w:numPr>
        <w:spacing w:line="230" w:lineRule="auto"/>
        <w:rPr>
          <w:i/>
          <w:sz w:val="22"/>
          <w:szCs w:val="22"/>
        </w:rPr>
      </w:pPr>
      <w:r w:rsidRPr="009A0AC7">
        <w:rPr>
          <w:i/>
          <w:sz w:val="22"/>
          <w:szCs w:val="22"/>
        </w:rPr>
        <w:t>For the purposes of 1.B.1.c., the technique of interlacing includes knitting.</w:t>
      </w:r>
    </w:p>
    <w:p w14:paraId="6CD1580F" w14:textId="77777777" w:rsidR="00CA6BC6" w:rsidRPr="009A0AC7" w:rsidRDefault="006A2082" w:rsidP="00B4127E">
      <w:pPr>
        <w:pStyle w:val="1A1a"/>
        <w:spacing w:before="60" w:line="230" w:lineRule="auto"/>
        <w:ind w:left="1582" w:right="-23" w:hanging="1582"/>
        <w:jc w:val="both"/>
        <w:rPr>
          <w:sz w:val="22"/>
          <w:szCs w:val="22"/>
        </w:rPr>
      </w:pPr>
      <w:r w:rsidRPr="009A0AC7">
        <w:rPr>
          <w:sz w:val="22"/>
          <w:szCs w:val="22"/>
        </w:rPr>
        <w:tab/>
      </w:r>
      <w:r w:rsidRPr="009A0AC7">
        <w:rPr>
          <w:sz w:val="22"/>
          <w:szCs w:val="22"/>
        </w:rPr>
        <w:tab/>
      </w:r>
      <w:r w:rsidRPr="009A0AC7">
        <w:rPr>
          <w:sz w:val="22"/>
          <w:szCs w:val="22"/>
        </w:rPr>
        <w:tab/>
      </w:r>
      <w:r w:rsidR="00CA6BC6" w:rsidRPr="009A0AC7">
        <w:rPr>
          <w:sz w:val="22"/>
          <w:szCs w:val="22"/>
        </w:rPr>
        <w:t>d.</w:t>
      </w:r>
      <w:r w:rsidR="00CA6BC6" w:rsidRPr="009A0AC7">
        <w:rPr>
          <w:sz w:val="22"/>
          <w:szCs w:val="22"/>
        </w:rPr>
        <w:tab/>
        <w:t xml:space="preserve">Equipment specially designed or </w:t>
      </w:r>
      <w:r w:rsidR="009A0748" w:rsidRPr="009A0AC7">
        <w:rPr>
          <w:sz w:val="22"/>
          <w:szCs w:val="22"/>
        </w:rPr>
        <w:t xml:space="preserve">modified </w:t>
      </w:r>
      <w:r w:rsidR="00CA6BC6" w:rsidRPr="009A0AC7">
        <w:rPr>
          <w:sz w:val="22"/>
          <w:szCs w:val="22"/>
        </w:rPr>
        <w:t xml:space="preserve">for the </w:t>
      </w:r>
      <w:r w:rsidR="009A0748" w:rsidRPr="009A0AC7">
        <w:rPr>
          <w:sz w:val="22"/>
          <w:szCs w:val="22"/>
        </w:rPr>
        <w:t>"</w:t>
      </w:r>
      <w:r w:rsidR="00CA6BC6" w:rsidRPr="009A0AC7">
        <w:rPr>
          <w:sz w:val="22"/>
          <w:szCs w:val="22"/>
        </w:rPr>
        <w:t>production</w:t>
      </w:r>
      <w:r w:rsidR="009A0748" w:rsidRPr="009A0AC7">
        <w:rPr>
          <w:sz w:val="22"/>
          <w:szCs w:val="22"/>
        </w:rPr>
        <w:t>"</w:t>
      </w:r>
      <w:r w:rsidR="00CA6BC6" w:rsidRPr="009A0AC7">
        <w:rPr>
          <w:sz w:val="22"/>
          <w:szCs w:val="22"/>
        </w:rPr>
        <w:t xml:space="preserve"> of </w:t>
      </w:r>
      <w:r w:rsidR="009A0748" w:rsidRPr="009A0AC7">
        <w:rPr>
          <w:sz w:val="22"/>
          <w:szCs w:val="22"/>
        </w:rPr>
        <w:t xml:space="preserve">"fibrous or filamentary materials" specified </w:t>
      </w:r>
      <w:r w:rsidR="00447544" w:rsidRPr="009A0AC7">
        <w:rPr>
          <w:sz w:val="22"/>
          <w:szCs w:val="22"/>
        </w:rPr>
        <w:t>in</w:t>
      </w:r>
      <w:r w:rsidR="009A0748" w:rsidRPr="009A0AC7">
        <w:rPr>
          <w:sz w:val="22"/>
          <w:szCs w:val="22"/>
        </w:rPr>
        <w:t xml:space="preserve"> 1.C.10.</w:t>
      </w:r>
      <w:r w:rsidR="00CA6BC6" w:rsidRPr="009A0AC7">
        <w:rPr>
          <w:sz w:val="22"/>
          <w:szCs w:val="22"/>
        </w:rPr>
        <w:t>, as follows:</w:t>
      </w:r>
    </w:p>
    <w:p w14:paraId="362C2898" w14:textId="77777777" w:rsidR="00CA6BC6" w:rsidRPr="009A0AC7" w:rsidRDefault="00CA6BC6">
      <w:pPr>
        <w:pStyle w:val="1A1a1"/>
        <w:spacing w:line="230" w:lineRule="auto"/>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Equipment for converting polymeric fibres (such as polyacrylonitrile, rayon, pitch or </w:t>
      </w:r>
      <w:proofErr w:type="spellStart"/>
      <w:r w:rsidRPr="009A0AC7">
        <w:rPr>
          <w:sz w:val="22"/>
          <w:szCs w:val="22"/>
        </w:rPr>
        <w:t>polycarbosilane</w:t>
      </w:r>
      <w:proofErr w:type="spellEnd"/>
      <w:r w:rsidRPr="009A0AC7">
        <w:rPr>
          <w:sz w:val="22"/>
          <w:szCs w:val="22"/>
        </w:rPr>
        <w:t>) into carbon fibres or silicon carbide fibres, including special equipment to strain the fibre during heating;</w:t>
      </w:r>
    </w:p>
    <w:p w14:paraId="571E0D7C" w14:textId="77777777" w:rsidR="00CA6BC6" w:rsidRPr="009A0AC7" w:rsidRDefault="00CA6BC6">
      <w:pPr>
        <w:pStyle w:val="1A1a1"/>
        <w:spacing w:line="230" w:lineRule="auto"/>
        <w:ind w:right="-22"/>
        <w:jc w:val="both"/>
        <w:rPr>
          <w:spacing w:val="-4"/>
          <w:sz w:val="22"/>
          <w:szCs w:val="22"/>
        </w:rPr>
      </w:pPr>
      <w:r w:rsidRPr="009A0AC7">
        <w:rPr>
          <w:spacing w:val="-4"/>
          <w:sz w:val="22"/>
          <w:szCs w:val="22"/>
        </w:rPr>
        <w:tab/>
      </w:r>
      <w:r w:rsidRPr="009A0AC7">
        <w:rPr>
          <w:spacing w:val="-4"/>
          <w:sz w:val="22"/>
          <w:szCs w:val="22"/>
        </w:rPr>
        <w:tab/>
      </w:r>
      <w:r w:rsidRPr="009A0AC7">
        <w:rPr>
          <w:spacing w:val="-4"/>
          <w:sz w:val="22"/>
          <w:szCs w:val="22"/>
        </w:rPr>
        <w:tab/>
      </w:r>
      <w:r w:rsidRPr="009A0AC7">
        <w:rPr>
          <w:spacing w:val="-4"/>
          <w:sz w:val="22"/>
          <w:szCs w:val="22"/>
        </w:rPr>
        <w:tab/>
        <w:t>2.</w:t>
      </w:r>
      <w:r w:rsidRPr="009A0AC7">
        <w:rPr>
          <w:spacing w:val="-4"/>
          <w:sz w:val="22"/>
          <w:szCs w:val="22"/>
        </w:rPr>
        <w:tab/>
        <w:t xml:space="preserve">Equipment for the </w:t>
      </w:r>
      <w:r w:rsidR="00447544" w:rsidRPr="009A0AC7">
        <w:rPr>
          <w:spacing w:val="-4"/>
          <w:sz w:val="22"/>
          <w:szCs w:val="22"/>
        </w:rPr>
        <w:t>C</w:t>
      </w:r>
      <w:r w:rsidRPr="009A0AC7">
        <w:rPr>
          <w:spacing w:val="-4"/>
          <w:sz w:val="22"/>
          <w:szCs w:val="22"/>
        </w:rPr>
        <w:t xml:space="preserve">hemical </w:t>
      </w:r>
      <w:r w:rsidR="00447544" w:rsidRPr="009A0AC7">
        <w:rPr>
          <w:spacing w:val="-4"/>
          <w:sz w:val="22"/>
          <w:szCs w:val="22"/>
        </w:rPr>
        <w:t>V</w:t>
      </w:r>
      <w:r w:rsidRPr="009A0AC7">
        <w:rPr>
          <w:spacing w:val="-4"/>
          <w:sz w:val="22"/>
          <w:szCs w:val="22"/>
        </w:rPr>
        <w:t xml:space="preserve">apour </w:t>
      </w:r>
      <w:r w:rsidR="00447544" w:rsidRPr="009A0AC7">
        <w:rPr>
          <w:spacing w:val="-4"/>
          <w:sz w:val="22"/>
          <w:szCs w:val="22"/>
        </w:rPr>
        <w:t>D</w:t>
      </w:r>
      <w:r w:rsidRPr="009A0AC7">
        <w:rPr>
          <w:spacing w:val="-4"/>
          <w:sz w:val="22"/>
          <w:szCs w:val="22"/>
        </w:rPr>
        <w:t>eposition</w:t>
      </w:r>
      <w:r w:rsidR="00447544" w:rsidRPr="009A0AC7">
        <w:rPr>
          <w:spacing w:val="-4"/>
          <w:sz w:val="22"/>
          <w:szCs w:val="22"/>
        </w:rPr>
        <w:t xml:space="preserve"> (CVD)</w:t>
      </w:r>
      <w:r w:rsidRPr="009A0AC7">
        <w:rPr>
          <w:spacing w:val="-4"/>
          <w:sz w:val="22"/>
          <w:szCs w:val="22"/>
        </w:rPr>
        <w:t xml:space="preserve"> of elements or compounds, on heated filamentary substrates, to manufacture silicon carbide fibres;</w:t>
      </w:r>
    </w:p>
    <w:p w14:paraId="36F825B7" w14:textId="77777777" w:rsidR="00CA6BC6" w:rsidRPr="009A0AC7" w:rsidRDefault="005142F9">
      <w:pPr>
        <w:pStyle w:val="1A1a1"/>
        <w:spacing w:line="230" w:lineRule="auto"/>
        <w:ind w:right="-22"/>
        <w:jc w:val="both"/>
        <w:rPr>
          <w:sz w:val="22"/>
          <w:szCs w:val="22"/>
        </w:rPr>
      </w:pPr>
      <w:r w:rsidRPr="009A0AC7">
        <w:rPr>
          <w:sz w:val="22"/>
          <w:szCs w:val="22"/>
        </w:rPr>
        <w:tab/>
      </w:r>
      <w:r w:rsidRPr="009A0AC7">
        <w:rPr>
          <w:sz w:val="22"/>
          <w:szCs w:val="22"/>
        </w:rPr>
        <w:tab/>
      </w:r>
      <w:r w:rsidR="00901248" w:rsidRPr="009A0AC7">
        <w:rPr>
          <w:sz w:val="22"/>
          <w:szCs w:val="22"/>
        </w:rPr>
        <w:tab/>
      </w:r>
      <w:r w:rsidR="00CA6BC6" w:rsidRPr="009A0AC7">
        <w:rPr>
          <w:sz w:val="22"/>
          <w:szCs w:val="22"/>
        </w:rPr>
        <w:tab/>
        <w:t>3.</w:t>
      </w:r>
      <w:r w:rsidR="00CA6BC6" w:rsidRPr="009A0AC7">
        <w:rPr>
          <w:sz w:val="22"/>
          <w:szCs w:val="22"/>
        </w:rPr>
        <w:tab/>
        <w:t>Equipment for the wet-spinning of refractory ceramics (such as aluminium oxide);</w:t>
      </w:r>
    </w:p>
    <w:p w14:paraId="68CBA4E3" w14:textId="77777777" w:rsidR="00CA6BC6" w:rsidRPr="009A0AC7" w:rsidRDefault="00CA6BC6">
      <w:pPr>
        <w:pStyle w:val="1A1a1"/>
        <w:spacing w:line="230" w:lineRule="auto"/>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4.</w:t>
      </w:r>
      <w:r w:rsidRPr="009A0AC7">
        <w:rPr>
          <w:sz w:val="22"/>
          <w:szCs w:val="22"/>
        </w:rPr>
        <w:tab/>
        <w:t>Equipment for converting aluminium containing precursor fibres into alumina fibres by heat treatment;</w:t>
      </w:r>
    </w:p>
    <w:p w14:paraId="67817646" w14:textId="77777777" w:rsidR="00D92B2C" w:rsidRPr="009A0AC7" w:rsidRDefault="00D92B2C" w:rsidP="00CF6357">
      <w:pPr>
        <w:pStyle w:val="1A1a"/>
        <w:ind w:left="0" w:right="-23" w:firstLine="0"/>
        <w:jc w:val="both"/>
        <w:rPr>
          <w:sz w:val="22"/>
          <w:szCs w:val="22"/>
        </w:rPr>
      </w:pPr>
    </w:p>
    <w:p w14:paraId="6CA34527" w14:textId="77777777" w:rsidR="00CA6BC6" w:rsidRPr="009A0AC7" w:rsidRDefault="00D92B2C" w:rsidP="00D92B2C">
      <w:pPr>
        <w:pStyle w:val="1A1a"/>
        <w:ind w:left="1582" w:right="-23" w:hanging="1582"/>
        <w:jc w:val="both"/>
        <w:rPr>
          <w:sz w:val="22"/>
          <w:szCs w:val="22"/>
        </w:rPr>
      </w:pPr>
      <w:r w:rsidRPr="009A0AC7">
        <w:rPr>
          <w:sz w:val="22"/>
          <w:szCs w:val="22"/>
        </w:rPr>
        <w:lastRenderedPageBreak/>
        <w:t>1.</w:t>
      </w:r>
      <w:r w:rsidRPr="009A0AC7">
        <w:rPr>
          <w:sz w:val="22"/>
          <w:szCs w:val="22"/>
        </w:rPr>
        <w:tab/>
        <w:t>B.</w:t>
      </w:r>
      <w:r w:rsidRPr="009A0AC7">
        <w:rPr>
          <w:sz w:val="22"/>
          <w:szCs w:val="22"/>
        </w:rPr>
        <w:tab/>
        <w:t>1.</w:t>
      </w:r>
      <w:r w:rsidRPr="009A0AC7">
        <w:rPr>
          <w:sz w:val="22"/>
          <w:szCs w:val="22"/>
        </w:rPr>
        <w:tab/>
      </w:r>
      <w:r w:rsidR="00CA6BC6" w:rsidRPr="009A0AC7">
        <w:rPr>
          <w:sz w:val="22"/>
          <w:szCs w:val="22"/>
        </w:rPr>
        <w:t>e.</w:t>
      </w:r>
      <w:r w:rsidR="00CA6BC6" w:rsidRPr="009A0AC7">
        <w:rPr>
          <w:sz w:val="22"/>
          <w:szCs w:val="22"/>
        </w:rPr>
        <w:tab/>
        <w:t xml:space="preserve">Equipment </w:t>
      </w:r>
      <w:r w:rsidR="009A0748" w:rsidRPr="009A0AC7">
        <w:rPr>
          <w:sz w:val="22"/>
          <w:szCs w:val="22"/>
        </w:rPr>
        <w:t xml:space="preserve">specially designed or modified </w:t>
      </w:r>
      <w:r w:rsidR="00CA6BC6" w:rsidRPr="009A0AC7">
        <w:rPr>
          <w:sz w:val="22"/>
          <w:szCs w:val="22"/>
        </w:rPr>
        <w:t>for</w:t>
      </w:r>
      <w:r w:rsidR="009A0748" w:rsidRPr="009A0AC7">
        <w:rPr>
          <w:sz w:val="22"/>
          <w:szCs w:val="22"/>
        </w:rPr>
        <w:t xml:space="preserve"> the</w:t>
      </w:r>
      <w:r w:rsidR="00CA6BC6" w:rsidRPr="009A0AC7">
        <w:rPr>
          <w:sz w:val="22"/>
          <w:szCs w:val="22"/>
        </w:rPr>
        <w:t xml:space="preserve"> produc</w:t>
      </w:r>
      <w:r w:rsidR="009A0748" w:rsidRPr="009A0AC7">
        <w:rPr>
          <w:sz w:val="22"/>
          <w:szCs w:val="22"/>
        </w:rPr>
        <w:t>tion of</w:t>
      </w:r>
      <w:r w:rsidR="00CA6BC6" w:rsidRPr="009A0AC7">
        <w:rPr>
          <w:sz w:val="22"/>
          <w:szCs w:val="22"/>
        </w:rPr>
        <w:t xml:space="preserve"> prepregs by the </w:t>
      </w:r>
      <w:r w:rsidR="009A0748" w:rsidRPr="009A0AC7">
        <w:rPr>
          <w:sz w:val="22"/>
          <w:szCs w:val="22"/>
        </w:rPr>
        <w:t>'</w:t>
      </w:r>
      <w:r w:rsidR="00CA6BC6" w:rsidRPr="009A0AC7">
        <w:rPr>
          <w:sz w:val="22"/>
          <w:szCs w:val="22"/>
        </w:rPr>
        <w:t>hot melt method</w:t>
      </w:r>
      <w:r w:rsidR="009A0748" w:rsidRPr="009A0AC7">
        <w:rPr>
          <w:sz w:val="22"/>
          <w:szCs w:val="22"/>
        </w:rPr>
        <w:t>'</w:t>
      </w:r>
      <w:r w:rsidR="00CA6BC6" w:rsidRPr="009A0AC7">
        <w:rPr>
          <w:sz w:val="22"/>
          <w:szCs w:val="22"/>
        </w:rPr>
        <w:t>;</w:t>
      </w:r>
    </w:p>
    <w:p w14:paraId="4EA0CE52" w14:textId="77777777" w:rsidR="009A0748" w:rsidRPr="009A0AC7" w:rsidRDefault="009A0748" w:rsidP="004212D8">
      <w:pPr>
        <w:pStyle w:val="1A1a"/>
        <w:spacing w:before="60"/>
        <w:ind w:left="1582" w:right="-23" w:hanging="1582"/>
        <w:jc w:val="both"/>
        <w:rPr>
          <w:i/>
          <w:iCs/>
          <w:sz w:val="22"/>
          <w:szCs w:val="22"/>
          <w:u w:val="single"/>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i/>
          <w:iCs/>
          <w:sz w:val="22"/>
          <w:szCs w:val="22"/>
          <w:u w:val="single"/>
        </w:rPr>
        <w:t>Technical Note</w:t>
      </w:r>
    </w:p>
    <w:p w14:paraId="0A180206" w14:textId="77777777" w:rsidR="009A0748" w:rsidRPr="009A0AC7" w:rsidRDefault="009A0748" w:rsidP="00D92B2C">
      <w:pPr>
        <w:pStyle w:val="1A1a"/>
        <w:ind w:left="1582" w:right="-23" w:hanging="1582"/>
        <w:jc w:val="both"/>
        <w:rPr>
          <w:i/>
          <w:iCs/>
          <w:sz w:val="22"/>
          <w:szCs w:val="22"/>
        </w:rPr>
      </w:pPr>
      <w:r w:rsidRPr="009A0AC7">
        <w:rPr>
          <w:i/>
          <w:iCs/>
          <w:sz w:val="22"/>
          <w:szCs w:val="22"/>
        </w:rPr>
        <w:tab/>
      </w:r>
      <w:r w:rsidRPr="009A0AC7">
        <w:rPr>
          <w:i/>
          <w:iCs/>
          <w:sz w:val="22"/>
          <w:szCs w:val="22"/>
        </w:rPr>
        <w:tab/>
      </w:r>
      <w:r w:rsidRPr="009A0AC7">
        <w:rPr>
          <w:i/>
          <w:iCs/>
          <w:sz w:val="22"/>
          <w:szCs w:val="22"/>
        </w:rPr>
        <w:tab/>
      </w:r>
      <w:r w:rsidRPr="009A0AC7">
        <w:rPr>
          <w:i/>
          <w:iCs/>
          <w:sz w:val="22"/>
          <w:szCs w:val="22"/>
        </w:rPr>
        <w:tab/>
        <w:t>For the purposes of 1.B.1.e., the 'hot melt method' is the process of applying pressure and heat to impregnate "fibrous or filamentary materials" with resin that has been pre-laminated onto a carrier substrate, such as film or paper.</w:t>
      </w:r>
    </w:p>
    <w:p w14:paraId="561258AD" w14:textId="77777777" w:rsidR="00CA6BC6" w:rsidRPr="009A0AC7" w:rsidRDefault="00CA6BC6" w:rsidP="007E034F">
      <w:pPr>
        <w:pStyle w:val="1A1a"/>
        <w:spacing w:before="120"/>
        <w:ind w:left="1582" w:right="-23" w:hanging="1582"/>
        <w:jc w:val="both"/>
        <w:rPr>
          <w:sz w:val="22"/>
          <w:szCs w:val="22"/>
        </w:rPr>
      </w:pPr>
      <w:r w:rsidRPr="009A0AC7">
        <w:rPr>
          <w:sz w:val="22"/>
          <w:szCs w:val="22"/>
        </w:rPr>
        <w:tab/>
      </w:r>
      <w:r w:rsidRPr="009A0AC7">
        <w:rPr>
          <w:sz w:val="22"/>
          <w:szCs w:val="22"/>
        </w:rPr>
        <w:tab/>
      </w:r>
      <w:r w:rsidRPr="009A0AC7">
        <w:rPr>
          <w:sz w:val="22"/>
          <w:szCs w:val="22"/>
        </w:rPr>
        <w:tab/>
        <w:t>f.</w:t>
      </w:r>
      <w:r w:rsidRPr="009A0AC7">
        <w:rPr>
          <w:sz w:val="22"/>
          <w:szCs w:val="22"/>
        </w:rPr>
        <w:tab/>
        <w:t>Non-destructive inspection equipment specially designed for "composite" materials, as follows:</w:t>
      </w:r>
    </w:p>
    <w:p w14:paraId="18E0BD0A" w14:textId="77777777" w:rsidR="00CA6BC6" w:rsidRPr="009A0AC7" w:rsidRDefault="00CA6BC6">
      <w:pPr>
        <w:pStyle w:val="1A1a1"/>
        <w:spacing w:line="230" w:lineRule="auto"/>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X-ray tomography systems for three dimensional defect inspection;</w:t>
      </w:r>
    </w:p>
    <w:p w14:paraId="00C0FA75" w14:textId="77777777" w:rsidR="00CA6BC6" w:rsidRPr="009A0AC7" w:rsidRDefault="00CA6BC6">
      <w:pPr>
        <w:pStyle w:val="1A1a1"/>
        <w:spacing w:line="230" w:lineRule="auto"/>
        <w:ind w:right="-22"/>
        <w:jc w:val="both"/>
        <w:rPr>
          <w:spacing w:val="-2"/>
          <w:sz w:val="22"/>
          <w:szCs w:val="22"/>
        </w:rPr>
      </w:pPr>
      <w:r w:rsidRPr="009A0AC7">
        <w:rPr>
          <w:spacing w:val="-2"/>
          <w:sz w:val="22"/>
          <w:szCs w:val="22"/>
        </w:rPr>
        <w:tab/>
      </w:r>
      <w:r w:rsidRPr="009A0AC7">
        <w:rPr>
          <w:spacing w:val="-2"/>
          <w:sz w:val="22"/>
          <w:szCs w:val="22"/>
        </w:rPr>
        <w:tab/>
      </w:r>
      <w:r w:rsidRPr="009A0AC7">
        <w:rPr>
          <w:spacing w:val="-2"/>
          <w:sz w:val="22"/>
          <w:szCs w:val="22"/>
        </w:rPr>
        <w:tab/>
      </w:r>
      <w:r w:rsidRPr="009A0AC7">
        <w:rPr>
          <w:spacing w:val="-2"/>
          <w:sz w:val="22"/>
          <w:szCs w:val="22"/>
        </w:rPr>
        <w:tab/>
        <w:t>2.</w:t>
      </w:r>
      <w:r w:rsidRPr="009A0AC7">
        <w:rPr>
          <w:spacing w:val="-2"/>
          <w:sz w:val="22"/>
          <w:szCs w:val="22"/>
        </w:rPr>
        <w:tab/>
        <w:t>Numerically controlled ultrasonic testing machines of which the motions for positioning transmitters or receivers are simultaneously coordinated and programmed in four or more axes to follow the three dimensional contours of the component under inspection;</w:t>
      </w:r>
    </w:p>
    <w:p w14:paraId="06551B78" w14:textId="77777777" w:rsidR="00CA6BC6" w:rsidRPr="009A0AC7" w:rsidRDefault="00D92B2C" w:rsidP="00D92B2C">
      <w:pPr>
        <w:pStyle w:val="1A1a"/>
        <w:spacing w:before="120"/>
        <w:ind w:left="1582" w:right="-23" w:hanging="1582"/>
        <w:jc w:val="both"/>
        <w:rPr>
          <w:sz w:val="22"/>
          <w:szCs w:val="22"/>
        </w:rPr>
      </w:pPr>
      <w:r w:rsidRPr="009A0AC7">
        <w:rPr>
          <w:sz w:val="22"/>
          <w:szCs w:val="22"/>
        </w:rPr>
        <w:tab/>
      </w:r>
      <w:r w:rsidRPr="009A0AC7">
        <w:rPr>
          <w:sz w:val="22"/>
          <w:szCs w:val="22"/>
        </w:rPr>
        <w:tab/>
      </w:r>
      <w:r w:rsidR="00CA6BC6" w:rsidRPr="009A0AC7">
        <w:rPr>
          <w:sz w:val="22"/>
          <w:szCs w:val="22"/>
        </w:rPr>
        <w:tab/>
        <w:t>g.</w:t>
      </w:r>
      <w:r w:rsidR="00CA6BC6" w:rsidRPr="009A0AC7">
        <w:rPr>
          <w:sz w:val="22"/>
          <w:szCs w:val="22"/>
        </w:rPr>
        <w:tab/>
      </w:r>
      <w:r w:rsidR="00322425" w:rsidRPr="009A0AC7">
        <w:rPr>
          <w:sz w:val="22"/>
          <w:szCs w:val="22"/>
        </w:rPr>
        <w:t>'</w:t>
      </w:r>
      <w:r w:rsidR="00CA6BC6" w:rsidRPr="009A0AC7">
        <w:rPr>
          <w:sz w:val="22"/>
          <w:szCs w:val="22"/>
        </w:rPr>
        <w:t>Tow-placement machines</w:t>
      </w:r>
      <w:r w:rsidR="00322425" w:rsidRPr="009A0AC7">
        <w:rPr>
          <w:sz w:val="22"/>
          <w:szCs w:val="22"/>
        </w:rPr>
        <w:t>'</w:t>
      </w:r>
      <w:r w:rsidR="00CA6BC6" w:rsidRPr="009A0AC7">
        <w:rPr>
          <w:sz w:val="22"/>
          <w:szCs w:val="22"/>
        </w:rPr>
        <w:t>, of which the motions for positioning and laying tows are coordinated and programmed in two or more 'primary servo positioning' axes, specially designed for the manufacture of "composite" airframe or missile structures.</w:t>
      </w:r>
    </w:p>
    <w:p w14:paraId="0A0B9095" w14:textId="77777777" w:rsidR="00322425" w:rsidRPr="009A0AC7" w:rsidRDefault="00322425" w:rsidP="00322425">
      <w:pPr>
        <w:pStyle w:val="1A1a"/>
        <w:tabs>
          <w:tab w:val="clear" w:pos="340"/>
          <w:tab w:val="clear" w:pos="700"/>
          <w:tab w:val="clear" w:pos="1179"/>
        </w:tabs>
        <w:spacing w:before="60"/>
        <w:ind w:left="1582" w:right="-23" w:hanging="1582"/>
        <w:jc w:val="both"/>
        <w:rPr>
          <w:i/>
          <w:sz w:val="22"/>
          <w:szCs w:val="22"/>
        </w:rPr>
      </w:pPr>
      <w:r w:rsidRPr="009A0AC7">
        <w:rPr>
          <w:sz w:val="22"/>
          <w:szCs w:val="22"/>
        </w:rPr>
        <w:tab/>
      </w:r>
      <w:r w:rsidRPr="009A0AC7">
        <w:rPr>
          <w:i/>
          <w:sz w:val="22"/>
          <w:szCs w:val="22"/>
          <w:u w:val="single"/>
        </w:rPr>
        <w:t>Technical Note</w:t>
      </w:r>
    </w:p>
    <w:p w14:paraId="78B655C3" w14:textId="77777777" w:rsidR="00322425" w:rsidRPr="009A0AC7" w:rsidRDefault="00322425" w:rsidP="00322425">
      <w:pPr>
        <w:pStyle w:val="1A1a"/>
        <w:tabs>
          <w:tab w:val="clear" w:pos="340"/>
          <w:tab w:val="clear" w:pos="700"/>
          <w:tab w:val="clear" w:pos="1179"/>
        </w:tabs>
        <w:ind w:left="1582" w:right="-23" w:hanging="1582"/>
        <w:jc w:val="both"/>
        <w:rPr>
          <w:sz w:val="22"/>
          <w:szCs w:val="22"/>
        </w:rPr>
      </w:pPr>
      <w:r w:rsidRPr="009A0AC7">
        <w:rPr>
          <w:i/>
          <w:sz w:val="22"/>
          <w:szCs w:val="22"/>
        </w:rPr>
        <w:tab/>
        <w:t>For the purposes of 1.B.1.g., 'tow-placement machines' have the ability to place one or more 'filament bands' having widths less than or equal to 25</w:t>
      </w:r>
      <w:r w:rsidR="00163AD9" w:rsidRPr="009A0AC7">
        <w:rPr>
          <w:i/>
          <w:sz w:val="22"/>
          <w:szCs w:val="22"/>
        </w:rPr>
        <w:t>.4</w:t>
      </w:r>
      <w:r w:rsidRPr="009A0AC7">
        <w:rPr>
          <w:i/>
          <w:sz w:val="22"/>
          <w:szCs w:val="22"/>
        </w:rPr>
        <w:t xml:space="preserve"> mm, and to cut and restart individual 'filament band' courses during the placement process.</w:t>
      </w:r>
    </w:p>
    <w:p w14:paraId="06050C2A" w14:textId="77777777" w:rsidR="000875A4" w:rsidRPr="009A0AC7" w:rsidRDefault="00CA6BC6" w:rsidP="000875A4">
      <w:pPr>
        <w:pStyle w:val="1A1"/>
        <w:spacing w:before="120" w:line="230" w:lineRule="auto"/>
        <w:ind w:left="1202" w:right="-23" w:hanging="1202"/>
        <w:jc w:val="both"/>
        <w:rPr>
          <w:i/>
          <w:sz w:val="22"/>
          <w:szCs w:val="22"/>
          <w:u w:val="single"/>
        </w:rPr>
      </w:pPr>
      <w:r w:rsidRPr="009A0AC7">
        <w:rPr>
          <w:sz w:val="22"/>
          <w:szCs w:val="22"/>
        </w:rPr>
        <w:tab/>
      </w:r>
      <w:r w:rsidRPr="009A0AC7">
        <w:rPr>
          <w:sz w:val="22"/>
          <w:szCs w:val="22"/>
        </w:rPr>
        <w:tab/>
      </w:r>
      <w:r w:rsidRPr="009A0AC7">
        <w:rPr>
          <w:sz w:val="22"/>
          <w:szCs w:val="22"/>
        </w:rPr>
        <w:tab/>
      </w:r>
      <w:r w:rsidRPr="009A0AC7">
        <w:rPr>
          <w:i/>
          <w:sz w:val="22"/>
          <w:szCs w:val="22"/>
          <w:u w:val="single"/>
        </w:rPr>
        <w:t>Technical Note</w:t>
      </w:r>
      <w:r w:rsidR="00322425" w:rsidRPr="009A0AC7">
        <w:rPr>
          <w:i/>
          <w:sz w:val="22"/>
          <w:szCs w:val="22"/>
          <w:u w:val="single"/>
        </w:rPr>
        <w:t>s</w:t>
      </w:r>
    </w:p>
    <w:p w14:paraId="0AB069B9" w14:textId="77777777" w:rsidR="000875A4" w:rsidRPr="009A0AC7" w:rsidRDefault="00CA6BC6" w:rsidP="00322425">
      <w:pPr>
        <w:pStyle w:val="1A1"/>
        <w:tabs>
          <w:tab w:val="left" w:pos="1176"/>
        </w:tabs>
        <w:spacing w:line="230" w:lineRule="auto"/>
        <w:ind w:left="1554" w:right="-22" w:hanging="1554"/>
        <w:jc w:val="both"/>
        <w:rPr>
          <w:i/>
          <w:iCs/>
          <w:sz w:val="22"/>
          <w:szCs w:val="22"/>
        </w:rPr>
      </w:pPr>
      <w:r w:rsidRPr="009A0AC7">
        <w:rPr>
          <w:sz w:val="22"/>
          <w:szCs w:val="22"/>
        </w:rPr>
        <w:tab/>
      </w:r>
      <w:r w:rsidRPr="009A0AC7">
        <w:rPr>
          <w:sz w:val="22"/>
          <w:szCs w:val="22"/>
        </w:rPr>
        <w:tab/>
      </w:r>
      <w:r w:rsidRPr="009A0AC7">
        <w:rPr>
          <w:sz w:val="22"/>
          <w:szCs w:val="22"/>
        </w:rPr>
        <w:tab/>
      </w:r>
      <w:r w:rsidR="000875A4" w:rsidRPr="009A0AC7">
        <w:rPr>
          <w:i/>
          <w:iCs/>
          <w:sz w:val="22"/>
          <w:szCs w:val="22"/>
        </w:rPr>
        <w:t>For the purposes of 1.B.1.:</w:t>
      </w:r>
    </w:p>
    <w:p w14:paraId="2CD4961B" w14:textId="77777777" w:rsidR="00CA6BC6" w:rsidRPr="009A0AC7" w:rsidRDefault="000875A4" w:rsidP="00322425">
      <w:pPr>
        <w:pStyle w:val="1A1"/>
        <w:tabs>
          <w:tab w:val="left" w:pos="1176"/>
        </w:tabs>
        <w:spacing w:line="230" w:lineRule="auto"/>
        <w:ind w:left="1554" w:right="-22" w:hanging="1554"/>
        <w:jc w:val="both"/>
        <w:rPr>
          <w:i/>
          <w:sz w:val="22"/>
          <w:szCs w:val="22"/>
        </w:rPr>
      </w:pPr>
      <w:r w:rsidRPr="009A0AC7">
        <w:rPr>
          <w:sz w:val="22"/>
          <w:szCs w:val="22"/>
        </w:rPr>
        <w:tab/>
      </w:r>
      <w:r w:rsidRPr="009A0AC7">
        <w:rPr>
          <w:sz w:val="22"/>
          <w:szCs w:val="22"/>
        </w:rPr>
        <w:tab/>
      </w:r>
      <w:r w:rsidRPr="009A0AC7">
        <w:rPr>
          <w:sz w:val="22"/>
          <w:szCs w:val="22"/>
        </w:rPr>
        <w:tab/>
      </w:r>
      <w:r w:rsidR="00322425" w:rsidRPr="009A0AC7">
        <w:rPr>
          <w:i/>
          <w:sz w:val="22"/>
          <w:szCs w:val="22"/>
        </w:rPr>
        <w:t>1.</w:t>
      </w:r>
      <w:r w:rsidR="00322425" w:rsidRPr="009A0AC7">
        <w:rPr>
          <w:i/>
          <w:sz w:val="22"/>
          <w:szCs w:val="22"/>
        </w:rPr>
        <w:tab/>
      </w:r>
      <w:r w:rsidR="00CA6BC6" w:rsidRPr="009A0AC7">
        <w:rPr>
          <w:i/>
          <w:sz w:val="22"/>
          <w:szCs w:val="22"/>
        </w:rPr>
        <w:t>'</w:t>
      </w:r>
      <w:r w:rsidRPr="009A0AC7">
        <w:rPr>
          <w:i/>
          <w:sz w:val="22"/>
          <w:szCs w:val="22"/>
        </w:rPr>
        <w:t>P</w:t>
      </w:r>
      <w:r w:rsidR="00CA6BC6" w:rsidRPr="009A0AC7">
        <w:rPr>
          <w:i/>
          <w:sz w:val="22"/>
          <w:szCs w:val="22"/>
        </w:rPr>
        <w:t xml:space="preserve">rimary servo positioning' </w:t>
      </w:r>
      <w:r w:rsidRPr="009A0AC7">
        <w:rPr>
          <w:i/>
          <w:sz w:val="22"/>
          <w:szCs w:val="22"/>
        </w:rPr>
        <w:t>is</w:t>
      </w:r>
      <w:r w:rsidR="00CA6BC6" w:rsidRPr="009A0AC7">
        <w:rPr>
          <w:i/>
          <w:sz w:val="22"/>
          <w:szCs w:val="22"/>
        </w:rPr>
        <w:t xml:space="preserve"> the position</w:t>
      </w:r>
      <w:r w:rsidRPr="009A0AC7">
        <w:rPr>
          <w:i/>
          <w:sz w:val="22"/>
          <w:szCs w:val="22"/>
        </w:rPr>
        <w:t>ing</w:t>
      </w:r>
      <w:r w:rsidR="00473841" w:rsidRPr="009A0AC7">
        <w:rPr>
          <w:i/>
          <w:sz w:val="22"/>
          <w:szCs w:val="22"/>
        </w:rPr>
        <w:t>,</w:t>
      </w:r>
      <w:r w:rsidR="00CA6BC6" w:rsidRPr="009A0AC7">
        <w:rPr>
          <w:i/>
          <w:sz w:val="22"/>
          <w:szCs w:val="22"/>
        </w:rPr>
        <w:t xml:space="preserve"> </w:t>
      </w:r>
      <w:r w:rsidR="00473841" w:rsidRPr="009A0AC7">
        <w:rPr>
          <w:i/>
          <w:sz w:val="22"/>
          <w:szCs w:val="22"/>
        </w:rPr>
        <w:t xml:space="preserve">under computer "program" direction, </w:t>
      </w:r>
      <w:r w:rsidR="00CA6BC6" w:rsidRPr="009A0AC7">
        <w:rPr>
          <w:i/>
          <w:sz w:val="22"/>
          <w:szCs w:val="22"/>
        </w:rPr>
        <w:t>of the end effector (i.e., head) in space relative to the work piece at the correct orientation and direction to achieve the desired process.</w:t>
      </w:r>
    </w:p>
    <w:p w14:paraId="728F509D" w14:textId="77777777" w:rsidR="00322425" w:rsidRPr="009A0AC7" w:rsidRDefault="00322425" w:rsidP="00322425">
      <w:pPr>
        <w:pStyle w:val="1A1"/>
        <w:tabs>
          <w:tab w:val="left" w:pos="1176"/>
        </w:tabs>
        <w:spacing w:line="230" w:lineRule="auto"/>
        <w:ind w:left="1554" w:right="-22" w:hanging="1554"/>
        <w:jc w:val="both"/>
        <w:rPr>
          <w:i/>
          <w:sz w:val="22"/>
          <w:szCs w:val="22"/>
        </w:rPr>
      </w:pPr>
      <w:r w:rsidRPr="009A0AC7">
        <w:rPr>
          <w:i/>
          <w:sz w:val="22"/>
          <w:szCs w:val="22"/>
        </w:rPr>
        <w:tab/>
      </w:r>
      <w:r w:rsidRPr="009A0AC7">
        <w:rPr>
          <w:i/>
          <w:sz w:val="22"/>
          <w:szCs w:val="22"/>
        </w:rPr>
        <w:tab/>
      </w:r>
      <w:r w:rsidRPr="009A0AC7">
        <w:rPr>
          <w:i/>
          <w:sz w:val="22"/>
          <w:szCs w:val="22"/>
        </w:rPr>
        <w:tab/>
        <w:t>2.</w:t>
      </w:r>
      <w:r w:rsidRPr="009A0AC7">
        <w:rPr>
          <w:i/>
          <w:sz w:val="22"/>
          <w:szCs w:val="22"/>
        </w:rPr>
        <w:tab/>
      </w:r>
      <w:r w:rsidR="000875A4" w:rsidRPr="009A0AC7">
        <w:rPr>
          <w:i/>
          <w:sz w:val="22"/>
          <w:szCs w:val="22"/>
        </w:rPr>
        <w:t xml:space="preserve">A </w:t>
      </w:r>
      <w:r w:rsidRPr="009A0AC7">
        <w:rPr>
          <w:i/>
          <w:sz w:val="22"/>
          <w:szCs w:val="22"/>
        </w:rPr>
        <w:t>'filament band' is a single continuous width of fully or partially resin-impregnated tape, tow or fibre.</w:t>
      </w:r>
      <w:r w:rsidR="00163AD9" w:rsidRPr="009A0AC7">
        <w:rPr>
          <w:i/>
          <w:sz w:val="22"/>
          <w:szCs w:val="22"/>
        </w:rPr>
        <w:t xml:space="preserve">  Fully or partially resin-impregnated 'filament bands' include those coated with dry powder that tacks upon heating.</w:t>
      </w:r>
    </w:p>
    <w:p w14:paraId="7F1489D2" w14:textId="77777777" w:rsidR="00CA6BC6" w:rsidRPr="009A0AC7" w:rsidRDefault="00CA6BC6">
      <w:pPr>
        <w:pStyle w:val="1A1a"/>
        <w:ind w:right="-22"/>
        <w:jc w:val="both"/>
        <w:rPr>
          <w:sz w:val="22"/>
          <w:szCs w:val="22"/>
        </w:rPr>
      </w:pPr>
    </w:p>
    <w:p w14:paraId="51F847FB"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B.</w:t>
      </w:r>
      <w:r w:rsidRPr="009A0AC7">
        <w:rPr>
          <w:sz w:val="22"/>
          <w:szCs w:val="22"/>
        </w:rPr>
        <w:tab/>
        <w:t>2.</w:t>
      </w:r>
      <w:r w:rsidRPr="009A0AC7">
        <w:rPr>
          <w:sz w:val="22"/>
          <w:szCs w:val="22"/>
        </w:rPr>
        <w:tab/>
      </w:r>
      <w:r w:rsidR="00972BDC" w:rsidRPr="009A0AC7">
        <w:rPr>
          <w:sz w:val="22"/>
          <w:szCs w:val="22"/>
        </w:rPr>
        <w:t>Equipment designed to produce metal alloy powder or particulate materials and having all of the following:</w:t>
      </w:r>
    </w:p>
    <w:p w14:paraId="3CEE4A6A" w14:textId="77777777" w:rsidR="00972BDC" w:rsidRPr="009A0AC7" w:rsidRDefault="00972BDC" w:rsidP="00972BDC">
      <w:pPr>
        <w:pStyle w:val="1A1a"/>
        <w:ind w:left="1582" w:right="-23"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 xml:space="preserve">Specially designed to avoid contamination; </w:t>
      </w:r>
      <w:r w:rsidRPr="009A0AC7">
        <w:rPr>
          <w:sz w:val="22"/>
          <w:szCs w:val="22"/>
          <w:u w:val="single"/>
        </w:rPr>
        <w:t>and</w:t>
      </w:r>
    </w:p>
    <w:p w14:paraId="1CA9A35F" w14:textId="77777777" w:rsidR="00972BDC" w:rsidRPr="009A0AC7" w:rsidRDefault="00972BDC" w:rsidP="00972BDC">
      <w:pPr>
        <w:pStyle w:val="1A1a"/>
        <w:ind w:right="-22"/>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 xml:space="preserve">Specially designed for use in one of the processes specified </w:t>
      </w:r>
      <w:r w:rsidR="00F90E90" w:rsidRPr="009A0AC7">
        <w:rPr>
          <w:sz w:val="22"/>
          <w:szCs w:val="22"/>
        </w:rPr>
        <w:t>in</w:t>
      </w:r>
      <w:r w:rsidRPr="009A0AC7">
        <w:rPr>
          <w:sz w:val="22"/>
          <w:szCs w:val="22"/>
        </w:rPr>
        <w:t xml:space="preserve"> 1.C.2.c.2.</w:t>
      </w:r>
    </w:p>
    <w:p w14:paraId="32ED2557" w14:textId="77777777" w:rsidR="00972BDC" w:rsidRPr="009A0AC7" w:rsidRDefault="00972BDC">
      <w:pPr>
        <w:pStyle w:val="1A1"/>
        <w:ind w:right="-22"/>
        <w:jc w:val="both"/>
        <w:rPr>
          <w:sz w:val="22"/>
          <w:szCs w:val="22"/>
        </w:rPr>
      </w:pPr>
    </w:p>
    <w:p w14:paraId="4EBE4C6D"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B.</w:t>
      </w:r>
      <w:r w:rsidRPr="009A0AC7">
        <w:rPr>
          <w:sz w:val="22"/>
          <w:szCs w:val="22"/>
        </w:rPr>
        <w:tab/>
        <w:t>3.</w:t>
      </w:r>
      <w:r w:rsidRPr="009A0AC7">
        <w:rPr>
          <w:sz w:val="22"/>
          <w:szCs w:val="22"/>
        </w:rPr>
        <w:tab/>
        <w:t>Tools, dies, moulds or fixtures, for "superplastic forming" or "diffusion bonding" titanium, aluminium or their alloys, specially designed for the manufacture of any of the following:</w:t>
      </w:r>
    </w:p>
    <w:p w14:paraId="7586D8EC" w14:textId="77777777" w:rsidR="00CA6BC6" w:rsidRPr="009A0AC7" w:rsidRDefault="00CA6BC6">
      <w:pPr>
        <w:pStyle w:val="1A1a"/>
        <w:ind w:right="-2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Airframe or aerospace structures;</w:t>
      </w:r>
    </w:p>
    <w:p w14:paraId="513CC214" w14:textId="77777777" w:rsidR="00CA6BC6" w:rsidRPr="009A0AC7" w:rsidRDefault="00CA6BC6">
      <w:pPr>
        <w:pStyle w:val="1A1a"/>
        <w:ind w:right="-22"/>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 xml:space="preserve">"Aircraft" or aerospace engines; </w:t>
      </w:r>
      <w:r w:rsidRPr="009A0AC7">
        <w:rPr>
          <w:sz w:val="22"/>
          <w:szCs w:val="22"/>
          <w:u w:val="single"/>
        </w:rPr>
        <w:t>or</w:t>
      </w:r>
    </w:p>
    <w:p w14:paraId="22EE6C48" w14:textId="77777777" w:rsidR="00CA6BC6" w:rsidRPr="009A0AC7" w:rsidRDefault="00CA6BC6">
      <w:pPr>
        <w:pStyle w:val="1A1a"/>
        <w:ind w:right="-22"/>
        <w:jc w:val="both"/>
        <w:rPr>
          <w:sz w:val="22"/>
          <w:szCs w:val="22"/>
        </w:rPr>
      </w:pPr>
      <w:r w:rsidRPr="009A0AC7">
        <w:rPr>
          <w:sz w:val="22"/>
          <w:szCs w:val="22"/>
        </w:rPr>
        <w:tab/>
      </w:r>
      <w:r w:rsidRPr="009A0AC7">
        <w:rPr>
          <w:sz w:val="22"/>
          <w:szCs w:val="22"/>
        </w:rPr>
        <w:tab/>
      </w:r>
      <w:r w:rsidRPr="009A0AC7">
        <w:rPr>
          <w:sz w:val="22"/>
          <w:szCs w:val="22"/>
        </w:rPr>
        <w:tab/>
        <w:t>c.</w:t>
      </w:r>
      <w:r w:rsidRPr="009A0AC7">
        <w:rPr>
          <w:sz w:val="22"/>
          <w:szCs w:val="22"/>
        </w:rPr>
        <w:tab/>
        <w:t xml:space="preserve">Specially designed components for structures specified </w:t>
      </w:r>
      <w:r w:rsidR="00F90E90" w:rsidRPr="009A0AC7">
        <w:rPr>
          <w:sz w:val="22"/>
          <w:szCs w:val="22"/>
        </w:rPr>
        <w:t>in</w:t>
      </w:r>
      <w:r w:rsidRPr="009A0AC7">
        <w:rPr>
          <w:sz w:val="22"/>
          <w:szCs w:val="22"/>
        </w:rPr>
        <w:t xml:space="preserve"> 1.B.3.a. or fo</w:t>
      </w:r>
      <w:r w:rsidR="00131D97" w:rsidRPr="009A0AC7">
        <w:rPr>
          <w:sz w:val="22"/>
          <w:szCs w:val="22"/>
        </w:rPr>
        <w:t xml:space="preserve">r engines specified </w:t>
      </w:r>
      <w:r w:rsidR="00F90E90" w:rsidRPr="009A0AC7">
        <w:rPr>
          <w:sz w:val="22"/>
          <w:szCs w:val="22"/>
        </w:rPr>
        <w:t>in</w:t>
      </w:r>
      <w:r w:rsidR="00131D97" w:rsidRPr="009A0AC7">
        <w:rPr>
          <w:sz w:val="22"/>
          <w:szCs w:val="22"/>
        </w:rPr>
        <w:t xml:space="preserve"> 1.B.3.b.</w:t>
      </w:r>
    </w:p>
    <w:p w14:paraId="2FBCD907" w14:textId="77777777" w:rsidR="00D92B2C" w:rsidRPr="009A0AC7" w:rsidRDefault="00D92B2C">
      <w:pPr>
        <w:pStyle w:val="1A1"/>
        <w:spacing w:line="233" w:lineRule="auto"/>
        <w:jc w:val="both"/>
        <w:rPr>
          <w:sz w:val="12"/>
          <w:szCs w:val="12"/>
        </w:rPr>
      </w:pPr>
    </w:p>
    <w:p w14:paraId="7ADEB755" w14:textId="77777777" w:rsidR="009060C5" w:rsidRPr="009A0AC7" w:rsidRDefault="009060C5">
      <w:pPr>
        <w:pStyle w:val="1A1"/>
        <w:spacing w:line="233" w:lineRule="auto"/>
        <w:jc w:val="both"/>
        <w:rPr>
          <w:sz w:val="12"/>
          <w:szCs w:val="12"/>
        </w:rPr>
      </w:pPr>
    </w:p>
    <w:p w14:paraId="4D2C3742" w14:textId="77777777" w:rsidR="009060C5" w:rsidRPr="009A0AC7" w:rsidRDefault="009060C5">
      <w:pPr>
        <w:pStyle w:val="1A1"/>
        <w:spacing w:line="233" w:lineRule="auto"/>
        <w:jc w:val="both"/>
        <w:rPr>
          <w:sz w:val="12"/>
          <w:szCs w:val="12"/>
        </w:rPr>
      </w:pPr>
    </w:p>
    <w:p w14:paraId="3450B0B9" w14:textId="77777777" w:rsidR="009060C5" w:rsidRPr="009A0AC7" w:rsidRDefault="009060C5">
      <w:pPr>
        <w:pStyle w:val="1A1"/>
        <w:spacing w:line="233" w:lineRule="auto"/>
        <w:jc w:val="both"/>
        <w:rPr>
          <w:sz w:val="12"/>
          <w:szCs w:val="12"/>
        </w:rPr>
      </w:pPr>
    </w:p>
    <w:p w14:paraId="16988991" w14:textId="77777777" w:rsidR="009060C5" w:rsidRPr="009A0AC7" w:rsidRDefault="009060C5">
      <w:pPr>
        <w:pStyle w:val="1A1"/>
        <w:spacing w:line="233" w:lineRule="auto"/>
        <w:jc w:val="both"/>
        <w:rPr>
          <w:sz w:val="12"/>
          <w:szCs w:val="12"/>
        </w:rPr>
      </w:pPr>
    </w:p>
    <w:p w14:paraId="74E249C7" w14:textId="77777777" w:rsidR="004B1383" w:rsidRPr="009A0AC7" w:rsidRDefault="004B1383">
      <w:pPr>
        <w:pStyle w:val="1A1"/>
        <w:spacing w:line="233" w:lineRule="auto"/>
        <w:jc w:val="both"/>
        <w:rPr>
          <w:sz w:val="12"/>
          <w:szCs w:val="12"/>
        </w:rPr>
      </w:pPr>
    </w:p>
    <w:p w14:paraId="283549C9" w14:textId="77777777" w:rsidR="004B1383" w:rsidRPr="009A0AC7" w:rsidRDefault="004B1383">
      <w:pPr>
        <w:pStyle w:val="1A1"/>
        <w:spacing w:line="233" w:lineRule="auto"/>
        <w:jc w:val="both"/>
        <w:rPr>
          <w:sz w:val="12"/>
          <w:szCs w:val="12"/>
        </w:rPr>
      </w:pPr>
    </w:p>
    <w:p w14:paraId="1F5C6C7A" w14:textId="77777777" w:rsidR="009060C5" w:rsidRPr="009A0AC7" w:rsidRDefault="009060C5">
      <w:pPr>
        <w:pStyle w:val="1A1"/>
        <w:spacing w:line="233" w:lineRule="auto"/>
        <w:jc w:val="both"/>
        <w:rPr>
          <w:sz w:val="12"/>
          <w:szCs w:val="12"/>
        </w:rPr>
      </w:pPr>
    </w:p>
    <w:p w14:paraId="37BA5099" w14:textId="77777777" w:rsidR="009060C5" w:rsidRPr="009A0AC7" w:rsidRDefault="009060C5">
      <w:pPr>
        <w:pStyle w:val="1A1"/>
        <w:spacing w:line="233" w:lineRule="auto"/>
        <w:jc w:val="both"/>
        <w:rPr>
          <w:sz w:val="12"/>
          <w:szCs w:val="12"/>
        </w:rPr>
      </w:pPr>
    </w:p>
    <w:p w14:paraId="01B2D3FA" w14:textId="77777777" w:rsidR="009060C5" w:rsidRPr="009A0AC7" w:rsidRDefault="009060C5">
      <w:pPr>
        <w:pStyle w:val="1A1"/>
        <w:spacing w:line="233" w:lineRule="auto"/>
        <w:jc w:val="both"/>
        <w:rPr>
          <w:sz w:val="12"/>
          <w:szCs w:val="12"/>
        </w:rPr>
      </w:pPr>
    </w:p>
    <w:p w14:paraId="447AE1DB" w14:textId="77777777" w:rsidR="009060C5" w:rsidRPr="009A0AC7" w:rsidRDefault="009060C5">
      <w:pPr>
        <w:pStyle w:val="1A1"/>
        <w:spacing w:line="233" w:lineRule="auto"/>
        <w:jc w:val="both"/>
        <w:rPr>
          <w:sz w:val="12"/>
          <w:szCs w:val="12"/>
        </w:rPr>
      </w:pPr>
    </w:p>
    <w:p w14:paraId="393765B4" w14:textId="77777777" w:rsidR="009060C5" w:rsidRPr="009A0AC7" w:rsidRDefault="009060C5">
      <w:pPr>
        <w:pStyle w:val="1A1"/>
        <w:spacing w:line="233" w:lineRule="auto"/>
        <w:jc w:val="both"/>
        <w:rPr>
          <w:sz w:val="12"/>
          <w:szCs w:val="12"/>
        </w:rPr>
      </w:pPr>
    </w:p>
    <w:p w14:paraId="1D457E63" w14:textId="77777777" w:rsidR="009060C5" w:rsidRPr="009A0AC7" w:rsidRDefault="009060C5">
      <w:pPr>
        <w:pStyle w:val="1A1"/>
        <w:spacing w:line="233" w:lineRule="auto"/>
        <w:jc w:val="both"/>
        <w:rPr>
          <w:sz w:val="12"/>
          <w:szCs w:val="12"/>
        </w:rPr>
      </w:pPr>
    </w:p>
    <w:p w14:paraId="0E0E6732" w14:textId="77777777" w:rsidR="00366D67" w:rsidRPr="009A0AC7" w:rsidRDefault="00366D67">
      <w:pPr>
        <w:pStyle w:val="1A1"/>
        <w:spacing w:line="233" w:lineRule="auto"/>
        <w:jc w:val="both"/>
        <w:rPr>
          <w:sz w:val="12"/>
          <w:szCs w:val="12"/>
        </w:rPr>
      </w:pPr>
    </w:p>
    <w:p w14:paraId="5999AABA" w14:textId="77777777" w:rsidR="00CA6BC6" w:rsidRPr="009A0AC7" w:rsidRDefault="00CA6BC6">
      <w:pPr>
        <w:pStyle w:val="1A1"/>
        <w:spacing w:line="233" w:lineRule="auto"/>
        <w:jc w:val="both"/>
        <w:rPr>
          <w:sz w:val="22"/>
          <w:szCs w:val="22"/>
        </w:rPr>
      </w:pPr>
      <w:r w:rsidRPr="009A0AC7">
        <w:rPr>
          <w:sz w:val="22"/>
          <w:szCs w:val="22"/>
        </w:rPr>
        <w:lastRenderedPageBreak/>
        <w:t>1.</w:t>
      </w:r>
      <w:r w:rsidRPr="009A0AC7">
        <w:rPr>
          <w:sz w:val="22"/>
          <w:szCs w:val="22"/>
        </w:rPr>
        <w:tab/>
        <w:t>C.</w:t>
      </w:r>
      <w:r w:rsidRPr="009A0AC7">
        <w:rPr>
          <w:sz w:val="22"/>
          <w:szCs w:val="22"/>
        </w:rPr>
        <w:tab/>
        <w:t>MATERIALS</w:t>
      </w:r>
    </w:p>
    <w:p w14:paraId="773778EF" w14:textId="77777777" w:rsidR="00CA6BC6" w:rsidRPr="009A0AC7" w:rsidRDefault="00CA6BC6">
      <w:pPr>
        <w:pStyle w:val="1A"/>
        <w:spacing w:line="233" w:lineRule="auto"/>
        <w:jc w:val="both"/>
        <w:rPr>
          <w:sz w:val="18"/>
          <w:szCs w:val="18"/>
        </w:rPr>
      </w:pPr>
    </w:p>
    <w:p w14:paraId="26276116" w14:textId="77777777" w:rsidR="00CA6BC6" w:rsidRPr="009A0AC7" w:rsidRDefault="00CA6BC6">
      <w:pPr>
        <w:pStyle w:val="1A"/>
        <w:spacing w:line="233" w:lineRule="auto"/>
        <w:jc w:val="both"/>
        <w:rPr>
          <w:i/>
          <w:sz w:val="22"/>
          <w:szCs w:val="22"/>
          <w:u w:val="single"/>
        </w:rPr>
      </w:pPr>
      <w:r w:rsidRPr="009A0AC7">
        <w:rPr>
          <w:sz w:val="22"/>
          <w:szCs w:val="22"/>
        </w:rPr>
        <w:tab/>
      </w:r>
      <w:r w:rsidRPr="009A0AC7">
        <w:rPr>
          <w:sz w:val="22"/>
          <w:szCs w:val="22"/>
        </w:rPr>
        <w:tab/>
      </w:r>
      <w:r w:rsidRPr="009A0AC7">
        <w:rPr>
          <w:i/>
          <w:sz w:val="22"/>
          <w:szCs w:val="22"/>
          <w:u w:val="single"/>
        </w:rPr>
        <w:t>Technical Note</w:t>
      </w:r>
    </w:p>
    <w:p w14:paraId="4FC450FF" w14:textId="77777777" w:rsidR="00CA6BC6" w:rsidRPr="009A0AC7" w:rsidRDefault="00CA6BC6">
      <w:pPr>
        <w:spacing w:before="120" w:line="233" w:lineRule="auto"/>
        <w:ind w:right="17"/>
        <w:jc w:val="both"/>
        <w:rPr>
          <w:i/>
          <w:sz w:val="22"/>
          <w:szCs w:val="22"/>
        </w:rPr>
      </w:pPr>
      <w:r w:rsidRPr="009A0AC7">
        <w:rPr>
          <w:i/>
          <w:sz w:val="22"/>
          <w:szCs w:val="22"/>
        </w:rPr>
        <w:tab/>
      </w:r>
      <w:r w:rsidRPr="009A0AC7">
        <w:rPr>
          <w:i/>
          <w:sz w:val="22"/>
          <w:szCs w:val="22"/>
          <w:u w:val="single"/>
        </w:rPr>
        <w:t>Metals and alloys</w:t>
      </w:r>
    </w:p>
    <w:p w14:paraId="396435D5" w14:textId="77777777" w:rsidR="00CA6BC6" w:rsidRPr="009A0AC7" w:rsidRDefault="00CA6BC6">
      <w:pPr>
        <w:pStyle w:val="1A"/>
        <w:tabs>
          <w:tab w:val="clear" w:pos="340"/>
        </w:tabs>
        <w:spacing w:line="233" w:lineRule="auto"/>
        <w:jc w:val="both"/>
        <w:rPr>
          <w:i/>
          <w:sz w:val="22"/>
          <w:szCs w:val="22"/>
        </w:rPr>
      </w:pPr>
      <w:r w:rsidRPr="009A0AC7">
        <w:rPr>
          <w:i/>
          <w:sz w:val="22"/>
          <w:szCs w:val="22"/>
        </w:rPr>
        <w:tab/>
        <w:t>Unless provision to the contrary is made, the words 'metals' and 'alloys' cover crude and semi-fabricated forms, as follows:</w:t>
      </w:r>
    </w:p>
    <w:p w14:paraId="5471F522" w14:textId="77777777" w:rsidR="00CA6BC6" w:rsidRPr="009A0AC7" w:rsidRDefault="00CA6BC6" w:rsidP="00972BDC">
      <w:pPr>
        <w:spacing w:before="120" w:line="233" w:lineRule="auto"/>
        <w:ind w:right="17"/>
        <w:jc w:val="both"/>
        <w:rPr>
          <w:i/>
          <w:sz w:val="22"/>
          <w:szCs w:val="22"/>
        </w:rPr>
      </w:pPr>
      <w:r w:rsidRPr="009A0AC7">
        <w:rPr>
          <w:i/>
          <w:sz w:val="22"/>
          <w:szCs w:val="22"/>
        </w:rPr>
        <w:tab/>
      </w:r>
      <w:r w:rsidRPr="009A0AC7">
        <w:rPr>
          <w:i/>
          <w:sz w:val="22"/>
          <w:szCs w:val="22"/>
          <w:u w:val="single"/>
        </w:rPr>
        <w:t>Crude forms</w:t>
      </w:r>
    </w:p>
    <w:p w14:paraId="32D60181" w14:textId="77777777" w:rsidR="00CA6BC6" w:rsidRPr="009A0AC7" w:rsidRDefault="00CA6BC6">
      <w:pPr>
        <w:pStyle w:val="1A"/>
        <w:spacing w:line="233" w:lineRule="auto"/>
        <w:jc w:val="both"/>
        <w:rPr>
          <w:i/>
          <w:spacing w:val="-2"/>
          <w:sz w:val="22"/>
          <w:szCs w:val="22"/>
        </w:rPr>
      </w:pPr>
      <w:r w:rsidRPr="009A0AC7">
        <w:rPr>
          <w:i/>
          <w:spacing w:val="-2"/>
          <w:sz w:val="22"/>
          <w:szCs w:val="22"/>
        </w:rPr>
        <w:tab/>
      </w:r>
      <w:r w:rsidRPr="009A0AC7">
        <w:rPr>
          <w:i/>
          <w:spacing w:val="-2"/>
          <w:sz w:val="22"/>
          <w:szCs w:val="22"/>
        </w:rPr>
        <w:tab/>
        <w:t xml:space="preserve">Anodes, balls, bars (including notched bars and wire bars), billets, blocks, blooms, </w:t>
      </w:r>
      <w:proofErr w:type="spellStart"/>
      <w:r w:rsidRPr="009A0AC7">
        <w:rPr>
          <w:i/>
          <w:spacing w:val="-2"/>
          <w:sz w:val="22"/>
          <w:szCs w:val="22"/>
        </w:rPr>
        <w:t>brickets</w:t>
      </w:r>
      <w:proofErr w:type="spellEnd"/>
      <w:r w:rsidRPr="009A0AC7">
        <w:rPr>
          <w:i/>
          <w:spacing w:val="-2"/>
          <w:sz w:val="22"/>
          <w:szCs w:val="22"/>
        </w:rPr>
        <w:t>, cakes, cathodes, crystals, cubes, dice, grains, granules, ingots, lumps, pellets, pigs, powder, rondelles, shot, slabs, slugs, sponge, sticks;</w:t>
      </w:r>
    </w:p>
    <w:p w14:paraId="570477C5" w14:textId="77777777" w:rsidR="00CA6BC6" w:rsidRPr="009A0AC7" w:rsidRDefault="00CA6BC6" w:rsidP="00972BDC">
      <w:pPr>
        <w:pStyle w:val="1A"/>
        <w:spacing w:before="120" w:line="233" w:lineRule="auto"/>
        <w:ind w:left="697" w:right="-23" w:hanging="697"/>
        <w:jc w:val="both"/>
        <w:rPr>
          <w:i/>
          <w:sz w:val="22"/>
          <w:szCs w:val="22"/>
        </w:rPr>
      </w:pPr>
      <w:r w:rsidRPr="009A0AC7">
        <w:rPr>
          <w:i/>
          <w:sz w:val="22"/>
          <w:szCs w:val="22"/>
        </w:rPr>
        <w:tab/>
      </w:r>
      <w:r w:rsidRPr="009A0AC7">
        <w:rPr>
          <w:i/>
          <w:sz w:val="22"/>
          <w:szCs w:val="22"/>
        </w:rPr>
        <w:tab/>
      </w:r>
      <w:r w:rsidRPr="009A0AC7">
        <w:rPr>
          <w:i/>
          <w:sz w:val="22"/>
          <w:szCs w:val="22"/>
          <w:u w:val="single"/>
        </w:rPr>
        <w:t>Semi-fabricated forms</w:t>
      </w:r>
      <w:r w:rsidRPr="009A0AC7">
        <w:rPr>
          <w:i/>
          <w:sz w:val="22"/>
          <w:szCs w:val="22"/>
        </w:rPr>
        <w:t xml:space="preserve"> (whether or not coated, plated, drilled or punched):</w:t>
      </w:r>
    </w:p>
    <w:p w14:paraId="6173AC76" w14:textId="77777777" w:rsidR="00CA6BC6" w:rsidRPr="009A0AC7" w:rsidRDefault="00CA6BC6">
      <w:pPr>
        <w:tabs>
          <w:tab w:val="left" w:pos="720"/>
        </w:tabs>
        <w:spacing w:line="233" w:lineRule="auto"/>
        <w:ind w:left="1080" w:right="18" w:hanging="1080"/>
        <w:jc w:val="both"/>
        <w:rPr>
          <w:i/>
          <w:sz w:val="22"/>
          <w:szCs w:val="22"/>
        </w:rPr>
      </w:pPr>
      <w:r w:rsidRPr="009A0AC7">
        <w:rPr>
          <w:i/>
          <w:sz w:val="22"/>
          <w:szCs w:val="22"/>
        </w:rPr>
        <w:tab/>
        <w:t>a.</w:t>
      </w:r>
      <w:r w:rsidRPr="009A0AC7">
        <w:rPr>
          <w:i/>
          <w:sz w:val="22"/>
          <w:szCs w:val="22"/>
        </w:rPr>
        <w:tab/>
        <w:t>Wrought or worked materials fabricated by rolling, drawing, extruding, forging, impact extruding, pressing, graining, atomising, and grinding, i.e.</w:t>
      </w:r>
      <w:r w:rsidR="00366D67" w:rsidRPr="009A0AC7">
        <w:rPr>
          <w:i/>
          <w:sz w:val="22"/>
          <w:szCs w:val="22"/>
        </w:rPr>
        <w:t>,</w:t>
      </w:r>
      <w:r w:rsidRPr="009A0AC7">
        <w:rPr>
          <w:i/>
          <w:sz w:val="22"/>
          <w:szCs w:val="22"/>
        </w:rPr>
        <w:t xml:space="preserve"> angles, channels, circles, discs, dust, flakes, foils and leaf, forging, plate, powder, pressings and stampings, ribbons, rings, rods (including bare welding rods, wire rods, and rolled wire), sections, shapes, sheets, strip, pipe and tubes (including tube rounds, squares, and hollows), drawn or extruded wire;</w:t>
      </w:r>
    </w:p>
    <w:p w14:paraId="2DAC1A49" w14:textId="77777777" w:rsidR="00CA6BC6" w:rsidRPr="009A0AC7" w:rsidRDefault="00CA6BC6" w:rsidP="00B4127E">
      <w:pPr>
        <w:tabs>
          <w:tab w:val="left" w:pos="720"/>
        </w:tabs>
        <w:ind w:left="1077" w:right="17" w:hanging="1077"/>
        <w:jc w:val="both"/>
        <w:rPr>
          <w:i/>
          <w:sz w:val="22"/>
          <w:szCs w:val="22"/>
        </w:rPr>
      </w:pPr>
      <w:r w:rsidRPr="009A0AC7">
        <w:rPr>
          <w:i/>
          <w:sz w:val="22"/>
          <w:szCs w:val="22"/>
        </w:rPr>
        <w:tab/>
        <w:t>b.</w:t>
      </w:r>
      <w:r w:rsidRPr="009A0AC7">
        <w:rPr>
          <w:i/>
          <w:sz w:val="22"/>
          <w:szCs w:val="22"/>
        </w:rPr>
        <w:tab/>
        <w:t>Cast material produced by casting in sand, die, metal, plaster or other types of moulds, including high pressure castings, sintered forms, and forms made by powder metallurgy.</w:t>
      </w:r>
    </w:p>
    <w:p w14:paraId="3E79402E" w14:textId="77777777" w:rsidR="00CA6BC6" w:rsidRPr="009A0AC7" w:rsidRDefault="00CA6BC6" w:rsidP="00B4127E">
      <w:pPr>
        <w:pStyle w:val="1A"/>
        <w:spacing w:before="60"/>
        <w:ind w:left="697" w:right="-23" w:hanging="697"/>
        <w:jc w:val="both"/>
        <w:rPr>
          <w:i/>
          <w:spacing w:val="-4"/>
          <w:sz w:val="22"/>
          <w:szCs w:val="22"/>
        </w:rPr>
      </w:pPr>
      <w:r w:rsidRPr="009A0AC7">
        <w:rPr>
          <w:i/>
          <w:spacing w:val="-4"/>
          <w:sz w:val="22"/>
          <w:szCs w:val="22"/>
        </w:rPr>
        <w:tab/>
      </w:r>
      <w:r w:rsidRPr="009A0AC7">
        <w:rPr>
          <w:i/>
          <w:spacing w:val="-4"/>
          <w:sz w:val="22"/>
          <w:szCs w:val="22"/>
        </w:rPr>
        <w:tab/>
        <w:t>The object of the control should not be defeated by the export of non-listed forms alleged to be finished products but representing in reality crude forms or semi-fabricated forms.</w:t>
      </w:r>
    </w:p>
    <w:p w14:paraId="4CA0007F" w14:textId="77777777" w:rsidR="00CA6BC6" w:rsidRPr="009A0AC7" w:rsidRDefault="00CA6BC6">
      <w:pPr>
        <w:ind w:right="18"/>
        <w:jc w:val="both"/>
        <w:rPr>
          <w:sz w:val="20"/>
        </w:rPr>
      </w:pPr>
    </w:p>
    <w:p w14:paraId="313FF589"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C.</w:t>
      </w:r>
      <w:r w:rsidRPr="009A0AC7">
        <w:rPr>
          <w:sz w:val="22"/>
          <w:szCs w:val="22"/>
        </w:rPr>
        <w:tab/>
        <w:t>1.</w:t>
      </w:r>
      <w:r w:rsidRPr="009A0AC7">
        <w:rPr>
          <w:sz w:val="22"/>
          <w:szCs w:val="22"/>
        </w:rPr>
        <w:tab/>
      </w:r>
      <w:r w:rsidR="00BA3834" w:rsidRPr="009A0AC7">
        <w:rPr>
          <w:sz w:val="22"/>
          <w:szCs w:val="22"/>
        </w:rPr>
        <w:t>Materials specially designed for absorbing electromagnetic radiation, or intrinsically conductive polymers, as follows:</w:t>
      </w:r>
    </w:p>
    <w:p w14:paraId="7DBB43BC" w14:textId="77777777" w:rsidR="00CA6BC6" w:rsidRPr="009A0AC7" w:rsidRDefault="00CA6BC6">
      <w:pPr>
        <w:pStyle w:val="1A1a"/>
        <w:ind w:right="-2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Materials for absorbing frequencies exceeding 2 x 10</w:t>
      </w:r>
      <w:r w:rsidRPr="009A0AC7">
        <w:rPr>
          <w:sz w:val="22"/>
          <w:szCs w:val="22"/>
          <w:vertAlign w:val="superscript"/>
        </w:rPr>
        <w:t>8</w:t>
      </w:r>
      <w:r w:rsidRPr="009A0AC7">
        <w:rPr>
          <w:sz w:val="22"/>
          <w:szCs w:val="22"/>
        </w:rPr>
        <w:t xml:space="preserve"> Hz but less than 3 x 10</w:t>
      </w:r>
      <w:r w:rsidRPr="009A0AC7">
        <w:rPr>
          <w:sz w:val="22"/>
          <w:szCs w:val="22"/>
          <w:vertAlign w:val="superscript"/>
        </w:rPr>
        <w:t>12</w:t>
      </w:r>
      <w:r w:rsidRPr="009A0AC7">
        <w:rPr>
          <w:sz w:val="22"/>
          <w:szCs w:val="22"/>
        </w:rPr>
        <w:t xml:space="preserve"> Hz;</w:t>
      </w:r>
    </w:p>
    <w:p w14:paraId="142281A1" w14:textId="77777777" w:rsidR="00CA6BC6" w:rsidRPr="009A0AC7" w:rsidRDefault="00CA6BC6">
      <w:pPr>
        <w:pStyle w:val="1A1anote1"/>
        <w:spacing w:before="60"/>
        <w:ind w:left="2381" w:right="-23" w:hanging="782"/>
        <w:jc w:val="both"/>
        <w:rPr>
          <w:i/>
          <w:sz w:val="22"/>
          <w:szCs w:val="22"/>
        </w:rPr>
      </w:pPr>
      <w:r w:rsidRPr="009A0AC7">
        <w:rPr>
          <w:i/>
          <w:sz w:val="22"/>
          <w:szCs w:val="22"/>
          <w:u w:val="single"/>
        </w:rPr>
        <w:t>Note 1</w:t>
      </w:r>
      <w:r w:rsidRPr="009A0AC7">
        <w:rPr>
          <w:i/>
          <w:sz w:val="22"/>
          <w:szCs w:val="22"/>
        </w:rPr>
        <w:tab/>
        <w:t>1.C.1.a. does not apply to:</w:t>
      </w:r>
    </w:p>
    <w:p w14:paraId="0AD3BA8F" w14:textId="77777777" w:rsidR="00CA6BC6" w:rsidRPr="009A0AC7" w:rsidRDefault="00CA6BC6" w:rsidP="006A2082">
      <w:pPr>
        <w:pStyle w:val="1A1anote1a"/>
        <w:spacing w:before="60"/>
        <w:ind w:left="2801" w:hanging="403"/>
        <w:jc w:val="both"/>
        <w:rPr>
          <w:i/>
          <w:spacing w:val="-2"/>
          <w:sz w:val="22"/>
          <w:szCs w:val="22"/>
        </w:rPr>
      </w:pPr>
      <w:r w:rsidRPr="009A0AC7">
        <w:rPr>
          <w:i/>
          <w:spacing w:val="-2"/>
          <w:sz w:val="22"/>
          <w:szCs w:val="22"/>
        </w:rPr>
        <w:t>a.</w:t>
      </w:r>
      <w:r w:rsidRPr="009A0AC7">
        <w:rPr>
          <w:i/>
          <w:spacing w:val="-2"/>
          <w:sz w:val="22"/>
          <w:szCs w:val="22"/>
        </w:rPr>
        <w:tab/>
        <w:t>Hair type absorbers, constructed of natural or synthetic fibres, with non-magnetic loading to provide absorption;</w:t>
      </w:r>
    </w:p>
    <w:p w14:paraId="77A8B4D8" w14:textId="77777777" w:rsidR="00CA6BC6" w:rsidRPr="009A0AC7" w:rsidRDefault="00CA6BC6" w:rsidP="006A2082">
      <w:pPr>
        <w:pStyle w:val="1A1anote1a"/>
        <w:spacing w:before="60"/>
        <w:ind w:left="2801" w:hanging="403"/>
        <w:jc w:val="both"/>
        <w:rPr>
          <w:i/>
          <w:sz w:val="22"/>
          <w:szCs w:val="22"/>
        </w:rPr>
      </w:pPr>
      <w:r w:rsidRPr="009A0AC7">
        <w:rPr>
          <w:i/>
          <w:sz w:val="22"/>
          <w:szCs w:val="22"/>
        </w:rPr>
        <w:t>b.</w:t>
      </w:r>
      <w:r w:rsidRPr="009A0AC7">
        <w:rPr>
          <w:i/>
          <w:sz w:val="22"/>
          <w:szCs w:val="22"/>
        </w:rPr>
        <w:tab/>
        <w:t>Absorbers having no magnetic loss and whose incident surface is non-planar in shape, including pyramids, cones, wedges and convoluted surfaces;</w:t>
      </w:r>
    </w:p>
    <w:p w14:paraId="1E2ECBD1" w14:textId="77777777" w:rsidR="00CA6BC6" w:rsidRPr="009A0AC7" w:rsidRDefault="00CA6BC6" w:rsidP="006A2082">
      <w:pPr>
        <w:pStyle w:val="1A1anote1a"/>
        <w:spacing w:before="60"/>
        <w:ind w:left="2801" w:hanging="403"/>
        <w:jc w:val="both"/>
        <w:rPr>
          <w:i/>
          <w:sz w:val="22"/>
          <w:szCs w:val="22"/>
        </w:rPr>
      </w:pPr>
      <w:r w:rsidRPr="009A0AC7">
        <w:rPr>
          <w:i/>
          <w:sz w:val="22"/>
          <w:szCs w:val="22"/>
        </w:rPr>
        <w:t>c.</w:t>
      </w:r>
      <w:r w:rsidRPr="009A0AC7">
        <w:rPr>
          <w:i/>
          <w:sz w:val="22"/>
          <w:szCs w:val="22"/>
        </w:rPr>
        <w:tab/>
        <w:t>Planar absorbers, having all of the following:</w:t>
      </w:r>
    </w:p>
    <w:p w14:paraId="044DC275" w14:textId="77777777" w:rsidR="00CA6BC6" w:rsidRPr="009A0AC7" w:rsidRDefault="00CA6BC6">
      <w:pPr>
        <w:pStyle w:val="1A1anote1a1"/>
        <w:jc w:val="both"/>
        <w:rPr>
          <w:i/>
          <w:sz w:val="22"/>
          <w:szCs w:val="22"/>
        </w:rPr>
      </w:pPr>
      <w:r w:rsidRPr="009A0AC7">
        <w:rPr>
          <w:i/>
          <w:sz w:val="22"/>
          <w:szCs w:val="22"/>
        </w:rPr>
        <w:t>1.</w:t>
      </w:r>
      <w:r w:rsidRPr="009A0AC7">
        <w:rPr>
          <w:i/>
          <w:sz w:val="22"/>
          <w:szCs w:val="22"/>
        </w:rPr>
        <w:tab/>
        <w:t>Made from any of the following:</w:t>
      </w:r>
    </w:p>
    <w:p w14:paraId="3629B874" w14:textId="77777777" w:rsidR="00CA6BC6" w:rsidRPr="009A0AC7" w:rsidRDefault="00CA6BC6">
      <w:pPr>
        <w:pStyle w:val="1A1a1a1"/>
        <w:tabs>
          <w:tab w:val="clear" w:pos="2540"/>
          <w:tab w:val="left" w:pos="3280"/>
        </w:tabs>
        <w:ind w:left="3680" w:right="-22" w:hanging="3680"/>
        <w:jc w:val="both"/>
        <w:rPr>
          <w:i/>
          <w:spacing w:val="-6"/>
          <w:sz w:val="22"/>
          <w:szCs w:val="22"/>
        </w:rPr>
      </w:pPr>
      <w:r w:rsidRPr="009A0AC7">
        <w:rPr>
          <w:i/>
          <w:spacing w:val="-2"/>
          <w:sz w:val="22"/>
          <w:szCs w:val="22"/>
        </w:rPr>
        <w:tab/>
      </w:r>
      <w:r w:rsidRPr="009A0AC7">
        <w:rPr>
          <w:i/>
          <w:spacing w:val="-2"/>
          <w:sz w:val="22"/>
          <w:szCs w:val="22"/>
        </w:rPr>
        <w:tab/>
      </w:r>
      <w:r w:rsidRPr="009A0AC7">
        <w:rPr>
          <w:i/>
          <w:spacing w:val="-2"/>
          <w:sz w:val="22"/>
          <w:szCs w:val="22"/>
        </w:rPr>
        <w:tab/>
      </w:r>
      <w:r w:rsidRPr="009A0AC7">
        <w:rPr>
          <w:i/>
          <w:spacing w:val="-2"/>
          <w:sz w:val="22"/>
          <w:szCs w:val="22"/>
        </w:rPr>
        <w:tab/>
      </w:r>
      <w:r w:rsidRPr="009A0AC7">
        <w:rPr>
          <w:i/>
          <w:spacing w:val="-2"/>
          <w:sz w:val="22"/>
          <w:szCs w:val="22"/>
        </w:rPr>
        <w:tab/>
      </w:r>
      <w:r w:rsidRPr="009A0AC7">
        <w:rPr>
          <w:i/>
          <w:spacing w:val="-2"/>
          <w:sz w:val="22"/>
          <w:szCs w:val="22"/>
        </w:rPr>
        <w:tab/>
        <w:t>a.</w:t>
      </w:r>
      <w:r w:rsidRPr="009A0AC7">
        <w:rPr>
          <w:i/>
          <w:spacing w:val="-2"/>
          <w:sz w:val="22"/>
          <w:szCs w:val="22"/>
        </w:rPr>
        <w:tab/>
      </w:r>
      <w:r w:rsidRPr="009A0AC7">
        <w:rPr>
          <w:i/>
          <w:spacing w:val="-6"/>
          <w:sz w:val="22"/>
          <w:szCs w:val="22"/>
        </w:rPr>
        <w:t xml:space="preserve">Plastic foam materials (flexible or non-flexible) with carbon-loading, or organic materials, including binders, providing more than 5% echo compared with metal over a bandwidth exceeding ±15% of the centre frequency of the incident energy, and not capable of withstanding temperatures exceeding 450 K (177°C); </w:t>
      </w:r>
      <w:r w:rsidRPr="009A0AC7">
        <w:rPr>
          <w:i/>
          <w:spacing w:val="-6"/>
          <w:sz w:val="22"/>
          <w:szCs w:val="22"/>
          <w:u w:val="single"/>
        </w:rPr>
        <w:t>or</w:t>
      </w:r>
    </w:p>
    <w:p w14:paraId="79960B96" w14:textId="77777777" w:rsidR="00CA6BC6" w:rsidRPr="009A0AC7" w:rsidRDefault="00CA6BC6">
      <w:pPr>
        <w:pStyle w:val="1A1a1a1"/>
        <w:tabs>
          <w:tab w:val="clear" w:pos="1580"/>
          <w:tab w:val="clear" w:pos="2060"/>
          <w:tab w:val="clear" w:pos="2540"/>
          <w:tab w:val="left" w:pos="1660"/>
          <w:tab w:val="left" w:pos="2200"/>
          <w:tab w:val="left" w:pos="3280"/>
        </w:tabs>
        <w:ind w:left="3640" w:right="-22" w:hanging="3700"/>
        <w:jc w:val="both"/>
        <w:rPr>
          <w:i/>
          <w:spacing w:val="-2"/>
          <w:sz w:val="22"/>
          <w:szCs w:val="22"/>
        </w:rPr>
      </w:pPr>
      <w:r w:rsidRPr="009A0AC7">
        <w:rPr>
          <w:i/>
          <w:spacing w:val="-2"/>
          <w:sz w:val="22"/>
          <w:szCs w:val="22"/>
        </w:rPr>
        <w:tab/>
      </w:r>
      <w:r w:rsidRPr="009A0AC7">
        <w:rPr>
          <w:i/>
          <w:spacing w:val="-2"/>
          <w:sz w:val="22"/>
          <w:szCs w:val="22"/>
        </w:rPr>
        <w:tab/>
      </w:r>
      <w:r w:rsidRPr="009A0AC7">
        <w:rPr>
          <w:i/>
          <w:spacing w:val="-2"/>
          <w:sz w:val="22"/>
          <w:szCs w:val="22"/>
        </w:rPr>
        <w:tab/>
      </w:r>
      <w:r w:rsidRPr="009A0AC7">
        <w:rPr>
          <w:i/>
          <w:spacing w:val="-2"/>
          <w:sz w:val="22"/>
          <w:szCs w:val="22"/>
        </w:rPr>
        <w:tab/>
      </w:r>
      <w:r w:rsidRPr="009A0AC7">
        <w:rPr>
          <w:i/>
          <w:spacing w:val="-2"/>
          <w:sz w:val="22"/>
          <w:szCs w:val="22"/>
        </w:rPr>
        <w:tab/>
      </w:r>
      <w:r w:rsidRPr="009A0AC7">
        <w:rPr>
          <w:i/>
          <w:spacing w:val="-2"/>
          <w:sz w:val="22"/>
          <w:szCs w:val="22"/>
        </w:rPr>
        <w:tab/>
        <w:t>b.</w:t>
      </w:r>
      <w:r w:rsidRPr="009A0AC7">
        <w:rPr>
          <w:i/>
          <w:spacing w:val="-2"/>
          <w:sz w:val="22"/>
          <w:szCs w:val="22"/>
        </w:rPr>
        <w:tab/>
        <w:t>Ceramic materials providing more than 20% echo compared with metal over a bandwidth exceeding ±15% of the centre frequency of the incident energy, and not capable of withstanding temperatures exceeding 800 K (527°C);</w:t>
      </w:r>
    </w:p>
    <w:p w14:paraId="0C476458" w14:textId="77777777" w:rsidR="00CA6BC6" w:rsidRPr="009A0AC7" w:rsidRDefault="00CA6BC6">
      <w:pPr>
        <w:pStyle w:val="1A1a1a1"/>
        <w:tabs>
          <w:tab w:val="clear" w:pos="2060"/>
          <w:tab w:val="clear" w:pos="2540"/>
          <w:tab w:val="left" w:pos="2200"/>
          <w:tab w:val="left" w:pos="2680"/>
        </w:tabs>
        <w:spacing w:before="60"/>
        <w:ind w:left="3260" w:right="-23" w:hanging="3260"/>
        <w:jc w:val="both"/>
        <w:rPr>
          <w:i/>
          <w:sz w:val="22"/>
          <w:szCs w:val="22"/>
        </w:rPr>
      </w:pP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u w:val="single"/>
        </w:rPr>
        <w:t>Technical Note</w:t>
      </w:r>
    </w:p>
    <w:p w14:paraId="29E13858" w14:textId="77777777" w:rsidR="00CA6BC6" w:rsidRPr="009A0AC7" w:rsidRDefault="00CA6BC6">
      <w:pPr>
        <w:pStyle w:val="1A1a1a"/>
        <w:tabs>
          <w:tab w:val="clear" w:pos="2060"/>
          <w:tab w:val="left" w:pos="2200"/>
          <w:tab w:val="left" w:pos="2680"/>
        </w:tabs>
        <w:ind w:left="3260" w:right="-23" w:hanging="3260"/>
        <w:jc w:val="both"/>
        <w:rPr>
          <w:i/>
          <w:spacing w:val="-4"/>
          <w:sz w:val="22"/>
          <w:szCs w:val="22"/>
        </w:rPr>
      </w:pP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rPr>
        <w:tab/>
      </w:r>
      <w:r w:rsidR="00682E04" w:rsidRPr="009A0AC7">
        <w:rPr>
          <w:i/>
          <w:sz w:val="22"/>
          <w:szCs w:val="22"/>
        </w:rPr>
        <w:t>For the purposes of 1.C.1.a. Note 1.c.1., a</w:t>
      </w:r>
      <w:r w:rsidRPr="009A0AC7">
        <w:rPr>
          <w:i/>
          <w:spacing w:val="-4"/>
          <w:sz w:val="22"/>
          <w:szCs w:val="22"/>
        </w:rPr>
        <w:t>bsorption test samples should be a square at least 5 wavelengths of the centre frequency on a side and positioned in the far field of the radiating element.</w:t>
      </w:r>
    </w:p>
    <w:p w14:paraId="403B6089" w14:textId="77777777" w:rsidR="00CA6BC6" w:rsidRPr="009A0AC7" w:rsidRDefault="00CA6BC6">
      <w:pPr>
        <w:pStyle w:val="1A1anote1a1"/>
        <w:spacing w:before="60"/>
        <w:ind w:left="3283" w:hanging="482"/>
        <w:jc w:val="both"/>
        <w:rPr>
          <w:i/>
          <w:sz w:val="22"/>
          <w:szCs w:val="22"/>
          <w:u w:val="single"/>
        </w:rPr>
      </w:pPr>
      <w:r w:rsidRPr="009A0AC7">
        <w:rPr>
          <w:i/>
          <w:sz w:val="22"/>
          <w:szCs w:val="22"/>
        </w:rPr>
        <w:t>2.</w:t>
      </w:r>
      <w:r w:rsidRPr="009A0AC7">
        <w:rPr>
          <w:i/>
          <w:sz w:val="22"/>
          <w:szCs w:val="22"/>
        </w:rPr>
        <w:tab/>
        <w:t>Tensile strength less than 7 x 10</w:t>
      </w:r>
      <w:r w:rsidRPr="009A0AC7">
        <w:rPr>
          <w:i/>
          <w:sz w:val="22"/>
          <w:szCs w:val="22"/>
          <w:vertAlign w:val="superscript"/>
        </w:rPr>
        <w:t>6</w:t>
      </w:r>
      <w:r w:rsidRPr="009A0AC7">
        <w:rPr>
          <w:i/>
          <w:sz w:val="22"/>
          <w:szCs w:val="22"/>
        </w:rPr>
        <w:t xml:space="preserve"> N/m</w:t>
      </w:r>
      <w:r w:rsidRPr="009A0AC7">
        <w:rPr>
          <w:i/>
          <w:sz w:val="22"/>
          <w:szCs w:val="22"/>
          <w:vertAlign w:val="superscript"/>
        </w:rPr>
        <w:t>2</w:t>
      </w:r>
      <w:r w:rsidRPr="009A0AC7">
        <w:rPr>
          <w:i/>
          <w:sz w:val="22"/>
          <w:szCs w:val="22"/>
        </w:rPr>
        <w:t xml:space="preserve">; </w:t>
      </w:r>
      <w:r w:rsidRPr="009A0AC7">
        <w:rPr>
          <w:i/>
          <w:sz w:val="22"/>
          <w:szCs w:val="22"/>
          <w:u w:val="single"/>
        </w:rPr>
        <w:t>and</w:t>
      </w:r>
    </w:p>
    <w:p w14:paraId="40F33612" w14:textId="77777777" w:rsidR="002D56A6" w:rsidRPr="009A0AC7" w:rsidRDefault="002D56A6" w:rsidP="002D56A6">
      <w:pPr>
        <w:pStyle w:val="1A1anote1"/>
        <w:spacing w:before="60"/>
        <w:ind w:left="2381" w:right="-23" w:hanging="782"/>
        <w:jc w:val="both"/>
        <w:rPr>
          <w:i/>
          <w:sz w:val="22"/>
          <w:szCs w:val="22"/>
        </w:rPr>
      </w:pPr>
      <w:r w:rsidRPr="009A0AC7">
        <w:rPr>
          <w:i/>
          <w:sz w:val="22"/>
          <w:szCs w:val="22"/>
          <w:u w:val="single"/>
        </w:rPr>
        <w:lastRenderedPageBreak/>
        <w:t>Note 1</w:t>
      </w:r>
      <w:r w:rsidRPr="009A0AC7">
        <w:rPr>
          <w:i/>
          <w:sz w:val="22"/>
          <w:szCs w:val="22"/>
        </w:rPr>
        <w:t xml:space="preserve"> cont.</w:t>
      </w:r>
    </w:p>
    <w:p w14:paraId="4D6E2342" w14:textId="77777777" w:rsidR="002D56A6" w:rsidRPr="009A0AC7" w:rsidRDefault="002D56A6">
      <w:pPr>
        <w:pStyle w:val="1A1anote1a1"/>
        <w:spacing w:before="60"/>
        <w:ind w:left="3283" w:hanging="482"/>
        <w:jc w:val="both"/>
        <w:rPr>
          <w:i/>
          <w:sz w:val="22"/>
          <w:szCs w:val="22"/>
        </w:rPr>
      </w:pPr>
    </w:p>
    <w:p w14:paraId="154B8933" w14:textId="77777777" w:rsidR="00972BDC" w:rsidRPr="009A0AC7" w:rsidRDefault="00CA6BC6" w:rsidP="002D56A6">
      <w:pPr>
        <w:pStyle w:val="1A1anote1a1"/>
        <w:jc w:val="both"/>
        <w:rPr>
          <w:i/>
          <w:sz w:val="22"/>
          <w:szCs w:val="22"/>
        </w:rPr>
      </w:pPr>
      <w:r w:rsidRPr="009A0AC7">
        <w:rPr>
          <w:i/>
          <w:sz w:val="22"/>
          <w:szCs w:val="22"/>
        </w:rPr>
        <w:t>3.</w:t>
      </w:r>
      <w:r w:rsidRPr="009A0AC7">
        <w:rPr>
          <w:i/>
          <w:sz w:val="22"/>
          <w:szCs w:val="22"/>
        </w:rPr>
        <w:tab/>
        <w:t>Compressive strength less than 14 x 10</w:t>
      </w:r>
      <w:r w:rsidRPr="009A0AC7">
        <w:rPr>
          <w:i/>
          <w:sz w:val="22"/>
          <w:szCs w:val="22"/>
          <w:vertAlign w:val="superscript"/>
        </w:rPr>
        <w:t>6</w:t>
      </w:r>
      <w:r w:rsidRPr="009A0AC7">
        <w:rPr>
          <w:i/>
          <w:sz w:val="22"/>
          <w:szCs w:val="22"/>
        </w:rPr>
        <w:t> N/m</w:t>
      </w:r>
      <w:r w:rsidRPr="009A0AC7">
        <w:rPr>
          <w:i/>
          <w:sz w:val="22"/>
          <w:szCs w:val="22"/>
          <w:vertAlign w:val="superscript"/>
        </w:rPr>
        <w:t>2</w:t>
      </w:r>
      <w:r w:rsidRPr="009A0AC7">
        <w:rPr>
          <w:i/>
          <w:sz w:val="22"/>
          <w:szCs w:val="22"/>
        </w:rPr>
        <w:t>;</w:t>
      </w:r>
    </w:p>
    <w:p w14:paraId="0DDB246D" w14:textId="77777777" w:rsidR="00CA6BC6" w:rsidRPr="009A0AC7" w:rsidRDefault="00CA6BC6" w:rsidP="005142F9">
      <w:pPr>
        <w:pStyle w:val="1A1anote1a"/>
        <w:spacing w:before="120"/>
        <w:ind w:left="2801" w:hanging="403"/>
        <w:jc w:val="both"/>
        <w:rPr>
          <w:i/>
          <w:sz w:val="22"/>
          <w:szCs w:val="22"/>
        </w:rPr>
      </w:pPr>
      <w:r w:rsidRPr="009A0AC7">
        <w:rPr>
          <w:i/>
          <w:sz w:val="22"/>
          <w:szCs w:val="22"/>
        </w:rPr>
        <w:t>d.</w:t>
      </w:r>
      <w:r w:rsidRPr="009A0AC7">
        <w:rPr>
          <w:i/>
          <w:sz w:val="22"/>
          <w:szCs w:val="22"/>
        </w:rPr>
        <w:tab/>
        <w:t>Planar absorbers made of sintered ferrite, having all of the following:</w:t>
      </w:r>
    </w:p>
    <w:p w14:paraId="2B11143C" w14:textId="77777777" w:rsidR="00CA6BC6" w:rsidRPr="009A0AC7" w:rsidRDefault="00CA6BC6">
      <w:pPr>
        <w:pStyle w:val="1A1a1a"/>
        <w:tabs>
          <w:tab w:val="clear" w:pos="2060"/>
          <w:tab w:val="left" w:pos="2000"/>
          <w:tab w:val="left" w:pos="2460"/>
          <w:tab w:val="left" w:pos="2800"/>
        </w:tabs>
        <w:ind w:left="3220" w:hanging="3220"/>
        <w:jc w:val="both"/>
        <w:rPr>
          <w:i/>
          <w:sz w:val="22"/>
          <w:szCs w:val="22"/>
        </w:rPr>
      </w:pP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rPr>
        <w:tab/>
        <w:t>1.</w:t>
      </w:r>
      <w:r w:rsidRPr="009A0AC7">
        <w:rPr>
          <w:i/>
          <w:sz w:val="22"/>
          <w:szCs w:val="22"/>
        </w:rPr>
        <w:tab/>
        <w:t xml:space="preserve">A specific gravity exceeding 4.4; </w:t>
      </w:r>
      <w:r w:rsidRPr="009A0AC7">
        <w:rPr>
          <w:i/>
          <w:sz w:val="22"/>
          <w:szCs w:val="22"/>
          <w:u w:val="single"/>
        </w:rPr>
        <w:t>and</w:t>
      </w:r>
    </w:p>
    <w:p w14:paraId="494202D6" w14:textId="77777777" w:rsidR="00CA6BC6" w:rsidRPr="009A0AC7" w:rsidRDefault="00CA6BC6">
      <w:pPr>
        <w:pStyle w:val="1A1a1a"/>
        <w:tabs>
          <w:tab w:val="clear" w:pos="2060"/>
          <w:tab w:val="left" w:pos="2000"/>
          <w:tab w:val="left" w:pos="2460"/>
          <w:tab w:val="left" w:pos="2800"/>
        </w:tabs>
        <w:ind w:left="3220" w:hanging="3220"/>
        <w:jc w:val="both"/>
        <w:rPr>
          <w:i/>
          <w:spacing w:val="-2"/>
          <w:sz w:val="22"/>
          <w:szCs w:val="22"/>
        </w:rPr>
      </w:pPr>
      <w:r w:rsidRPr="009A0AC7">
        <w:rPr>
          <w:i/>
          <w:spacing w:val="-2"/>
          <w:sz w:val="22"/>
          <w:szCs w:val="22"/>
        </w:rPr>
        <w:tab/>
      </w:r>
      <w:r w:rsidRPr="009A0AC7">
        <w:rPr>
          <w:i/>
          <w:spacing w:val="-2"/>
          <w:sz w:val="22"/>
          <w:szCs w:val="22"/>
        </w:rPr>
        <w:tab/>
      </w:r>
      <w:r w:rsidRPr="009A0AC7">
        <w:rPr>
          <w:i/>
          <w:spacing w:val="-2"/>
          <w:sz w:val="22"/>
          <w:szCs w:val="22"/>
        </w:rPr>
        <w:tab/>
      </w:r>
      <w:r w:rsidRPr="009A0AC7">
        <w:rPr>
          <w:i/>
          <w:spacing w:val="-2"/>
          <w:sz w:val="22"/>
          <w:szCs w:val="22"/>
        </w:rPr>
        <w:tab/>
      </w:r>
      <w:r w:rsidRPr="009A0AC7">
        <w:rPr>
          <w:i/>
          <w:spacing w:val="-2"/>
          <w:sz w:val="22"/>
          <w:szCs w:val="22"/>
        </w:rPr>
        <w:tab/>
      </w:r>
      <w:r w:rsidRPr="009A0AC7">
        <w:rPr>
          <w:i/>
          <w:spacing w:val="-2"/>
          <w:sz w:val="22"/>
          <w:szCs w:val="22"/>
        </w:rPr>
        <w:tab/>
      </w:r>
      <w:r w:rsidRPr="009A0AC7">
        <w:rPr>
          <w:i/>
          <w:spacing w:val="-2"/>
          <w:sz w:val="22"/>
          <w:szCs w:val="22"/>
        </w:rPr>
        <w:tab/>
        <w:t>2.</w:t>
      </w:r>
      <w:r w:rsidRPr="009A0AC7">
        <w:rPr>
          <w:i/>
          <w:spacing w:val="-2"/>
          <w:sz w:val="22"/>
          <w:szCs w:val="22"/>
        </w:rPr>
        <w:tab/>
        <w:t>A maximum operati</w:t>
      </w:r>
      <w:r w:rsidR="00131D97" w:rsidRPr="009A0AC7">
        <w:rPr>
          <w:i/>
          <w:spacing w:val="-2"/>
          <w:sz w:val="22"/>
          <w:szCs w:val="22"/>
        </w:rPr>
        <w:t>ng temperature of 548 K (275°C)</w:t>
      </w:r>
      <w:r w:rsidR="00972BDC" w:rsidRPr="009A0AC7">
        <w:rPr>
          <w:i/>
          <w:spacing w:val="-2"/>
          <w:sz w:val="22"/>
          <w:szCs w:val="22"/>
        </w:rPr>
        <w:t xml:space="preserve"> </w:t>
      </w:r>
      <w:r w:rsidR="00972BDC" w:rsidRPr="009A0AC7">
        <w:rPr>
          <w:i/>
          <w:spacing w:val="-2"/>
          <w:szCs w:val="24"/>
        </w:rPr>
        <w:t>or less</w:t>
      </w:r>
      <w:r w:rsidR="00131D97" w:rsidRPr="009A0AC7">
        <w:rPr>
          <w:i/>
          <w:spacing w:val="-2"/>
          <w:sz w:val="22"/>
          <w:szCs w:val="22"/>
        </w:rPr>
        <w:t>;</w:t>
      </w:r>
    </w:p>
    <w:p w14:paraId="047398B3" w14:textId="77777777" w:rsidR="00131D97" w:rsidRPr="009A0AC7" w:rsidRDefault="00131D97" w:rsidP="00972BDC">
      <w:pPr>
        <w:pStyle w:val="1A1anote1a"/>
        <w:spacing w:before="60"/>
        <w:ind w:left="2801" w:hanging="403"/>
        <w:jc w:val="both"/>
        <w:rPr>
          <w:i/>
          <w:sz w:val="22"/>
          <w:szCs w:val="22"/>
          <w:lang w:val="en-US"/>
        </w:rPr>
      </w:pPr>
      <w:r w:rsidRPr="009A0AC7">
        <w:rPr>
          <w:i/>
          <w:sz w:val="22"/>
          <w:szCs w:val="22"/>
        </w:rPr>
        <w:t>e.</w:t>
      </w:r>
      <w:r w:rsidRPr="009A0AC7">
        <w:rPr>
          <w:i/>
          <w:sz w:val="22"/>
          <w:szCs w:val="22"/>
        </w:rPr>
        <w:tab/>
      </w:r>
      <w:r w:rsidRPr="009A0AC7">
        <w:rPr>
          <w:i/>
          <w:sz w:val="22"/>
          <w:szCs w:val="22"/>
          <w:lang w:val="en-US"/>
        </w:rPr>
        <w:t>Planar absorbers having no magnetic loss and fabricated from 'open-cell foam' plastic material with a density of 0.15 g/cm</w:t>
      </w:r>
      <w:r w:rsidRPr="009A0AC7">
        <w:rPr>
          <w:i/>
          <w:sz w:val="22"/>
          <w:szCs w:val="22"/>
          <w:vertAlign w:val="superscript"/>
          <w:lang w:val="en-US"/>
        </w:rPr>
        <w:t>3</w:t>
      </w:r>
      <w:r w:rsidRPr="009A0AC7">
        <w:rPr>
          <w:i/>
          <w:sz w:val="22"/>
          <w:szCs w:val="22"/>
          <w:lang w:val="en-US"/>
        </w:rPr>
        <w:t xml:space="preserve"> or less.</w:t>
      </w:r>
    </w:p>
    <w:p w14:paraId="61B5AD0B" w14:textId="77777777" w:rsidR="00131D97" w:rsidRPr="009A0AC7" w:rsidRDefault="00131D97" w:rsidP="00131D97">
      <w:pPr>
        <w:pStyle w:val="1A1anote1a"/>
        <w:spacing w:before="60"/>
        <w:ind w:left="2772" w:hanging="374"/>
        <w:rPr>
          <w:i/>
          <w:sz w:val="22"/>
          <w:szCs w:val="22"/>
          <w:lang w:val="en-US"/>
        </w:rPr>
      </w:pPr>
      <w:r w:rsidRPr="009A0AC7">
        <w:rPr>
          <w:i/>
          <w:sz w:val="22"/>
          <w:szCs w:val="22"/>
          <w:lang w:val="en-US"/>
        </w:rPr>
        <w:tab/>
      </w:r>
      <w:r w:rsidRPr="009A0AC7">
        <w:rPr>
          <w:i/>
          <w:sz w:val="22"/>
          <w:szCs w:val="22"/>
          <w:u w:val="single"/>
          <w:lang w:val="en-US"/>
        </w:rPr>
        <w:t>Technical Note</w:t>
      </w:r>
    </w:p>
    <w:p w14:paraId="11BC6AAC" w14:textId="77777777" w:rsidR="00131D97" w:rsidRPr="009A0AC7" w:rsidRDefault="00131D97" w:rsidP="006218C0">
      <w:pPr>
        <w:pStyle w:val="1A1anote1a"/>
        <w:ind w:left="2772" w:hanging="375"/>
        <w:jc w:val="both"/>
        <w:rPr>
          <w:i/>
          <w:sz w:val="22"/>
          <w:szCs w:val="22"/>
        </w:rPr>
      </w:pPr>
      <w:r w:rsidRPr="009A0AC7">
        <w:rPr>
          <w:i/>
          <w:sz w:val="22"/>
          <w:szCs w:val="22"/>
          <w:lang w:val="en-US"/>
        </w:rPr>
        <w:tab/>
      </w:r>
      <w:r w:rsidR="00930166" w:rsidRPr="009A0AC7">
        <w:rPr>
          <w:i/>
          <w:sz w:val="22"/>
          <w:szCs w:val="22"/>
          <w:lang w:val="en-US"/>
        </w:rPr>
        <w:t xml:space="preserve">For the purposes of 1.C.1.a. Note </w:t>
      </w:r>
      <w:r w:rsidR="00F36C7C" w:rsidRPr="009A0AC7">
        <w:rPr>
          <w:i/>
          <w:sz w:val="22"/>
          <w:szCs w:val="22"/>
          <w:lang w:val="en-US"/>
        </w:rPr>
        <w:t>1.</w:t>
      </w:r>
      <w:r w:rsidR="00930166" w:rsidRPr="009A0AC7">
        <w:rPr>
          <w:i/>
          <w:sz w:val="22"/>
          <w:szCs w:val="22"/>
          <w:lang w:val="en-US"/>
        </w:rPr>
        <w:t xml:space="preserve">e., </w:t>
      </w:r>
      <w:r w:rsidRPr="009A0AC7">
        <w:rPr>
          <w:i/>
          <w:sz w:val="22"/>
          <w:szCs w:val="22"/>
          <w:lang w:val="en-US"/>
        </w:rPr>
        <w:t>'</w:t>
      </w:r>
      <w:r w:rsidR="00930166" w:rsidRPr="009A0AC7">
        <w:rPr>
          <w:i/>
          <w:sz w:val="22"/>
          <w:szCs w:val="22"/>
          <w:lang w:val="en-US"/>
        </w:rPr>
        <w:t>o</w:t>
      </w:r>
      <w:r w:rsidRPr="009A0AC7">
        <w:rPr>
          <w:i/>
          <w:sz w:val="22"/>
          <w:szCs w:val="22"/>
          <w:lang w:val="en-US"/>
        </w:rPr>
        <w:t>pen-cell foams' are flexible and porous materials, having an inner structure open to the atmosphere. 'Open-cell foams' are also known as reticulated foams.</w:t>
      </w:r>
    </w:p>
    <w:p w14:paraId="0454FCA3" w14:textId="77777777" w:rsidR="00131D97" w:rsidRPr="009A0AC7" w:rsidRDefault="00131D97">
      <w:pPr>
        <w:pStyle w:val="1A1anote1"/>
        <w:rPr>
          <w:i/>
          <w:sz w:val="20"/>
          <w:u w:val="single"/>
        </w:rPr>
      </w:pPr>
    </w:p>
    <w:p w14:paraId="4B6CBCE0" w14:textId="77777777" w:rsidR="00CA6BC6" w:rsidRPr="009A0AC7" w:rsidRDefault="00CA6BC6" w:rsidP="005142F9">
      <w:pPr>
        <w:pStyle w:val="1A1anote1"/>
        <w:jc w:val="both"/>
        <w:rPr>
          <w:i/>
          <w:sz w:val="22"/>
          <w:szCs w:val="22"/>
        </w:rPr>
      </w:pPr>
      <w:r w:rsidRPr="009A0AC7">
        <w:rPr>
          <w:i/>
          <w:sz w:val="22"/>
          <w:szCs w:val="22"/>
          <w:u w:val="single"/>
        </w:rPr>
        <w:t>Note 2</w:t>
      </w:r>
      <w:r w:rsidRPr="009A0AC7">
        <w:rPr>
          <w:i/>
          <w:sz w:val="22"/>
          <w:szCs w:val="22"/>
        </w:rPr>
        <w:tab/>
        <w:t>Nothing in Note 1 releases magnetic materials to provide absorption when contained in paint.</w:t>
      </w:r>
    </w:p>
    <w:p w14:paraId="2596B80A" w14:textId="77777777" w:rsidR="00CA6BC6" w:rsidRPr="009A0AC7" w:rsidRDefault="00CA6BC6">
      <w:pPr>
        <w:pStyle w:val="1A1anote1"/>
        <w:ind w:left="0" w:firstLine="0"/>
        <w:rPr>
          <w:sz w:val="22"/>
          <w:szCs w:val="22"/>
        </w:rPr>
      </w:pPr>
    </w:p>
    <w:p w14:paraId="221F293B" w14:textId="77777777" w:rsidR="00CA6BC6" w:rsidRPr="009A0AC7" w:rsidRDefault="00CA6BC6">
      <w:pPr>
        <w:pStyle w:val="1A1a"/>
        <w:spacing w:line="230" w:lineRule="auto"/>
        <w:ind w:right="-29"/>
        <w:jc w:val="both"/>
        <w:rPr>
          <w:sz w:val="22"/>
          <w:szCs w:val="22"/>
        </w:rPr>
      </w:pPr>
      <w:r w:rsidRPr="009A0AC7">
        <w:rPr>
          <w:sz w:val="22"/>
          <w:szCs w:val="22"/>
        </w:rPr>
        <w:t>1.</w:t>
      </w:r>
      <w:r w:rsidRPr="009A0AC7">
        <w:rPr>
          <w:sz w:val="22"/>
          <w:szCs w:val="22"/>
        </w:rPr>
        <w:tab/>
        <w:t>C.</w:t>
      </w:r>
      <w:r w:rsidRPr="009A0AC7">
        <w:rPr>
          <w:sz w:val="22"/>
          <w:szCs w:val="22"/>
        </w:rPr>
        <w:tab/>
        <w:t>1.</w:t>
      </w:r>
      <w:r w:rsidRPr="009A0AC7">
        <w:rPr>
          <w:sz w:val="22"/>
          <w:szCs w:val="22"/>
        </w:rPr>
        <w:tab/>
        <w:t>b.</w:t>
      </w:r>
      <w:r w:rsidRPr="009A0AC7">
        <w:rPr>
          <w:sz w:val="22"/>
          <w:szCs w:val="22"/>
        </w:rPr>
        <w:tab/>
      </w:r>
      <w:r w:rsidR="004D0252" w:rsidRPr="009A0AC7">
        <w:rPr>
          <w:sz w:val="22"/>
          <w:szCs w:val="22"/>
        </w:rPr>
        <w:t>Materials not transparent to visible light and specially designed for absorbing near-infrared radiation having a wavelength exceeding 810 nm but less than 2000 nm (frequencies exceeding 150 THz but less than 370 THz);</w:t>
      </w:r>
    </w:p>
    <w:p w14:paraId="207D8EDB" w14:textId="77777777" w:rsidR="00C34A9E" w:rsidRPr="009A0AC7" w:rsidRDefault="00C34A9E" w:rsidP="00C34A9E">
      <w:pPr>
        <w:pStyle w:val="1A1anote1"/>
        <w:spacing w:before="120"/>
        <w:ind w:left="2381" w:hanging="782"/>
        <w:jc w:val="both"/>
        <w:rPr>
          <w:i/>
          <w:sz w:val="22"/>
          <w:szCs w:val="22"/>
        </w:rPr>
      </w:pPr>
      <w:r w:rsidRPr="009A0AC7">
        <w:rPr>
          <w:i/>
          <w:sz w:val="22"/>
          <w:szCs w:val="22"/>
          <w:u w:val="single"/>
        </w:rPr>
        <w:t>Note</w:t>
      </w:r>
      <w:r w:rsidRPr="009A0AC7">
        <w:rPr>
          <w:i/>
          <w:sz w:val="22"/>
          <w:szCs w:val="22"/>
        </w:rPr>
        <w:tab/>
        <w:t>1.C.1.b. does not apply to materials specially designed or formulated for any of the following applications:</w:t>
      </w:r>
    </w:p>
    <w:p w14:paraId="0BDE39E9" w14:textId="77777777" w:rsidR="00C34A9E" w:rsidRPr="009A0AC7" w:rsidRDefault="00C34A9E" w:rsidP="00C34A9E">
      <w:pPr>
        <w:pStyle w:val="1A1anote1"/>
        <w:tabs>
          <w:tab w:val="left" w:pos="2410"/>
        </w:tabs>
        <w:ind w:left="2835" w:hanging="1235"/>
        <w:jc w:val="both"/>
        <w:rPr>
          <w:i/>
          <w:sz w:val="22"/>
          <w:szCs w:val="22"/>
        </w:rPr>
      </w:pPr>
      <w:r w:rsidRPr="009A0AC7">
        <w:rPr>
          <w:i/>
          <w:sz w:val="22"/>
          <w:szCs w:val="22"/>
        </w:rPr>
        <w:tab/>
        <w:t>a.</w:t>
      </w:r>
      <w:r w:rsidRPr="009A0AC7">
        <w:rPr>
          <w:i/>
          <w:sz w:val="22"/>
          <w:szCs w:val="22"/>
        </w:rPr>
        <w:tab/>
      </w:r>
      <w:r w:rsidR="002D18C7" w:rsidRPr="009A0AC7">
        <w:rPr>
          <w:i/>
          <w:sz w:val="22"/>
          <w:szCs w:val="22"/>
        </w:rPr>
        <w:t>"</w:t>
      </w:r>
      <w:r w:rsidRPr="009A0AC7">
        <w:rPr>
          <w:i/>
          <w:sz w:val="22"/>
          <w:szCs w:val="22"/>
        </w:rPr>
        <w:t>Laser</w:t>
      </w:r>
      <w:r w:rsidR="002D18C7" w:rsidRPr="009A0AC7">
        <w:rPr>
          <w:i/>
          <w:sz w:val="22"/>
          <w:szCs w:val="22"/>
        </w:rPr>
        <w:t>"</w:t>
      </w:r>
      <w:r w:rsidRPr="009A0AC7">
        <w:rPr>
          <w:i/>
          <w:sz w:val="22"/>
          <w:szCs w:val="22"/>
        </w:rPr>
        <w:t xml:space="preserve"> marking of polymers; </w:t>
      </w:r>
      <w:r w:rsidRPr="009A0AC7">
        <w:rPr>
          <w:i/>
          <w:sz w:val="22"/>
          <w:szCs w:val="22"/>
          <w:u w:val="single"/>
        </w:rPr>
        <w:t>or</w:t>
      </w:r>
    </w:p>
    <w:p w14:paraId="676044A8" w14:textId="77777777" w:rsidR="00C34A9E" w:rsidRPr="009A0AC7" w:rsidRDefault="00C34A9E" w:rsidP="00C34A9E">
      <w:pPr>
        <w:pStyle w:val="1A1anote1"/>
        <w:tabs>
          <w:tab w:val="left" w:pos="2410"/>
        </w:tabs>
        <w:ind w:left="2835" w:hanging="1235"/>
        <w:jc w:val="both"/>
        <w:rPr>
          <w:sz w:val="22"/>
          <w:szCs w:val="22"/>
        </w:rPr>
      </w:pPr>
      <w:r w:rsidRPr="009A0AC7">
        <w:rPr>
          <w:i/>
          <w:sz w:val="22"/>
          <w:szCs w:val="22"/>
        </w:rPr>
        <w:tab/>
        <w:t>b.</w:t>
      </w:r>
      <w:r w:rsidRPr="009A0AC7">
        <w:rPr>
          <w:i/>
          <w:sz w:val="22"/>
          <w:szCs w:val="22"/>
        </w:rPr>
        <w:tab/>
      </w:r>
      <w:r w:rsidR="002D18C7" w:rsidRPr="009A0AC7">
        <w:rPr>
          <w:i/>
          <w:sz w:val="22"/>
          <w:szCs w:val="22"/>
        </w:rPr>
        <w:t>"</w:t>
      </w:r>
      <w:r w:rsidRPr="009A0AC7">
        <w:rPr>
          <w:i/>
          <w:sz w:val="22"/>
          <w:szCs w:val="22"/>
        </w:rPr>
        <w:t>Laser</w:t>
      </w:r>
      <w:r w:rsidR="002D18C7" w:rsidRPr="009A0AC7">
        <w:rPr>
          <w:i/>
          <w:sz w:val="22"/>
          <w:szCs w:val="22"/>
        </w:rPr>
        <w:t>"</w:t>
      </w:r>
      <w:r w:rsidRPr="009A0AC7">
        <w:rPr>
          <w:i/>
          <w:sz w:val="22"/>
          <w:szCs w:val="22"/>
        </w:rPr>
        <w:t xml:space="preserve"> welding of polymers.</w:t>
      </w:r>
    </w:p>
    <w:p w14:paraId="7336D6E4" w14:textId="77777777" w:rsidR="00C34A9E" w:rsidRPr="009A0AC7" w:rsidRDefault="00C34A9E">
      <w:pPr>
        <w:pStyle w:val="1A1a"/>
        <w:spacing w:line="230" w:lineRule="auto"/>
        <w:ind w:right="-29"/>
        <w:jc w:val="both"/>
        <w:rPr>
          <w:sz w:val="12"/>
          <w:szCs w:val="12"/>
        </w:rPr>
      </w:pPr>
    </w:p>
    <w:p w14:paraId="19DEDE51" w14:textId="77777777" w:rsidR="00CA6BC6" w:rsidRPr="009A0AC7" w:rsidRDefault="00CA6BC6">
      <w:pPr>
        <w:pStyle w:val="1A1a"/>
        <w:spacing w:line="230" w:lineRule="auto"/>
        <w:ind w:right="-29"/>
        <w:jc w:val="both"/>
        <w:rPr>
          <w:sz w:val="16"/>
          <w:szCs w:val="16"/>
        </w:rPr>
      </w:pPr>
    </w:p>
    <w:p w14:paraId="16039C13" w14:textId="77777777" w:rsidR="00CA6BC6" w:rsidRPr="009A0AC7" w:rsidRDefault="00D92B2C">
      <w:pPr>
        <w:pStyle w:val="1A1a"/>
        <w:spacing w:line="230" w:lineRule="auto"/>
        <w:ind w:right="-29"/>
        <w:jc w:val="both"/>
        <w:rPr>
          <w:spacing w:val="-4"/>
          <w:sz w:val="22"/>
          <w:szCs w:val="22"/>
        </w:rPr>
      </w:pPr>
      <w:r w:rsidRPr="009A0AC7">
        <w:rPr>
          <w:sz w:val="22"/>
          <w:szCs w:val="22"/>
        </w:rPr>
        <w:t>1.</w:t>
      </w:r>
      <w:r w:rsidRPr="009A0AC7">
        <w:rPr>
          <w:sz w:val="22"/>
          <w:szCs w:val="22"/>
        </w:rPr>
        <w:tab/>
        <w:t>C.</w:t>
      </w:r>
      <w:r w:rsidRPr="009A0AC7">
        <w:rPr>
          <w:sz w:val="22"/>
          <w:szCs w:val="22"/>
        </w:rPr>
        <w:tab/>
        <w:t>1.</w:t>
      </w:r>
      <w:r w:rsidRPr="009A0AC7">
        <w:rPr>
          <w:sz w:val="22"/>
          <w:szCs w:val="22"/>
        </w:rPr>
        <w:tab/>
      </w:r>
      <w:r w:rsidR="00CA6BC6" w:rsidRPr="009A0AC7">
        <w:rPr>
          <w:sz w:val="22"/>
          <w:szCs w:val="22"/>
        </w:rPr>
        <w:t>c.</w:t>
      </w:r>
      <w:r w:rsidR="00CA6BC6" w:rsidRPr="009A0AC7">
        <w:rPr>
          <w:sz w:val="22"/>
          <w:szCs w:val="22"/>
        </w:rPr>
        <w:tab/>
      </w:r>
      <w:r w:rsidR="00CA6BC6" w:rsidRPr="009A0AC7">
        <w:rPr>
          <w:spacing w:val="-4"/>
          <w:sz w:val="22"/>
          <w:szCs w:val="22"/>
        </w:rPr>
        <w:t>Intrinsically conductive polymeric materials with a 'bulk electrical conductivity' exceeding 10,000 S/m (Siemens per metre) or a 'sheet (surface) resistivity' of less than 100 ohms/square, based on any of the following polymers:</w:t>
      </w:r>
    </w:p>
    <w:p w14:paraId="238745CB" w14:textId="77777777" w:rsidR="00CA6BC6" w:rsidRPr="009A0AC7" w:rsidRDefault="00CA6BC6">
      <w:pPr>
        <w:pStyle w:val="1A1a1"/>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Polyaniline;</w:t>
      </w:r>
    </w:p>
    <w:p w14:paraId="178D3BC3" w14:textId="77777777" w:rsidR="00CA6BC6" w:rsidRPr="009A0AC7" w:rsidRDefault="00CA6BC6">
      <w:pPr>
        <w:pStyle w:val="1A1a1"/>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r>
      <w:proofErr w:type="spellStart"/>
      <w:r w:rsidRPr="009A0AC7">
        <w:rPr>
          <w:sz w:val="22"/>
          <w:szCs w:val="22"/>
        </w:rPr>
        <w:t>Polypyrrole</w:t>
      </w:r>
      <w:proofErr w:type="spellEnd"/>
      <w:r w:rsidRPr="009A0AC7">
        <w:rPr>
          <w:sz w:val="22"/>
          <w:szCs w:val="22"/>
        </w:rPr>
        <w:t>;</w:t>
      </w:r>
    </w:p>
    <w:p w14:paraId="203A7877" w14:textId="77777777" w:rsidR="00CA6BC6" w:rsidRPr="009A0AC7" w:rsidRDefault="00CA6BC6">
      <w:pPr>
        <w:pStyle w:val="1A1a1"/>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t>Polythiophene;</w:t>
      </w:r>
    </w:p>
    <w:p w14:paraId="7E2C31C9" w14:textId="77777777" w:rsidR="00CA6BC6" w:rsidRPr="009A0AC7" w:rsidRDefault="00CA6BC6">
      <w:pPr>
        <w:pStyle w:val="1A1a1"/>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4.</w:t>
      </w:r>
      <w:r w:rsidRPr="009A0AC7">
        <w:rPr>
          <w:sz w:val="22"/>
          <w:szCs w:val="22"/>
        </w:rPr>
        <w:tab/>
        <w:t xml:space="preserve">Poly phenylene-vinylene; </w:t>
      </w:r>
      <w:r w:rsidRPr="009A0AC7">
        <w:rPr>
          <w:sz w:val="22"/>
          <w:szCs w:val="22"/>
          <w:u w:val="single"/>
        </w:rPr>
        <w:t>or</w:t>
      </w:r>
    </w:p>
    <w:p w14:paraId="007EF3F2" w14:textId="77777777" w:rsidR="00CA6BC6" w:rsidRPr="009A0AC7" w:rsidRDefault="00163AD9">
      <w:pPr>
        <w:pStyle w:val="1A1a1"/>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5.</w:t>
      </w:r>
      <w:r w:rsidRPr="009A0AC7">
        <w:rPr>
          <w:sz w:val="22"/>
          <w:szCs w:val="22"/>
        </w:rPr>
        <w:tab/>
        <w:t xml:space="preserve">Poly </w:t>
      </w:r>
      <w:proofErr w:type="spellStart"/>
      <w:r w:rsidRPr="009A0AC7">
        <w:rPr>
          <w:sz w:val="22"/>
          <w:szCs w:val="22"/>
        </w:rPr>
        <w:t>thienylene</w:t>
      </w:r>
      <w:proofErr w:type="spellEnd"/>
      <w:r w:rsidRPr="009A0AC7">
        <w:rPr>
          <w:sz w:val="22"/>
          <w:szCs w:val="22"/>
        </w:rPr>
        <w:t>-vinylene.</w:t>
      </w:r>
    </w:p>
    <w:p w14:paraId="21612B36" w14:textId="77777777" w:rsidR="00CA6BC6" w:rsidRPr="009A0AC7" w:rsidRDefault="00CA6BC6">
      <w:pPr>
        <w:pStyle w:val="1A1anote1"/>
        <w:spacing w:before="120" w:line="230" w:lineRule="auto"/>
        <w:ind w:left="2381" w:right="-28" w:hanging="782"/>
        <w:jc w:val="both"/>
        <w:rPr>
          <w:i/>
          <w:sz w:val="22"/>
          <w:szCs w:val="22"/>
        </w:rPr>
      </w:pPr>
      <w:r w:rsidRPr="009A0AC7">
        <w:rPr>
          <w:i/>
          <w:sz w:val="22"/>
          <w:szCs w:val="22"/>
          <w:u w:val="single"/>
        </w:rPr>
        <w:t>Technical Note</w:t>
      </w:r>
    </w:p>
    <w:p w14:paraId="27C3751C" w14:textId="77777777" w:rsidR="00CA6BC6" w:rsidRPr="009A0AC7" w:rsidRDefault="00CA6BC6">
      <w:pPr>
        <w:pStyle w:val="1A1a"/>
        <w:spacing w:line="230" w:lineRule="auto"/>
        <w:ind w:right="-29"/>
        <w:jc w:val="both"/>
        <w:rPr>
          <w:i/>
          <w:sz w:val="22"/>
          <w:szCs w:val="22"/>
        </w:rPr>
      </w:pPr>
      <w:r w:rsidRPr="009A0AC7">
        <w:rPr>
          <w:i/>
          <w:sz w:val="22"/>
          <w:szCs w:val="22"/>
        </w:rPr>
        <w:tab/>
      </w:r>
      <w:r w:rsidRPr="009A0AC7">
        <w:rPr>
          <w:i/>
          <w:sz w:val="22"/>
          <w:szCs w:val="22"/>
        </w:rPr>
        <w:tab/>
      </w:r>
      <w:r w:rsidRPr="009A0AC7">
        <w:rPr>
          <w:i/>
          <w:sz w:val="22"/>
          <w:szCs w:val="22"/>
        </w:rPr>
        <w:tab/>
      </w:r>
      <w:r w:rsidRPr="009A0AC7">
        <w:rPr>
          <w:i/>
          <w:sz w:val="22"/>
          <w:szCs w:val="22"/>
        </w:rPr>
        <w:tab/>
      </w:r>
      <w:r w:rsidR="00930166" w:rsidRPr="009A0AC7">
        <w:rPr>
          <w:i/>
          <w:sz w:val="22"/>
          <w:szCs w:val="22"/>
        </w:rPr>
        <w:t xml:space="preserve">For the purposes of 1.C.1.c., </w:t>
      </w:r>
      <w:r w:rsidRPr="009A0AC7">
        <w:rPr>
          <w:i/>
          <w:sz w:val="22"/>
          <w:szCs w:val="22"/>
        </w:rPr>
        <w:t>'</w:t>
      </w:r>
      <w:r w:rsidR="00930166" w:rsidRPr="009A0AC7">
        <w:rPr>
          <w:i/>
          <w:sz w:val="22"/>
          <w:szCs w:val="22"/>
        </w:rPr>
        <w:t>b</w:t>
      </w:r>
      <w:r w:rsidRPr="009A0AC7">
        <w:rPr>
          <w:i/>
          <w:sz w:val="22"/>
          <w:szCs w:val="22"/>
        </w:rPr>
        <w:t>ulk electrical conductivity' and 'sheet (surface) resistivity' should be determined using ASTM D-257 or national equivalents.</w:t>
      </w:r>
    </w:p>
    <w:p w14:paraId="107084E2" w14:textId="77777777" w:rsidR="008B604A" w:rsidRPr="009A0AC7" w:rsidRDefault="008B604A" w:rsidP="008B604A">
      <w:pPr>
        <w:pStyle w:val="1A1a1"/>
        <w:tabs>
          <w:tab w:val="clear" w:pos="340"/>
          <w:tab w:val="clear" w:pos="720"/>
          <w:tab w:val="clear" w:pos="1179"/>
        </w:tabs>
        <w:spacing w:before="120"/>
        <w:ind w:left="2325" w:right="-28" w:hanging="2302"/>
        <w:jc w:val="both"/>
        <w:rPr>
          <w:sz w:val="22"/>
          <w:szCs w:val="22"/>
        </w:rPr>
      </w:pPr>
      <w:r w:rsidRPr="009A0AC7">
        <w:rPr>
          <w:i/>
          <w:sz w:val="22"/>
          <w:szCs w:val="22"/>
        </w:rPr>
        <w:tab/>
      </w:r>
      <w:r w:rsidRPr="009A0AC7">
        <w:rPr>
          <w:i/>
          <w:sz w:val="22"/>
          <w:szCs w:val="22"/>
          <w:u w:val="single"/>
        </w:rPr>
        <w:t>Note</w:t>
      </w:r>
      <w:r w:rsidRPr="009A0AC7">
        <w:rPr>
          <w:i/>
          <w:sz w:val="22"/>
          <w:szCs w:val="22"/>
        </w:rPr>
        <w:tab/>
        <w:t>1.C.1.c. does not apply to materials in a liquid form.</w:t>
      </w:r>
    </w:p>
    <w:p w14:paraId="47A69BCB" w14:textId="77777777" w:rsidR="00CA6BC6" w:rsidRPr="009A0AC7" w:rsidRDefault="00CA6BC6">
      <w:pPr>
        <w:pStyle w:val="1A"/>
        <w:spacing w:line="230" w:lineRule="auto"/>
        <w:ind w:right="-29"/>
        <w:jc w:val="both"/>
        <w:rPr>
          <w:sz w:val="22"/>
          <w:szCs w:val="22"/>
        </w:rPr>
      </w:pPr>
    </w:p>
    <w:p w14:paraId="5DB39A17" w14:textId="77777777" w:rsidR="00CA6BC6" w:rsidRPr="009A0AC7" w:rsidRDefault="00CA6BC6">
      <w:pPr>
        <w:pStyle w:val="1A1"/>
        <w:spacing w:line="230" w:lineRule="auto"/>
        <w:ind w:right="-29"/>
        <w:jc w:val="both"/>
        <w:rPr>
          <w:sz w:val="22"/>
          <w:szCs w:val="22"/>
        </w:rPr>
      </w:pPr>
      <w:r w:rsidRPr="009A0AC7">
        <w:rPr>
          <w:sz w:val="22"/>
          <w:szCs w:val="22"/>
        </w:rPr>
        <w:t>1.</w:t>
      </w:r>
      <w:r w:rsidRPr="009A0AC7">
        <w:rPr>
          <w:sz w:val="22"/>
          <w:szCs w:val="22"/>
        </w:rPr>
        <w:tab/>
        <w:t>C.</w:t>
      </w:r>
      <w:r w:rsidRPr="009A0AC7">
        <w:rPr>
          <w:sz w:val="22"/>
          <w:szCs w:val="22"/>
        </w:rPr>
        <w:tab/>
        <w:t>2.</w:t>
      </w:r>
      <w:r w:rsidRPr="009A0AC7">
        <w:rPr>
          <w:sz w:val="22"/>
          <w:szCs w:val="22"/>
        </w:rPr>
        <w:tab/>
        <w:t>Metal alloys, metal alloy powder and alloyed materials, as follows:</w:t>
      </w:r>
    </w:p>
    <w:p w14:paraId="4E2B56B2" w14:textId="77777777" w:rsidR="00972BDC" w:rsidRPr="009A0AC7" w:rsidRDefault="00CA6BC6" w:rsidP="00E50CE8">
      <w:pPr>
        <w:pStyle w:val="1A1note1"/>
        <w:spacing w:before="60"/>
        <w:ind w:left="1922" w:right="-28" w:hanging="799"/>
        <w:jc w:val="both"/>
        <w:rPr>
          <w:i/>
          <w:sz w:val="22"/>
          <w:szCs w:val="22"/>
        </w:rPr>
      </w:pPr>
      <w:r w:rsidRPr="009A0AC7">
        <w:rPr>
          <w:i/>
          <w:sz w:val="22"/>
          <w:szCs w:val="22"/>
          <w:u w:val="single"/>
        </w:rPr>
        <w:t>Note</w:t>
      </w:r>
      <w:r w:rsidRPr="009A0AC7">
        <w:rPr>
          <w:i/>
          <w:sz w:val="22"/>
          <w:szCs w:val="22"/>
        </w:rPr>
        <w:tab/>
        <w:t>1.C.2. does not apply to metal alloys, metal alloy powder and</w:t>
      </w:r>
      <w:r w:rsidRPr="009A0AC7">
        <w:rPr>
          <w:b/>
          <w:i/>
          <w:sz w:val="22"/>
          <w:szCs w:val="22"/>
        </w:rPr>
        <w:t xml:space="preserve"> </w:t>
      </w:r>
      <w:r w:rsidRPr="009A0AC7">
        <w:rPr>
          <w:i/>
          <w:sz w:val="22"/>
          <w:szCs w:val="22"/>
        </w:rPr>
        <w:t xml:space="preserve">alloyed materials, </w:t>
      </w:r>
      <w:r w:rsidR="002D18C7" w:rsidRPr="009A0AC7">
        <w:rPr>
          <w:i/>
          <w:sz w:val="22"/>
          <w:szCs w:val="22"/>
        </w:rPr>
        <w:t>specially formulated for coating purposes</w:t>
      </w:r>
      <w:r w:rsidRPr="009A0AC7">
        <w:rPr>
          <w:i/>
          <w:sz w:val="22"/>
          <w:szCs w:val="22"/>
        </w:rPr>
        <w:t>.</w:t>
      </w:r>
    </w:p>
    <w:p w14:paraId="6FA9CB8B" w14:textId="77777777" w:rsidR="00930166" w:rsidRPr="009A0AC7" w:rsidRDefault="00CA6BC6" w:rsidP="00930166">
      <w:pPr>
        <w:pStyle w:val="1A1note1"/>
        <w:spacing w:before="60"/>
        <w:ind w:left="1922" w:hanging="799"/>
        <w:rPr>
          <w:i/>
          <w:sz w:val="22"/>
          <w:szCs w:val="22"/>
          <w:u w:val="single"/>
        </w:rPr>
      </w:pPr>
      <w:r w:rsidRPr="009A0AC7">
        <w:rPr>
          <w:i/>
          <w:sz w:val="22"/>
          <w:szCs w:val="22"/>
          <w:u w:val="single"/>
        </w:rPr>
        <w:t>Technical Note</w:t>
      </w:r>
    </w:p>
    <w:p w14:paraId="5FF28E60" w14:textId="77777777" w:rsidR="00CA6BC6" w:rsidRPr="009A0AC7" w:rsidRDefault="00930166" w:rsidP="0008163A">
      <w:pPr>
        <w:pStyle w:val="1A1note1"/>
        <w:ind w:left="1123" w:firstLine="0"/>
        <w:jc w:val="both"/>
        <w:rPr>
          <w:i/>
          <w:sz w:val="22"/>
          <w:szCs w:val="22"/>
        </w:rPr>
      </w:pPr>
      <w:r w:rsidRPr="009A0AC7">
        <w:rPr>
          <w:i/>
          <w:sz w:val="22"/>
          <w:szCs w:val="22"/>
        </w:rPr>
        <w:t xml:space="preserve">For the purposes of 1.C.2., </w:t>
      </w:r>
      <w:r w:rsidR="00CA6BC6" w:rsidRPr="009A0AC7">
        <w:rPr>
          <w:i/>
          <w:sz w:val="22"/>
          <w:szCs w:val="22"/>
        </w:rPr>
        <w:t>metal alloys are those containing a higher percentage</w:t>
      </w:r>
      <w:r w:rsidRPr="009A0AC7">
        <w:rPr>
          <w:i/>
          <w:sz w:val="22"/>
          <w:szCs w:val="22"/>
        </w:rPr>
        <w:t xml:space="preserve"> </w:t>
      </w:r>
      <w:r w:rsidR="00CA6BC6" w:rsidRPr="009A0AC7">
        <w:rPr>
          <w:i/>
          <w:sz w:val="22"/>
          <w:szCs w:val="22"/>
        </w:rPr>
        <w:t>by weight of the stated metal than of any other element.</w:t>
      </w:r>
    </w:p>
    <w:p w14:paraId="774CF4E1" w14:textId="77777777" w:rsidR="00E50CE8" w:rsidRPr="009A0AC7" w:rsidRDefault="00E50CE8" w:rsidP="00930166">
      <w:pPr>
        <w:pStyle w:val="1A1note1"/>
        <w:ind w:left="1123" w:firstLine="0"/>
        <w:rPr>
          <w:i/>
          <w:sz w:val="22"/>
          <w:szCs w:val="22"/>
        </w:rPr>
      </w:pPr>
    </w:p>
    <w:p w14:paraId="5E5B4D2E" w14:textId="77777777" w:rsidR="00E50CE8" w:rsidRPr="009A0AC7" w:rsidRDefault="00E50CE8" w:rsidP="00930166">
      <w:pPr>
        <w:pStyle w:val="1A1note1"/>
        <w:ind w:left="1123" w:firstLine="0"/>
        <w:rPr>
          <w:i/>
          <w:sz w:val="22"/>
          <w:szCs w:val="22"/>
        </w:rPr>
      </w:pPr>
    </w:p>
    <w:p w14:paraId="6FACB7D9" w14:textId="77777777" w:rsidR="00CA6BC6" w:rsidRPr="009A0AC7" w:rsidRDefault="00CA6BC6">
      <w:pPr>
        <w:pStyle w:val="1A1a"/>
        <w:spacing w:line="230" w:lineRule="auto"/>
        <w:ind w:right="-29"/>
        <w:jc w:val="both"/>
        <w:rPr>
          <w:sz w:val="22"/>
          <w:szCs w:val="22"/>
        </w:rPr>
      </w:pPr>
      <w:r w:rsidRPr="009A0AC7">
        <w:rPr>
          <w:sz w:val="22"/>
          <w:szCs w:val="22"/>
        </w:rPr>
        <w:lastRenderedPageBreak/>
        <w:t>1.</w:t>
      </w:r>
      <w:r w:rsidRPr="009A0AC7">
        <w:rPr>
          <w:sz w:val="22"/>
          <w:szCs w:val="22"/>
        </w:rPr>
        <w:tab/>
        <w:t>C.</w:t>
      </w:r>
      <w:r w:rsidRPr="009A0AC7">
        <w:rPr>
          <w:sz w:val="22"/>
          <w:szCs w:val="22"/>
        </w:rPr>
        <w:tab/>
        <w:t>2.</w:t>
      </w:r>
      <w:r w:rsidRPr="009A0AC7">
        <w:rPr>
          <w:sz w:val="22"/>
          <w:szCs w:val="22"/>
        </w:rPr>
        <w:tab/>
        <w:t>a.</w:t>
      </w:r>
      <w:r w:rsidRPr="009A0AC7">
        <w:rPr>
          <w:sz w:val="22"/>
          <w:szCs w:val="22"/>
        </w:rPr>
        <w:tab/>
        <w:t>Aluminides, as follows:</w:t>
      </w:r>
    </w:p>
    <w:p w14:paraId="5015ED60" w14:textId="77777777" w:rsidR="00CA6BC6" w:rsidRPr="009A0AC7" w:rsidRDefault="00CA6BC6">
      <w:pPr>
        <w:pStyle w:val="1A1a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Nickel aluminides containing a minimum of 15% by weight aluminium, a maximum of 38% by weight aluminium and at least one additional alloying element;</w:t>
      </w:r>
    </w:p>
    <w:p w14:paraId="74406B4A" w14:textId="77777777" w:rsidR="00CA6BC6" w:rsidRPr="009A0AC7" w:rsidRDefault="00CA6BC6">
      <w:pPr>
        <w:pStyle w:val="1A1a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Titanium aluminides containing 10% by weight or more aluminium and at least one additional alloying element;</w:t>
      </w:r>
    </w:p>
    <w:p w14:paraId="6660F9E8" w14:textId="77777777" w:rsidR="00CA6BC6" w:rsidRPr="009A0AC7" w:rsidRDefault="00CA6BC6">
      <w:pPr>
        <w:pStyle w:val="1A1a1"/>
        <w:spacing w:line="230" w:lineRule="auto"/>
        <w:ind w:right="-29"/>
        <w:jc w:val="both"/>
        <w:rPr>
          <w:sz w:val="16"/>
          <w:szCs w:val="16"/>
        </w:rPr>
      </w:pPr>
    </w:p>
    <w:p w14:paraId="31601538" w14:textId="77777777" w:rsidR="00CA6BC6" w:rsidRPr="009A0AC7" w:rsidRDefault="008B604A">
      <w:pPr>
        <w:pStyle w:val="1A1a"/>
        <w:jc w:val="both"/>
        <w:rPr>
          <w:sz w:val="22"/>
          <w:szCs w:val="22"/>
        </w:rPr>
      </w:pPr>
      <w:r w:rsidRPr="009A0AC7">
        <w:rPr>
          <w:sz w:val="22"/>
          <w:szCs w:val="22"/>
        </w:rPr>
        <w:t>1.</w:t>
      </w:r>
      <w:r w:rsidRPr="009A0AC7">
        <w:rPr>
          <w:sz w:val="22"/>
          <w:szCs w:val="22"/>
        </w:rPr>
        <w:tab/>
        <w:t>C.</w:t>
      </w:r>
      <w:r w:rsidRPr="009A0AC7">
        <w:rPr>
          <w:sz w:val="22"/>
          <w:szCs w:val="22"/>
        </w:rPr>
        <w:tab/>
        <w:t>2.</w:t>
      </w:r>
      <w:r w:rsidRPr="009A0AC7">
        <w:rPr>
          <w:sz w:val="22"/>
          <w:szCs w:val="22"/>
        </w:rPr>
        <w:tab/>
      </w:r>
      <w:r w:rsidR="00CA6BC6" w:rsidRPr="009A0AC7">
        <w:rPr>
          <w:sz w:val="22"/>
          <w:szCs w:val="22"/>
        </w:rPr>
        <w:t>b.</w:t>
      </w:r>
      <w:r w:rsidR="00CA6BC6" w:rsidRPr="009A0AC7">
        <w:rPr>
          <w:sz w:val="22"/>
          <w:szCs w:val="22"/>
        </w:rPr>
        <w:tab/>
        <w:t xml:space="preserve">Metal alloys, as follows, made from the powder or particulate material specified </w:t>
      </w:r>
      <w:r w:rsidR="00F90E90" w:rsidRPr="009A0AC7">
        <w:rPr>
          <w:sz w:val="22"/>
          <w:szCs w:val="22"/>
        </w:rPr>
        <w:t>in</w:t>
      </w:r>
      <w:r w:rsidR="00CA6BC6" w:rsidRPr="009A0AC7">
        <w:rPr>
          <w:sz w:val="22"/>
          <w:szCs w:val="22"/>
        </w:rPr>
        <w:t xml:space="preserve"> 1.C.2.c.:</w:t>
      </w:r>
    </w:p>
    <w:p w14:paraId="4E1ADA50" w14:textId="77777777" w:rsidR="00CA6BC6" w:rsidRPr="009A0AC7" w:rsidRDefault="00CA6BC6">
      <w:pPr>
        <w:pStyle w:val="1A1a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Nickel alloys having any of the following:</w:t>
      </w:r>
    </w:p>
    <w:p w14:paraId="77360826" w14:textId="77777777" w:rsidR="00CA6BC6" w:rsidRPr="009A0AC7" w:rsidRDefault="00CA6BC6">
      <w:pPr>
        <w:pStyle w:val="1A1a1a"/>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A 'stress-rupture life' of 10,000 hours or longer at 923 K (650°C) at a stress of 676</w:t>
      </w:r>
      <w:r w:rsidRPr="009A0AC7">
        <w:rPr>
          <w:b/>
          <w:sz w:val="22"/>
          <w:szCs w:val="22"/>
        </w:rPr>
        <w:t xml:space="preserve"> </w:t>
      </w:r>
      <w:r w:rsidRPr="009A0AC7">
        <w:rPr>
          <w:sz w:val="22"/>
          <w:szCs w:val="22"/>
        </w:rPr>
        <w:t xml:space="preserve">MPa; </w:t>
      </w:r>
      <w:r w:rsidRPr="009A0AC7">
        <w:rPr>
          <w:sz w:val="22"/>
          <w:szCs w:val="22"/>
          <w:u w:val="single"/>
        </w:rPr>
        <w:t>or</w:t>
      </w:r>
    </w:p>
    <w:p w14:paraId="6EE398E1" w14:textId="77777777" w:rsidR="00CA6BC6" w:rsidRPr="009A0AC7" w:rsidRDefault="00CA6BC6">
      <w:pPr>
        <w:pStyle w:val="1A1a1a"/>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A 'low cycle fatigue life' of 10,000 cycles or more at 823 K (550°C) at a maximum stress of 1,095</w:t>
      </w:r>
      <w:r w:rsidRPr="009A0AC7">
        <w:rPr>
          <w:b/>
          <w:sz w:val="22"/>
          <w:szCs w:val="22"/>
        </w:rPr>
        <w:t xml:space="preserve"> </w:t>
      </w:r>
      <w:r w:rsidRPr="009A0AC7">
        <w:rPr>
          <w:sz w:val="22"/>
          <w:szCs w:val="22"/>
        </w:rPr>
        <w:t>MPa;</w:t>
      </w:r>
    </w:p>
    <w:p w14:paraId="2C6CF257" w14:textId="77777777" w:rsidR="00CA6BC6" w:rsidRPr="009A0AC7" w:rsidRDefault="00B26BB0" w:rsidP="00073691">
      <w:pPr>
        <w:pStyle w:val="1A1a1"/>
        <w:spacing w:before="60"/>
        <w:ind w:left="2064" w:hanging="2041"/>
        <w:jc w:val="both"/>
        <w:rPr>
          <w:sz w:val="22"/>
          <w:szCs w:val="22"/>
        </w:rPr>
      </w:pPr>
      <w:r w:rsidRPr="009A0AC7">
        <w:rPr>
          <w:sz w:val="22"/>
          <w:szCs w:val="22"/>
        </w:rPr>
        <w:tab/>
      </w:r>
      <w:r w:rsidRPr="009A0AC7">
        <w:rPr>
          <w:sz w:val="22"/>
          <w:szCs w:val="22"/>
        </w:rPr>
        <w:tab/>
      </w:r>
      <w:r w:rsidRPr="009A0AC7">
        <w:rPr>
          <w:sz w:val="22"/>
          <w:szCs w:val="22"/>
        </w:rPr>
        <w:tab/>
      </w:r>
      <w:r w:rsidR="005142F9" w:rsidRPr="009A0AC7">
        <w:rPr>
          <w:sz w:val="22"/>
          <w:szCs w:val="22"/>
        </w:rPr>
        <w:tab/>
      </w:r>
      <w:r w:rsidR="00CA6BC6" w:rsidRPr="009A0AC7">
        <w:rPr>
          <w:sz w:val="22"/>
          <w:szCs w:val="22"/>
        </w:rPr>
        <w:t>2.</w:t>
      </w:r>
      <w:r w:rsidR="00CA6BC6" w:rsidRPr="009A0AC7">
        <w:rPr>
          <w:sz w:val="22"/>
          <w:szCs w:val="22"/>
        </w:rPr>
        <w:tab/>
        <w:t>Niobium alloys having any of the following:</w:t>
      </w:r>
    </w:p>
    <w:p w14:paraId="6A99BE28" w14:textId="77777777" w:rsidR="00CA6BC6" w:rsidRPr="009A0AC7" w:rsidRDefault="00CA6BC6">
      <w:pPr>
        <w:pStyle w:val="1A1a1a"/>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 xml:space="preserve">A 'stress-rupture life' of 10,000 hours or longer at 1,073 K (800°C) at a stress of 400 MPa; </w:t>
      </w:r>
      <w:r w:rsidRPr="009A0AC7">
        <w:rPr>
          <w:sz w:val="22"/>
          <w:szCs w:val="22"/>
          <w:u w:val="single"/>
        </w:rPr>
        <w:t>or</w:t>
      </w:r>
    </w:p>
    <w:p w14:paraId="2720FA78" w14:textId="77777777" w:rsidR="00CA6BC6" w:rsidRPr="009A0AC7" w:rsidRDefault="00CA6BC6">
      <w:pPr>
        <w:pStyle w:val="1A1a1a"/>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A 'low cycle fatigue life' of 10,000 cycles or more at 973 K (700°C) at a maximum stress of 700 MPa;</w:t>
      </w:r>
    </w:p>
    <w:p w14:paraId="3735A3B0" w14:textId="77777777" w:rsidR="00CA6BC6" w:rsidRPr="009A0AC7" w:rsidRDefault="00901248" w:rsidP="00073691">
      <w:pPr>
        <w:pStyle w:val="1A1a1"/>
        <w:spacing w:before="60"/>
        <w:ind w:left="2064" w:hanging="2041"/>
        <w:rPr>
          <w:sz w:val="22"/>
          <w:szCs w:val="22"/>
        </w:rPr>
      </w:pPr>
      <w:r w:rsidRPr="009A0AC7">
        <w:rPr>
          <w:sz w:val="22"/>
          <w:szCs w:val="22"/>
        </w:rPr>
        <w:tab/>
      </w:r>
      <w:r w:rsidRPr="009A0AC7">
        <w:rPr>
          <w:sz w:val="22"/>
          <w:szCs w:val="22"/>
        </w:rPr>
        <w:tab/>
      </w:r>
      <w:r w:rsidR="008B604A" w:rsidRPr="009A0AC7">
        <w:rPr>
          <w:sz w:val="22"/>
          <w:szCs w:val="22"/>
        </w:rPr>
        <w:tab/>
      </w:r>
      <w:r w:rsidR="00CA6BC6" w:rsidRPr="009A0AC7">
        <w:rPr>
          <w:sz w:val="22"/>
          <w:szCs w:val="22"/>
        </w:rPr>
        <w:tab/>
        <w:t>3.</w:t>
      </w:r>
      <w:r w:rsidR="00CA6BC6" w:rsidRPr="009A0AC7">
        <w:rPr>
          <w:sz w:val="22"/>
          <w:szCs w:val="22"/>
        </w:rPr>
        <w:tab/>
        <w:t>Titanium alloys having any of the following:</w:t>
      </w:r>
    </w:p>
    <w:p w14:paraId="1FD56577" w14:textId="77777777" w:rsidR="00CA6BC6" w:rsidRPr="009A0AC7" w:rsidRDefault="00CA6BC6">
      <w:pPr>
        <w:pStyle w:val="1A1a1a"/>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 xml:space="preserve">A 'stress-rupture life' of 10,000 hours or longer at 723 K (450°C) at a stress of 200 MPa; </w:t>
      </w:r>
      <w:r w:rsidRPr="009A0AC7">
        <w:rPr>
          <w:sz w:val="22"/>
          <w:szCs w:val="22"/>
          <w:u w:val="single"/>
        </w:rPr>
        <w:t>or</w:t>
      </w:r>
    </w:p>
    <w:p w14:paraId="58A2477E" w14:textId="77777777" w:rsidR="00CA6BC6" w:rsidRPr="009A0AC7" w:rsidRDefault="00CA6BC6">
      <w:pPr>
        <w:pStyle w:val="1A1a1a"/>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A 'low cycle fatigue life' of 10,000 cycles or more at 723 K (450°C) at a maximum stress of 400 MPa;</w:t>
      </w:r>
    </w:p>
    <w:p w14:paraId="649D8EA1" w14:textId="77777777" w:rsidR="00CA6BC6" w:rsidRPr="009A0AC7" w:rsidRDefault="008B604A" w:rsidP="00073691">
      <w:pPr>
        <w:pStyle w:val="1A1a1"/>
        <w:spacing w:before="60"/>
        <w:ind w:left="2064" w:hanging="2041"/>
        <w:jc w:val="both"/>
        <w:rPr>
          <w:sz w:val="22"/>
          <w:szCs w:val="22"/>
        </w:rPr>
      </w:pPr>
      <w:r w:rsidRPr="009A0AC7">
        <w:rPr>
          <w:sz w:val="22"/>
          <w:szCs w:val="22"/>
        </w:rPr>
        <w:tab/>
      </w:r>
      <w:r w:rsidRPr="009A0AC7">
        <w:rPr>
          <w:sz w:val="22"/>
          <w:szCs w:val="22"/>
        </w:rPr>
        <w:tab/>
      </w:r>
      <w:r w:rsidR="006F795E" w:rsidRPr="009A0AC7">
        <w:rPr>
          <w:sz w:val="22"/>
          <w:szCs w:val="22"/>
        </w:rPr>
        <w:tab/>
      </w:r>
      <w:r w:rsidR="00CA6BC6" w:rsidRPr="009A0AC7">
        <w:rPr>
          <w:sz w:val="22"/>
          <w:szCs w:val="22"/>
        </w:rPr>
        <w:tab/>
        <w:t>4.</w:t>
      </w:r>
      <w:r w:rsidR="00CA6BC6" w:rsidRPr="009A0AC7">
        <w:rPr>
          <w:sz w:val="22"/>
          <w:szCs w:val="22"/>
        </w:rPr>
        <w:tab/>
        <w:t>Aluminium alloys having any of the following:</w:t>
      </w:r>
    </w:p>
    <w:p w14:paraId="0B7598DF" w14:textId="77777777" w:rsidR="00CA6BC6" w:rsidRPr="009A0AC7" w:rsidRDefault="00CA6BC6">
      <w:pPr>
        <w:pStyle w:val="1A1a1a"/>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 xml:space="preserve">A tensile strength of 240 MPa or more at 473 K (200°C); </w:t>
      </w:r>
      <w:r w:rsidRPr="009A0AC7">
        <w:rPr>
          <w:sz w:val="22"/>
          <w:szCs w:val="22"/>
          <w:u w:val="single"/>
        </w:rPr>
        <w:t>or</w:t>
      </w:r>
    </w:p>
    <w:p w14:paraId="39766972" w14:textId="77777777" w:rsidR="00CA6BC6" w:rsidRPr="009A0AC7" w:rsidRDefault="00CA6BC6">
      <w:pPr>
        <w:pStyle w:val="1A1a1a"/>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A tensile strength of 415 MPa or more at 298 K (25°C);</w:t>
      </w:r>
    </w:p>
    <w:p w14:paraId="0EB80A5E" w14:textId="77777777" w:rsidR="00CA6BC6" w:rsidRPr="009A0AC7" w:rsidRDefault="00CA6BC6" w:rsidP="00073691">
      <w:pPr>
        <w:pStyle w:val="1A1a1"/>
        <w:spacing w:before="60"/>
        <w:ind w:left="2064" w:hanging="204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5.</w:t>
      </w:r>
      <w:r w:rsidRPr="009A0AC7">
        <w:rPr>
          <w:sz w:val="22"/>
          <w:szCs w:val="22"/>
        </w:rPr>
        <w:tab/>
        <w:t>Magnesium alloys having all of the following:</w:t>
      </w:r>
    </w:p>
    <w:p w14:paraId="4572645B" w14:textId="77777777" w:rsidR="00CA6BC6" w:rsidRPr="009A0AC7" w:rsidRDefault="00CA6BC6">
      <w:pPr>
        <w:pStyle w:val="1A1a1a"/>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 xml:space="preserve">A tensile strength of 345 MPa or more; </w:t>
      </w:r>
      <w:r w:rsidRPr="009A0AC7">
        <w:rPr>
          <w:sz w:val="22"/>
          <w:szCs w:val="22"/>
          <w:u w:val="single"/>
        </w:rPr>
        <w:t>and</w:t>
      </w:r>
      <w:r w:rsidRPr="009A0AC7">
        <w:rPr>
          <w:sz w:val="22"/>
          <w:szCs w:val="22"/>
        </w:rPr>
        <w:t xml:space="preserve"> </w:t>
      </w:r>
    </w:p>
    <w:p w14:paraId="5080D757" w14:textId="77777777" w:rsidR="00CA6BC6" w:rsidRPr="009A0AC7" w:rsidRDefault="00CA6BC6" w:rsidP="0072095A">
      <w:pPr>
        <w:pStyle w:val="1A1a1a"/>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A corrosion rate of less than 1 mm/year in 3% sodium chloride aqueous solution measured in accordance with ASTM standard G-31 or national equivalents;</w:t>
      </w:r>
    </w:p>
    <w:p w14:paraId="79D20E1A" w14:textId="77777777" w:rsidR="00ED60FF" w:rsidRPr="009A0AC7" w:rsidRDefault="00ED60FF" w:rsidP="00A04DA7">
      <w:pPr>
        <w:pStyle w:val="1A1note1"/>
        <w:spacing w:before="120"/>
        <w:ind w:left="1933" w:hanging="799"/>
        <w:rPr>
          <w:i/>
          <w:sz w:val="22"/>
          <w:szCs w:val="22"/>
          <w:u w:val="single"/>
        </w:rPr>
      </w:pPr>
      <w:r w:rsidRPr="009A0AC7">
        <w:rPr>
          <w:i/>
          <w:sz w:val="22"/>
          <w:szCs w:val="22"/>
          <w:u w:val="single"/>
        </w:rPr>
        <w:t>Technical Notes</w:t>
      </w:r>
    </w:p>
    <w:p w14:paraId="0A73F20F" w14:textId="77777777" w:rsidR="00ED60FF" w:rsidRPr="009A0AC7" w:rsidRDefault="00ED60FF" w:rsidP="00A04DA7">
      <w:pPr>
        <w:pStyle w:val="1A1note1"/>
        <w:ind w:left="1933" w:hanging="799"/>
        <w:rPr>
          <w:i/>
          <w:sz w:val="22"/>
          <w:szCs w:val="22"/>
          <w:u w:val="single"/>
        </w:rPr>
      </w:pPr>
      <w:r w:rsidRPr="009A0AC7">
        <w:rPr>
          <w:i/>
          <w:sz w:val="22"/>
          <w:szCs w:val="22"/>
        </w:rPr>
        <w:t>For the purposes of 1.C.2.b.:</w:t>
      </w:r>
    </w:p>
    <w:p w14:paraId="1D19F19C" w14:textId="77777777" w:rsidR="00ED60FF" w:rsidRPr="009A0AC7" w:rsidRDefault="00ED60FF" w:rsidP="00ED60FF">
      <w:pPr>
        <w:pStyle w:val="1A1a"/>
        <w:tabs>
          <w:tab w:val="clear" w:pos="1179"/>
          <w:tab w:val="left" w:pos="1120"/>
        </w:tabs>
        <w:ind w:left="1554" w:hanging="1554"/>
        <w:jc w:val="both"/>
        <w:rPr>
          <w:i/>
          <w:sz w:val="22"/>
          <w:szCs w:val="22"/>
        </w:rPr>
      </w:pPr>
      <w:r w:rsidRPr="009A0AC7">
        <w:rPr>
          <w:i/>
          <w:sz w:val="22"/>
          <w:szCs w:val="22"/>
        </w:rPr>
        <w:tab/>
      </w:r>
      <w:r w:rsidRPr="009A0AC7">
        <w:rPr>
          <w:i/>
          <w:sz w:val="22"/>
          <w:szCs w:val="22"/>
        </w:rPr>
        <w:tab/>
      </w:r>
      <w:r w:rsidRPr="009A0AC7">
        <w:rPr>
          <w:i/>
          <w:sz w:val="22"/>
          <w:szCs w:val="22"/>
        </w:rPr>
        <w:tab/>
        <w:t>1.</w:t>
      </w:r>
      <w:r w:rsidRPr="009A0AC7">
        <w:rPr>
          <w:i/>
          <w:sz w:val="22"/>
          <w:szCs w:val="22"/>
        </w:rPr>
        <w:tab/>
        <w:t>'Stress-rupture life' should be measured in accordance with ASTM standard E-139 or national equivalents.</w:t>
      </w:r>
    </w:p>
    <w:p w14:paraId="07569E14" w14:textId="77777777" w:rsidR="00ED60FF" w:rsidRPr="009A0AC7" w:rsidRDefault="00ED60FF" w:rsidP="00B60731">
      <w:pPr>
        <w:pStyle w:val="1A1a"/>
        <w:tabs>
          <w:tab w:val="clear" w:pos="1179"/>
          <w:tab w:val="left" w:pos="1106"/>
        </w:tabs>
        <w:ind w:left="1554" w:hanging="1554"/>
        <w:jc w:val="both"/>
        <w:rPr>
          <w:b/>
          <w:bCs/>
          <w:i/>
          <w:sz w:val="22"/>
          <w:szCs w:val="22"/>
        </w:rPr>
      </w:pPr>
      <w:r w:rsidRPr="009A0AC7">
        <w:rPr>
          <w:i/>
          <w:sz w:val="22"/>
          <w:szCs w:val="22"/>
        </w:rPr>
        <w:tab/>
      </w:r>
      <w:r w:rsidRPr="009A0AC7">
        <w:rPr>
          <w:i/>
          <w:sz w:val="22"/>
          <w:szCs w:val="22"/>
        </w:rPr>
        <w:tab/>
      </w:r>
      <w:r w:rsidRPr="009A0AC7">
        <w:rPr>
          <w:i/>
          <w:sz w:val="22"/>
          <w:szCs w:val="22"/>
        </w:rPr>
        <w:tab/>
        <w:t>2.</w:t>
      </w:r>
      <w:r w:rsidRPr="009A0AC7">
        <w:rPr>
          <w:i/>
          <w:sz w:val="22"/>
          <w:szCs w:val="22"/>
        </w:rPr>
        <w:tab/>
        <w:t>'Low cycle fatigue life' should be measured in accordance with ASTM Standard E-606 'Recommended Practice for Constant-Amplitude Low-Cycle Fatigue Testing' or national equivalents. Testing should be axial with an average stress ratio equal to 1 and a stress-concentration factor (K</w:t>
      </w:r>
      <w:r w:rsidRPr="009A0AC7">
        <w:rPr>
          <w:i/>
          <w:position w:val="-4"/>
          <w:sz w:val="22"/>
          <w:szCs w:val="22"/>
        </w:rPr>
        <w:t>t</w:t>
      </w:r>
      <w:r w:rsidRPr="009A0AC7">
        <w:rPr>
          <w:i/>
          <w:sz w:val="22"/>
          <w:szCs w:val="22"/>
        </w:rPr>
        <w:t>) equal to 1. The average stress ratio is defined as maximum stress minus minimum stress divided by maximum stress.</w:t>
      </w:r>
    </w:p>
    <w:p w14:paraId="20FB25C8" w14:textId="77777777" w:rsidR="00CA6BC6" w:rsidRPr="009A0AC7" w:rsidRDefault="00CA6BC6">
      <w:pPr>
        <w:pStyle w:val="1A1a1a"/>
        <w:rPr>
          <w:sz w:val="16"/>
          <w:szCs w:val="16"/>
        </w:rPr>
      </w:pPr>
    </w:p>
    <w:p w14:paraId="5DE52C31" w14:textId="77777777" w:rsidR="00CA6BC6" w:rsidRPr="009A0AC7" w:rsidRDefault="00CA6BC6">
      <w:pPr>
        <w:pStyle w:val="1A1a"/>
        <w:spacing w:line="230" w:lineRule="auto"/>
        <w:ind w:right="-29"/>
        <w:jc w:val="both"/>
        <w:rPr>
          <w:sz w:val="22"/>
          <w:szCs w:val="22"/>
        </w:rPr>
      </w:pPr>
      <w:r w:rsidRPr="009A0AC7">
        <w:rPr>
          <w:sz w:val="22"/>
          <w:szCs w:val="22"/>
        </w:rPr>
        <w:t>1.</w:t>
      </w:r>
      <w:r w:rsidRPr="009A0AC7">
        <w:rPr>
          <w:sz w:val="22"/>
          <w:szCs w:val="22"/>
        </w:rPr>
        <w:tab/>
        <w:t>C.</w:t>
      </w:r>
      <w:r w:rsidRPr="009A0AC7">
        <w:rPr>
          <w:sz w:val="22"/>
          <w:szCs w:val="22"/>
        </w:rPr>
        <w:tab/>
        <w:t>2.</w:t>
      </w:r>
      <w:r w:rsidRPr="009A0AC7">
        <w:rPr>
          <w:sz w:val="22"/>
          <w:szCs w:val="22"/>
        </w:rPr>
        <w:tab/>
        <w:t>c.</w:t>
      </w:r>
      <w:r w:rsidRPr="009A0AC7">
        <w:rPr>
          <w:sz w:val="22"/>
          <w:szCs w:val="22"/>
        </w:rPr>
        <w:tab/>
        <w:t>Metal alloy powder or particulate material, having all of the following:</w:t>
      </w:r>
    </w:p>
    <w:p w14:paraId="3BDD3908" w14:textId="77777777" w:rsidR="00CA6BC6" w:rsidRPr="009A0AC7" w:rsidRDefault="00CA6BC6">
      <w:pPr>
        <w:pStyle w:val="1A1a1"/>
        <w:spacing w:before="100" w:line="230" w:lineRule="auto"/>
        <w:ind w:left="2064" w:right="-28" w:hanging="204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Made from any of the following composition systems:</w:t>
      </w:r>
    </w:p>
    <w:p w14:paraId="30E1AA98" w14:textId="77777777" w:rsidR="00CA6BC6" w:rsidRPr="009A0AC7" w:rsidRDefault="00CA6BC6">
      <w:pPr>
        <w:pStyle w:val="1A1a1note1"/>
        <w:spacing w:line="230" w:lineRule="auto"/>
        <w:ind w:right="-29"/>
        <w:jc w:val="both"/>
        <w:rPr>
          <w:i/>
          <w:sz w:val="22"/>
          <w:szCs w:val="22"/>
        </w:rPr>
      </w:pPr>
      <w:r w:rsidRPr="009A0AC7">
        <w:rPr>
          <w:i/>
          <w:sz w:val="22"/>
          <w:szCs w:val="22"/>
          <w:u w:val="single"/>
        </w:rPr>
        <w:t>Technical Note</w:t>
      </w:r>
    </w:p>
    <w:p w14:paraId="5C5A5605" w14:textId="77777777" w:rsidR="00CA6BC6" w:rsidRPr="009A0AC7" w:rsidRDefault="00CA6BC6">
      <w:pPr>
        <w:pStyle w:val="1A1a1a"/>
        <w:spacing w:line="230" w:lineRule="auto"/>
        <w:ind w:left="2060" w:right="-29" w:hanging="2060"/>
        <w:jc w:val="both"/>
        <w:rPr>
          <w:i/>
          <w:sz w:val="22"/>
          <w:szCs w:val="22"/>
        </w:rPr>
      </w:pP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rPr>
        <w:tab/>
      </w:r>
      <w:r w:rsidR="00276674" w:rsidRPr="009A0AC7">
        <w:rPr>
          <w:i/>
          <w:sz w:val="22"/>
          <w:szCs w:val="22"/>
        </w:rPr>
        <w:t xml:space="preserve">For the purposes of 1.C.2.c.1., </w:t>
      </w:r>
      <w:r w:rsidRPr="009A0AC7">
        <w:rPr>
          <w:i/>
          <w:sz w:val="22"/>
          <w:szCs w:val="22"/>
        </w:rPr>
        <w:t>X equals one or more alloying elements.</w:t>
      </w:r>
    </w:p>
    <w:p w14:paraId="10A2DEA1" w14:textId="77777777" w:rsidR="00DD419F" w:rsidRPr="009A0AC7" w:rsidRDefault="00DD419F" w:rsidP="0066535A">
      <w:pPr>
        <w:pStyle w:val="1A1a1a"/>
        <w:spacing w:before="120"/>
        <w:ind w:right="-28"/>
        <w:jc w:val="both"/>
        <w:rPr>
          <w:sz w:val="22"/>
          <w:szCs w:val="22"/>
        </w:rPr>
      </w:pPr>
      <w:r w:rsidRPr="009A0AC7">
        <w:rPr>
          <w:sz w:val="22"/>
          <w:szCs w:val="22"/>
        </w:rPr>
        <w:br w:type="page"/>
      </w:r>
    </w:p>
    <w:p w14:paraId="53436DAD" w14:textId="77777777" w:rsidR="00CA6BC6" w:rsidRPr="009A0AC7" w:rsidRDefault="00DD419F" w:rsidP="00DD419F">
      <w:pPr>
        <w:pStyle w:val="1A1a1a"/>
        <w:ind w:right="-28"/>
        <w:jc w:val="both"/>
        <w:rPr>
          <w:sz w:val="22"/>
          <w:szCs w:val="22"/>
        </w:rPr>
      </w:pPr>
      <w:r w:rsidRPr="009A0AC7">
        <w:rPr>
          <w:sz w:val="22"/>
          <w:szCs w:val="22"/>
        </w:rPr>
        <w:t>1.</w:t>
      </w:r>
      <w:r w:rsidRPr="009A0AC7">
        <w:rPr>
          <w:sz w:val="22"/>
          <w:szCs w:val="22"/>
        </w:rPr>
        <w:tab/>
        <w:t>C.</w:t>
      </w:r>
      <w:r w:rsidRPr="009A0AC7">
        <w:rPr>
          <w:sz w:val="22"/>
          <w:szCs w:val="22"/>
        </w:rPr>
        <w:tab/>
        <w:t>2.</w:t>
      </w:r>
      <w:r w:rsidRPr="009A0AC7">
        <w:rPr>
          <w:sz w:val="22"/>
          <w:szCs w:val="22"/>
        </w:rPr>
        <w:tab/>
        <w:t>c.</w:t>
      </w:r>
      <w:r w:rsidRPr="009A0AC7">
        <w:rPr>
          <w:sz w:val="22"/>
          <w:szCs w:val="22"/>
        </w:rPr>
        <w:tab/>
        <w:t>1.</w:t>
      </w:r>
      <w:r w:rsidR="00CA6BC6" w:rsidRPr="009A0AC7">
        <w:rPr>
          <w:sz w:val="22"/>
          <w:szCs w:val="22"/>
        </w:rPr>
        <w:tab/>
        <w:t>a.</w:t>
      </w:r>
      <w:r w:rsidR="00CA6BC6" w:rsidRPr="009A0AC7">
        <w:rPr>
          <w:sz w:val="22"/>
          <w:szCs w:val="22"/>
        </w:rPr>
        <w:tab/>
        <w:t>Nickel alloys (Ni-Al-X, Ni-X-Al) qualified for turbine engine parts or components, i.e.</w:t>
      </w:r>
      <w:r w:rsidR="00AB7D3A" w:rsidRPr="009A0AC7">
        <w:rPr>
          <w:sz w:val="22"/>
          <w:szCs w:val="22"/>
        </w:rPr>
        <w:t>,</w:t>
      </w:r>
      <w:r w:rsidR="00CA6BC6" w:rsidRPr="009A0AC7">
        <w:rPr>
          <w:sz w:val="22"/>
          <w:szCs w:val="22"/>
        </w:rPr>
        <w:t xml:space="preserve"> with less than 3 non-metallic particles (introduced during the manufacturing process) larger than 100 µm in 10</w:t>
      </w:r>
      <w:r w:rsidR="00CA6BC6" w:rsidRPr="009A0AC7">
        <w:rPr>
          <w:sz w:val="22"/>
          <w:szCs w:val="22"/>
          <w:vertAlign w:val="superscript"/>
        </w:rPr>
        <w:t>9</w:t>
      </w:r>
      <w:r w:rsidR="00CA6BC6" w:rsidRPr="009A0AC7">
        <w:rPr>
          <w:sz w:val="22"/>
          <w:szCs w:val="22"/>
        </w:rPr>
        <w:t xml:space="preserve"> alloy particles;</w:t>
      </w:r>
    </w:p>
    <w:p w14:paraId="5CD35F9C" w14:textId="77777777" w:rsidR="00E60190" w:rsidRPr="009A0AC7" w:rsidRDefault="00E60190" w:rsidP="00E60190">
      <w:pPr>
        <w:pStyle w:val="1A1a1a"/>
        <w:spacing w:before="60" w:after="60" w:line="230" w:lineRule="auto"/>
        <w:ind w:left="3107" w:right="-28" w:hanging="567"/>
        <w:jc w:val="both"/>
        <w:rPr>
          <w:i/>
          <w:iCs/>
          <w:sz w:val="22"/>
          <w:szCs w:val="22"/>
        </w:rPr>
      </w:pPr>
      <w:r w:rsidRPr="009A0AC7">
        <w:rPr>
          <w:i/>
          <w:iCs/>
          <w:sz w:val="22"/>
          <w:szCs w:val="22"/>
          <w:u w:val="single"/>
        </w:rPr>
        <w:t>Note</w:t>
      </w:r>
      <w:r w:rsidRPr="009A0AC7">
        <w:rPr>
          <w:i/>
          <w:iCs/>
          <w:sz w:val="22"/>
          <w:szCs w:val="22"/>
        </w:rPr>
        <w:tab/>
        <w:t>1.C.2.c.1.a. includes nickel alloys qualified for aero, aero-derivative, industrial or marine gas turbine engines.</w:t>
      </w:r>
    </w:p>
    <w:p w14:paraId="3407D4BD" w14:textId="77777777" w:rsidR="00CA6BC6" w:rsidRPr="009A0AC7" w:rsidRDefault="00E60190">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00CA6BC6" w:rsidRPr="009A0AC7">
        <w:rPr>
          <w:sz w:val="22"/>
          <w:szCs w:val="22"/>
        </w:rPr>
        <w:t>b.</w:t>
      </w:r>
      <w:r w:rsidR="00CA6BC6" w:rsidRPr="009A0AC7">
        <w:rPr>
          <w:sz w:val="22"/>
          <w:szCs w:val="22"/>
        </w:rPr>
        <w:tab/>
        <w:t>Niobium alloys (Nb-Al-X or Nb-X-Al, Nb-Si-X or Nb-X-Si, Nb-Ti-X or Nb-X-Ti);</w:t>
      </w:r>
    </w:p>
    <w:p w14:paraId="2B79342C" w14:textId="77777777" w:rsidR="00CA6BC6" w:rsidRPr="009A0AC7" w:rsidRDefault="00CA6BC6">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c.</w:t>
      </w:r>
      <w:r w:rsidRPr="009A0AC7">
        <w:rPr>
          <w:sz w:val="22"/>
          <w:szCs w:val="22"/>
        </w:rPr>
        <w:tab/>
        <w:t>Titanium alloys (Ti-Al-X or Ti-X-Al);</w:t>
      </w:r>
    </w:p>
    <w:p w14:paraId="63D349D5" w14:textId="77777777" w:rsidR="00CA6BC6" w:rsidRPr="009A0AC7" w:rsidRDefault="00CA6BC6">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d.</w:t>
      </w:r>
      <w:r w:rsidRPr="009A0AC7">
        <w:rPr>
          <w:sz w:val="22"/>
          <w:szCs w:val="22"/>
        </w:rPr>
        <w:tab/>
        <w:t xml:space="preserve">Aluminium alloys (Al-Mg-X or Al-X-Mg, Al-Zn-X or Al-X-Zn, </w:t>
      </w:r>
    </w:p>
    <w:p w14:paraId="3BC46604" w14:textId="77777777" w:rsidR="00CA6BC6" w:rsidRPr="009A0AC7" w:rsidRDefault="00CA6BC6">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 xml:space="preserve">Al-Fe-X or Al-X-Fe); </w:t>
      </w:r>
      <w:r w:rsidRPr="009A0AC7">
        <w:rPr>
          <w:sz w:val="22"/>
          <w:szCs w:val="22"/>
          <w:u w:val="single"/>
        </w:rPr>
        <w:t>or</w:t>
      </w:r>
    </w:p>
    <w:p w14:paraId="788A8808" w14:textId="77777777" w:rsidR="00CA6BC6" w:rsidRPr="009A0AC7" w:rsidRDefault="00CA6BC6">
      <w:pPr>
        <w:pStyle w:val="1A1a1a"/>
        <w:spacing w:line="230" w:lineRule="auto"/>
        <w:ind w:right="-29"/>
        <w:jc w:val="both"/>
        <w:rPr>
          <w:sz w:val="22"/>
          <w:szCs w:val="22"/>
          <w:u w:val="single"/>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e.</w:t>
      </w:r>
      <w:r w:rsidRPr="009A0AC7">
        <w:rPr>
          <w:sz w:val="22"/>
          <w:szCs w:val="22"/>
        </w:rPr>
        <w:tab/>
        <w:t xml:space="preserve">Magnesium alloys (Mg-Al-X or Mg-X-Al); </w:t>
      </w:r>
    </w:p>
    <w:p w14:paraId="7591A047" w14:textId="77777777" w:rsidR="00CA6BC6" w:rsidRPr="009A0AC7" w:rsidRDefault="006F795E" w:rsidP="00364069">
      <w:pPr>
        <w:pStyle w:val="1A1a1"/>
        <w:spacing w:before="120" w:line="230" w:lineRule="auto"/>
        <w:ind w:left="2064" w:right="-28" w:hanging="2041"/>
        <w:jc w:val="both"/>
        <w:rPr>
          <w:sz w:val="22"/>
          <w:szCs w:val="22"/>
        </w:rPr>
      </w:pPr>
      <w:r w:rsidRPr="009A0AC7">
        <w:rPr>
          <w:sz w:val="22"/>
          <w:szCs w:val="22"/>
        </w:rPr>
        <w:t>1.</w:t>
      </w:r>
      <w:r w:rsidRPr="009A0AC7">
        <w:rPr>
          <w:sz w:val="22"/>
          <w:szCs w:val="22"/>
        </w:rPr>
        <w:tab/>
        <w:t>C.</w:t>
      </w:r>
      <w:r w:rsidRPr="009A0AC7">
        <w:rPr>
          <w:sz w:val="22"/>
          <w:szCs w:val="22"/>
        </w:rPr>
        <w:tab/>
        <w:t>2.</w:t>
      </w:r>
      <w:r w:rsidRPr="009A0AC7">
        <w:rPr>
          <w:sz w:val="22"/>
          <w:szCs w:val="22"/>
        </w:rPr>
        <w:tab/>
        <w:t>c.</w:t>
      </w:r>
      <w:r w:rsidRPr="009A0AC7">
        <w:rPr>
          <w:sz w:val="22"/>
          <w:szCs w:val="22"/>
        </w:rPr>
        <w:tab/>
      </w:r>
      <w:r w:rsidR="00CA6BC6" w:rsidRPr="009A0AC7">
        <w:rPr>
          <w:sz w:val="22"/>
          <w:szCs w:val="22"/>
        </w:rPr>
        <w:t>2.</w:t>
      </w:r>
      <w:r w:rsidR="00CA6BC6" w:rsidRPr="009A0AC7">
        <w:rPr>
          <w:sz w:val="22"/>
          <w:szCs w:val="22"/>
        </w:rPr>
        <w:tab/>
        <w:t>Made in a controlled environment by any of the following processes:</w:t>
      </w:r>
    </w:p>
    <w:p w14:paraId="6EBEA9EB" w14:textId="77777777" w:rsidR="00CA6BC6" w:rsidRPr="009A0AC7" w:rsidRDefault="0000735C">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w:t>
      </w:r>
      <w:r w:rsidR="00CA6BC6" w:rsidRPr="009A0AC7">
        <w:rPr>
          <w:sz w:val="22"/>
          <w:szCs w:val="22"/>
        </w:rPr>
        <w:t>Vacuum atomisation</w:t>
      </w:r>
      <w:r w:rsidRPr="009A0AC7">
        <w:rPr>
          <w:sz w:val="22"/>
          <w:szCs w:val="22"/>
        </w:rPr>
        <w:t>'</w:t>
      </w:r>
      <w:r w:rsidR="00CA6BC6" w:rsidRPr="009A0AC7">
        <w:rPr>
          <w:sz w:val="22"/>
          <w:szCs w:val="22"/>
        </w:rPr>
        <w:t>;</w:t>
      </w:r>
    </w:p>
    <w:p w14:paraId="23898C64" w14:textId="77777777" w:rsidR="00CA6BC6" w:rsidRPr="009A0AC7" w:rsidRDefault="0000735C">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w:t>
      </w:r>
      <w:r w:rsidR="00CA6BC6" w:rsidRPr="009A0AC7">
        <w:rPr>
          <w:sz w:val="22"/>
          <w:szCs w:val="22"/>
        </w:rPr>
        <w:t>Gas atomisation</w:t>
      </w:r>
      <w:r w:rsidRPr="009A0AC7">
        <w:rPr>
          <w:sz w:val="22"/>
          <w:szCs w:val="22"/>
        </w:rPr>
        <w:t>'</w:t>
      </w:r>
      <w:r w:rsidR="00CA6BC6" w:rsidRPr="009A0AC7">
        <w:rPr>
          <w:sz w:val="22"/>
          <w:szCs w:val="22"/>
        </w:rPr>
        <w:t>;</w:t>
      </w:r>
    </w:p>
    <w:p w14:paraId="6EDBA115" w14:textId="77777777" w:rsidR="00CA6BC6" w:rsidRPr="009A0AC7" w:rsidRDefault="0000735C">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c.</w:t>
      </w:r>
      <w:r w:rsidRPr="009A0AC7">
        <w:rPr>
          <w:sz w:val="22"/>
          <w:szCs w:val="22"/>
        </w:rPr>
        <w:tab/>
        <w:t>'</w:t>
      </w:r>
      <w:r w:rsidR="00CA6BC6" w:rsidRPr="009A0AC7">
        <w:rPr>
          <w:sz w:val="22"/>
          <w:szCs w:val="22"/>
        </w:rPr>
        <w:t>Rotary atomisation</w:t>
      </w:r>
      <w:r w:rsidRPr="009A0AC7">
        <w:rPr>
          <w:sz w:val="22"/>
          <w:szCs w:val="22"/>
        </w:rPr>
        <w:t>'</w:t>
      </w:r>
      <w:r w:rsidR="00CA6BC6" w:rsidRPr="009A0AC7">
        <w:rPr>
          <w:sz w:val="22"/>
          <w:szCs w:val="22"/>
        </w:rPr>
        <w:t>;</w:t>
      </w:r>
    </w:p>
    <w:p w14:paraId="7ABF8AC7" w14:textId="77777777" w:rsidR="00CA6BC6" w:rsidRPr="009A0AC7" w:rsidRDefault="0000735C">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d.</w:t>
      </w:r>
      <w:r w:rsidRPr="009A0AC7">
        <w:rPr>
          <w:sz w:val="22"/>
          <w:szCs w:val="22"/>
        </w:rPr>
        <w:tab/>
        <w:t>'</w:t>
      </w:r>
      <w:r w:rsidR="00CA6BC6" w:rsidRPr="009A0AC7">
        <w:rPr>
          <w:sz w:val="22"/>
          <w:szCs w:val="22"/>
        </w:rPr>
        <w:t>Splat quenching</w:t>
      </w:r>
      <w:r w:rsidRPr="009A0AC7">
        <w:rPr>
          <w:sz w:val="22"/>
          <w:szCs w:val="22"/>
        </w:rPr>
        <w:t>'</w:t>
      </w:r>
      <w:r w:rsidR="00CA6BC6" w:rsidRPr="009A0AC7">
        <w:rPr>
          <w:sz w:val="22"/>
          <w:szCs w:val="22"/>
        </w:rPr>
        <w:t>;</w:t>
      </w:r>
    </w:p>
    <w:p w14:paraId="213BE0B7" w14:textId="77777777" w:rsidR="00CA6BC6" w:rsidRPr="009A0AC7" w:rsidRDefault="0000735C">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e.</w:t>
      </w:r>
      <w:r w:rsidRPr="009A0AC7">
        <w:rPr>
          <w:sz w:val="22"/>
          <w:szCs w:val="22"/>
        </w:rPr>
        <w:tab/>
        <w:t>'</w:t>
      </w:r>
      <w:r w:rsidR="00CA6BC6" w:rsidRPr="009A0AC7">
        <w:rPr>
          <w:sz w:val="22"/>
          <w:szCs w:val="22"/>
        </w:rPr>
        <w:t>Melt spinning</w:t>
      </w:r>
      <w:r w:rsidRPr="009A0AC7">
        <w:rPr>
          <w:sz w:val="22"/>
          <w:szCs w:val="22"/>
        </w:rPr>
        <w:t>' and '</w:t>
      </w:r>
      <w:r w:rsidR="00CA6BC6" w:rsidRPr="009A0AC7">
        <w:rPr>
          <w:sz w:val="22"/>
          <w:szCs w:val="22"/>
        </w:rPr>
        <w:t>comminution</w:t>
      </w:r>
      <w:r w:rsidRPr="009A0AC7">
        <w:rPr>
          <w:sz w:val="22"/>
          <w:szCs w:val="22"/>
        </w:rPr>
        <w:t>'</w:t>
      </w:r>
      <w:r w:rsidR="00CA6BC6" w:rsidRPr="009A0AC7">
        <w:rPr>
          <w:sz w:val="22"/>
          <w:szCs w:val="22"/>
        </w:rPr>
        <w:t>;</w:t>
      </w:r>
    </w:p>
    <w:p w14:paraId="1128A007" w14:textId="77777777" w:rsidR="00CA6BC6" w:rsidRPr="009A0AC7" w:rsidRDefault="0000735C">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f.</w:t>
      </w:r>
      <w:r w:rsidRPr="009A0AC7">
        <w:rPr>
          <w:sz w:val="22"/>
          <w:szCs w:val="22"/>
        </w:rPr>
        <w:tab/>
        <w:t>'</w:t>
      </w:r>
      <w:r w:rsidR="00CA6BC6" w:rsidRPr="009A0AC7">
        <w:rPr>
          <w:sz w:val="22"/>
          <w:szCs w:val="22"/>
        </w:rPr>
        <w:t>Melt extraction</w:t>
      </w:r>
      <w:r w:rsidRPr="009A0AC7">
        <w:rPr>
          <w:sz w:val="22"/>
          <w:szCs w:val="22"/>
        </w:rPr>
        <w:t>' and '</w:t>
      </w:r>
      <w:r w:rsidR="00CA6BC6" w:rsidRPr="009A0AC7">
        <w:rPr>
          <w:sz w:val="22"/>
          <w:szCs w:val="22"/>
        </w:rPr>
        <w:t>comminution</w:t>
      </w:r>
      <w:r w:rsidRPr="009A0AC7">
        <w:rPr>
          <w:sz w:val="22"/>
          <w:szCs w:val="22"/>
        </w:rPr>
        <w:t>'</w:t>
      </w:r>
      <w:r w:rsidR="00CA6BC6" w:rsidRPr="009A0AC7">
        <w:rPr>
          <w:sz w:val="22"/>
          <w:szCs w:val="22"/>
        </w:rPr>
        <w:t xml:space="preserve">; </w:t>
      </w:r>
    </w:p>
    <w:p w14:paraId="5E8FF453" w14:textId="77777777" w:rsidR="00CA6BC6" w:rsidRPr="009A0AC7" w:rsidRDefault="0000735C">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g.</w:t>
      </w:r>
      <w:r w:rsidRPr="009A0AC7">
        <w:rPr>
          <w:sz w:val="22"/>
          <w:szCs w:val="22"/>
        </w:rPr>
        <w:tab/>
        <w:t>'</w:t>
      </w:r>
      <w:r w:rsidR="00CA6BC6" w:rsidRPr="009A0AC7">
        <w:rPr>
          <w:sz w:val="22"/>
          <w:szCs w:val="22"/>
        </w:rPr>
        <w:t>Mechanical alloying</w:t>
      </w:r>
      <w:r w:rsidRPr="009A0AC7">
        <w:rPr>
          <w:sz w:val="22"/>
          <w:szCs w:val="22"/>
        </w:rPr>
        <w:t>'</w:t>
      </w:r>
      <w:r w:rsidR="00CA6BC6" w:rsidRPr="009A0AC7">
        <w:rPr>
          <w:sz w:val="22"/>
          <w:szCs w:val="22"/>
        </w:rPr>
        <w:t xml:space="preserve">; </w:t>
      </w:r>
    </w:p>
    <w:p w14:paraId="539CEE71" w14:textId="77777777" w:rsidR="00D100B8" w:rsidRPr="009A0AC7" w:rsidRDefault="0000735C" w:rsidP="00D100B8">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h.</w:t>
      </w:r>
      <w:r w:rsidRPr="009A0AC7">
        <w:rPr>
          <w:sz w:val="22"/>
          <w:szCs w:val="22"/>
        </w:rPr>
        <w:tab/>
        <w:t>'</w:t>
      </w:r>
      <w:r w:rsidR="00421A16" w:rsidRPr="009A0AC7">
        <w:rPr>
          <w:sz w:val="22"/>
          <w:szCs w:val="22"/>
        </w:rPr>
        <w:t>Plasma atomisation</w:t>
      </w:r>
      <w:r w:rsidRPr="009A0AC7">
        <w:rPr>
          <w:sz w:val="22"/>
          <w:szCs w:val="22"/>
        </w:rPr>
        <w:t>'</w:t>
      </w:r>
      <w:r w:rsidR="00421A16" w:rsidRPr="009A0AC7">
        <w:rPr>
          <w:sz w:val="22"/>
          <w:szCs w:val="22"/>
        </w:rPr>
        <w:t xml:space="preserve">; </w:t>
      </w:r>
      <w:r w:rsidR="00D100B8" w:rsidRPr="009A0AC7">
        <w:rPr>
          <w:sz w:val="22"/>
          <w:szCs w:val="22"/>
          <w:u w:val="single"/>
        </w:rPr>
        <w:t>or</w:t>
      </w:r>
    </w:p>
    <w:p w14:paraId="46743A2B" w14:textId="77777777" w:rsidR="00D100B8" w:rsidRPr="009A0AC7" w:rsidRDefault="00D100B8" w:rsidP="00D100B8">
      <w:pPr>
        <w:pStyle w:val="1A1a1a"/>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i.</w:t>
      </w:r>
      <w:r w:rsidRPr="009A0AC7">
        <w:rPr>
          <w:sz w:val="22"/>
          <w:szCs w:val="22"/>
        </w:rPr>
        <w:tab/>
        <w:t xml:space="preserve">'Ultrasonic atomisation'; </w:t>
      </w:r>
      <w:r w:rsidRPr="009A0AC7">
        <w:rPr>
          <w:sz w:val="22"/>
          <w:szCs w:val="22"/>
          <w:u w:val="single"/>
        </w:rPr>
        <w:t>and</w:t>
      </w:r>
    </w:p>
    <w:p w14:paraId="73E86AA5" w14:textId="77777777" w:rsidR="00CA6BC6" w:rsidRPr="009A0AC7" w:rsidRDefault="005142F9" w:rsidP="00364069">
      <w:pPr>
        <w:pStyle w:val="1A1a1"/>
        <w:spacing w:before="120"/>
        <w:ind w:left="2064" w:hanging="2041"/>
        <w:rPr>
          <w:sz w:val="22"/>
          <w:szCs w:val="22"/>
        </w:rPr>
      </w:pPr>
      <w:r w:rsidRPr="009A0AC7">
        <w:rPr>
          <w:sz w:val="22"/>
          <w:szCs w:val="22"/>
        </w:rPr>
        <w:t>1.</w:t>
      </w:r>
      <w:r w:rsidRPr="009A0AC7">
        <w:rPr>
          <w:sz w:val="22"/>
          <w:szCs w:val="22"/>
        </w:rPr>
        <w:tab/>
        <w:t>C.</w:t>
      </w:r>
      <w:r w:rsidRPr="009A0AC7">
        <w:rPr>
          <w:sz w:val="22"/>
          <w:szCs w:val="22"/>
        </w:rPr>
        <w:tab/>
        <w:t>2.</w:t>
      </w:r>
      <w:r w:rsidRPr="009A0AC7">
        <w:rPr>
          <w:sz w:val="22"/>
          <w:szCs w:val="22"/>
        </w:rPr>
        <w:tab/>
        <w:t>c.</w:t>
      </w:r>
      <w:r w:rsidRPr="009A0AC7">
        <w:rPr>
          <w:sz w:val="22"/>
          <w:szCs w:val="22"/>
        </w:rPr>
        <w:tab/>
      </w:r>
      <w:r w:rsidR="00CA6BC6" w:rsidRPr="009A0AC7">
        <w:rPr>
          <w:sz w:val="22"/>
          <w:szCs w:val="22"/>
        </w:rPr>
        <w:t>3.</w:t>
      </w:r>
      <w:r w:rsidR="00CA6BC6" w:rsidRPr="009A0AC7">
        <w:rPr>
          <w:sz w:val="22"/>
          <w:szCs w:val="22"/>
        </w:rPr>
        <w:tab/>
        <w:t xml:space="preserve">Capable of forming materials specified </w:t>
      </w:r>
      <w:r w:rsidR="00F90E90" w:rsidRPr="009A0AC7">
        <w:rPr>
          <w:sz w:val="22"/>
          <w:szCs w:val="22"/>
        </w:rPr>
        <w:t>in</w:t>
      </w:r>
      <w:r w:rsidR="00CA6BC6" w:rsidRPr="009A0AC7">
        <w:rPr>
          <w:sz w:val="22"/>
          <w:szCs w:val="22"/>
        </w:rPr>
        <w:t xml:space="preserve"> 1.C.2.a. or 1.C.2.b.;</w:t>
      </w:r>
    </w:p>
    <w:p w14:paraId="365032C7" w14:textId="77777777" w:rsidR="00CA6BC6" w:rsidRPr="009A0AC7" w:rsidRDefault="00CA6BC6">
      <w:pPr>
        <w:pStyle w:val="1A1a1"/>
        <w:rPr>
          <w:sz w:val="16"/>
          <w:szCs w:val="16"/>
        </w:rPr>
      </w:pPr>
    </w:p>
    <w:p w14:paraId="3DB8D96E" w14:textId="77777777" w:rsidR="00CA6BC6" w:rsidRPr="009A0AC7" w:rsidRDefault="00CA6BC6">
      <w:pPr>
        <w:pStyle w:val="1A1a"/>
        <w:spacing w:line="230" w:lineRule="auto"/>
        <w:ind w:left="1584" w:right="-29" w:hanging="1584"/>
        <w:jc w:val="both"/>
        <w:rPr>
          <w:sz w:val="22"/>
          <w:szCs w:val="22"/>
        </w:rPr>
      </w:pPr>
      <w:r w:rsidRPr="009A0AC7">
        <w:rPr>
          <w:sz w:val="22"/>
          <w:szCs w:val="22"/>
        </w:rPr>
        <w:t>1.</w:t>
      </w:r>
      <w:r w:rsidRPr="009A0AC7">
        <w:rPr>
          <w:sz w:val="22"/>
          <w:szCs w:val="22"/>
        </w:rPr>
        <w:tab/>
        <w:t>C.</w:t>
      </w:r>
      <w:r w:rsidRPr="009A0AC7">
        <w:rPr>
          <w:sz w:val="22"/>
          <w:szCs w:val="22"/>
        </w:rPr>
        <w:tab/>
        <w:t>2.</w:t>
      </w:r>
      <w:r w:rsidRPr="009A0AC7">
        <w:rPr>
          <w:sz w:val="22"/>
          <w:szCs w:val="22"/>
        </w:rPr>
        <w:tab/>
        <w:t>d.</w:t>
      </w:r>
      <w:r w:rsidRPr="009A0AC7">
        <w:rPr>
          <w:sz w:val="22"/>
          <w:szCs w:val="22"/>
        </w:rPr>
        <w:tab/>
        <w:t>Alloyed materials having all of the following:</w:t>
      </w:r>
    </w:p>
    <w:p w14:paraId="777A2254" w14:textId="77777777" w:rsidR="00CA6BC6" w:rsidRPr="009A0AC7" w:rsidRDefault="00CA6BC6" w:rsidP="005142F9">
      <w:pPr>
        <w:pStyle w:val="1A1a1"/>
        <w:ind w:left="2064" w:hanging="2041"/>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Made from any of the composition systems specified </w:t>
      </w:r>
      <w:r w:rsidR="00F90E90" w:rsidRPr="009A0AC7">
        <w:rPr>
          <w:sz w:val="22"/>
          <w:szCs w:val="22"/>
        </w:rPr>
        <w:t>in</w:t>
      </w:r>
      <w:r w:rsidRPr="009A0AC7">
        <w:rPr>
          <w:sz w:val="22"/>
          <w:szCs w:val="22"/>
        </w:rPr>
        <w:t xml:space="preserve"> 1.C.2.c.1.;</w:t>
      </w:r>
    </w:p>
    <w:p w14:paraId="2383FAC3" w14:textId="77777777" w:rsidR="00CA6BC6" w:rsidRPr="009A0AC7" w:rsidRDefault="00CA6BC6" w:rsidP="005142F9">
      <w:pPr>
        <w:pStyle w:val="1A1a1"/>
        <w:ind w:left="2064" w:hanging="2041"/>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 xml:space="preserve">In the form of uncomminuted flakes, ribbons or thin rods; </w:t>
      </w:r>
      <w:r w:rsidRPr="009A0AC7">
        <w:rPr>
          <w:sz w:val="22"/>
          <w:szCs w:val="22"/>
          <w:u w:val="single"/>
        </w:rPr>
        <w:t>and</w:t>
      </w:r>
    </w:p>
    <w:p w14:paraId="1937C343" w14:textId="77777777" w:rsidR="00CA6BC6" w:rsidRPr="009A0AC7" w:rsidRDefault="00CA6BC6" w:rsidP="005142F9">
      <w:pPr>
        <w:pStyle w:val="1A1a1"/>
        <w:ind w:left="2064" w:hanging="2041"/>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t>Produced in a controlled environment by any of the following:</w:t>
      </w:r>
    </w:p>
    <w:p w14:paraId="0B4AB291" w14:textId="77777777" w:rsidR="00CA6BC6" w:rsidRPr="009A0AC7" w:rsidRDefault="0000735C">
      <w:pPr>
        <w:pStyle w:val="1A1a1a"/>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w:t>
      </w:r>
      <w:r w:rsidR="00CA6BC6" w:rsidRPr="009A0AC7">
        <w:rPr>
          <w:sz w:val="22"/>
          <w:szCs w:val="22"/>
        </w:rPr>
        <w:t>Splat quenching</w:t>
      </w:r>
      <w:r w:rsidRPr="009A0AC7">
        <w:rPr>
          <w:sz w:val="22"/>
          <w:szCs w:val="22"/>
        </w:rPr>
        <w:t>'</w:t>
      </w:r>
      <w:r w:rsidR="00CA6BC6" w:rsidRPr="009A0AC7">
        <w:rPr>
          <w:sz w:val="22"/>
          <w:szCs w:val="22"/>
        </w:rPr>
        <w:t>;</w:t>
      </w:r>
    </w:p>
    <w:p w14:paraId="4BB11441" w14:textId="77777777" w:rsidR="00CA6BC6" w:rsidRPr="009A0AC7" w:rsidRDefault="0000735C">
      <w:pPr>
        <w:pStyle w:val="1A1a1a"/>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w:t>
      </w:r>
      <w:r w:rsidR="00CA6BC6" w:rsidRPr="009A0AC7">
        <w:rPr>
          <w:sz w:val="22"/>
          <w:szCs w:val="22"/>
        </w:rPr>
        <w:t>Melt spinning</w:t>
      </w:r>
      <w:r w:rsidRPr="009A0AC7">
        <w:rPr>
          <w:sz w:val="22"/>
          <w:szCs w:val="22"/>
        </w:rPr>
        <w:t>'</w:t>
      </w:r>
      <w:r w:rsidR="00CA6BC6" w:rsidRPr="009A0AC7">
        <w:rPr>
          <w:sz w:val="22"/>
          <w:szCs w:val="22"/>
        </w:rPr>
        <w:t xml:space="preserve">; </w:t>
      </w:r>
      <w:r w:rsidR="00CA6BC6" w:rsidRPr="009A0AC7">
        <w:rPr>
          <w:sz w:val="22"/>
          <w:szCs w:val="22"/>
          <w:u w:val="single"/>
        </w:rPr>
        <w:t>or</w:t>
      </w:r>
    </w:p>
    <w:p w14:paraId="6362E890" w14:textId="77777777" w:rsidR="00CA6BC6" w:rsidRPr="009A0AC7" w:rsidRDefault="0000735C">
      <w:pPr>
        <w:pStyle w:val="1A1a1a"/>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c.</w:t>
      </w:r>
      <w:r w:rsidRPr="009A0AC7">
        <w:rPr>
          <w:sz w:val="22"/>
          <w:szCs w:val="22"/>
        </w:rPr>
        <w:tab/>
        <w:t>'</w:t>
      </w:r>
      <w:r w:rsidR="00CA6BC6" w:rsidRPr="009A0AC7">
        <w:rPr>
          <w:sz w:val="22"/>
          <w:szCs w:val="22"/>
        </w:rPr>
        <w:t>Melt extraction</w:t>
      </w:r>
      <w:r w:rsidRPr="009A0AC7">
        <w:rPr>
          <w:sz w:val="22"/>
          <w:szCs w:val="22"/>
        </w:rPr>
        <w:t>'</w:t>
      </w:r>
      <w:r w:rsidR="00CA6BC6" w:rsidRPr="009A0AC7">
        <w:rPr>
          <w:sz w:val="22"/>
          <w:szCs w:val="22"/>
        </w:rPr>
        <w:t>;</w:t>
      </w:r>
    </w:p>
    <w:p w14:paraId="6480CC2E" w14:textId="77777777" w:rsidR="00CA6BC6" w:rsidRPr="009A0AC7" w:rsidRDefault="00CA6BC6">
      <w:pPr>
        <w:pStyle w:val="1A1a1a"/>
        <w:rPr>
          <w:sz w:val="16"/>
          <w:szCs w:val="16"/>
        </w:rPr>
      </w:pPr>
    </w:p>
    <w:p w14:paraId="3C25E1D2" w14:textId="77777777" w:rsidR="003D24D3" w:rsidRPr="009A0AC7" w:rsidRDefault="0000735C" w:rsidP="003D24D3">
      <w:pPr>
        <w:pStyle w:val="1A1a"/>
        <w:tabs>
          <w:tab w:val="clear" w:pos="340"/>
          <w:tab w:val="clear" w:pos="700"/>
          <w:tab w:val="clear" w:pos="1179"/>
          <w:tab w:val="left" w:pos="350"/>
          <w:tab w:val="left" w:pos="714"/>
        </w:tabs>
        <w:ind w:left="1190" w:right="-23" w:hanging="1184"/>
        <w:jc w:val="both"/>
        <w:rPr>
          <w:i/>
          <w:sz w:val="22"/>
          <w:szCs w:val="22"/>
        </w:rPr>
      </w:pPr>
      <w:r w:rsidRPr="009A0AC7">
        <w:rPr>
          <w:i/>
          <w:sz w:val="22"/>
          <w:szCs w:val="22"/>
        </w:rPr>
        <w:tab/>
      </w:r>
      <w:r w:rsidRPr="009A0AC7">
        <w:rPr>
          <w:i/>
          <w:sz w:val="22"/>
          <w:szCs w:val="22"/>
        </w:rPr>
        <w:tab/>
      </w:r>
      <w:r w:rsidRPr="009A0AC7">
        <w:rPr>
          <w:i/>
          <w:sz w:val="22"/>
          <w:szCs w:val="22"/>
        </w:rPr>
        <w:tab/>
      </w:r>
      <w:r w:rsidRPr="009A0AC7">
        <w:rPr>
          <w:i/>
          <w:sz w:val="22"/>
          <w:szCs w:val="22"/>
          <w:u w:val="single"/>
        </w:rPr>
        <w:t>Technical Notes</w:t>
      </w:r>
    </w:p>
    <w:p w14:paraId="1454F85A" w14:textId="77777777" w:rsidR="003D24D3" w:rsidRPr="009A0AC7" w:rsidRDefault="003D24D3" w:rsidP="003D24D3">
      <w:pPr>
        <w:pStyle w:val="1A1a"/>
        <w:tabs>
          <w:tab w:val="clear" w:pos="340"/>
          <w:tab w:val="clear" w:pos="700"/>
          <w:tab w:val="clear" w:pos="1179"/>
          <w:tab w:val="left" w:pos="350"/>
          <w:tab w:val="left" w:pos="714"/>
        </w:tabs>
        <w:ind w:left="1190" w:right="-23" w:hanging="1184"/>
        <w:jc w:val="both"/>
        <w:rPr>
          <w:i/>
          <w:sz w:val="22"/>
          <w:szCs w:val="22"/>
        </w:rPr>
      </w:pPr>
      <w:r w:rsidRPr="009A0AC7">
        <w:rPr>
          <w:i/>
          <w:sz w:val="22"/>
          <w:szCs w:val="22"/>
        </w:rPr>
        <w:tab/>
      </w:r>
      <w:r w:rsidRPr="009A0AC7">
        <w:rPr>
          <w:i/>
          <w:sz w:val="22"/>
          <w:szCs w:val="22"/>
        </w:rPr>
        <w:tab/>
      </w:r>
      <w:r w:rsidRPr="009A0AC7">
        <w:rPr>
          <w:i/>
          <w:sz w:val="22"/>
          <w:szCs w:val="22"/>
        </w:rPr>
        <w:tab/>
        <w:t>For the purposes of 1.C.2.:</w:t>
      </w:r>
    </w:p>
    <w:p w14:paraId="1AC85DFA" w14:textId="77777777" w:rsidR="0000735C" w:rsidRPr="009A0AC7" w:rsidRDefault="0000735C" w:rsidP="0000735C">
      <w:pPr>
        <w:pStyle w:val="1A1a"/>
        <w:tabs>
          <w:tab w:val="clear" w:pos="340"/>
          <w:tab w:val="clear" w:pos="700"/>
          <w:tab w:val="clear" w:pos="1179"/>
          <w:tab w:val="left" w:pos="1232"/>
        </w:tabs>
        <w:spacing w:before="60"/>
        <w:ind w:left="1624" w:right="-23" w:hanging="1618"/>
        <w:jc w:val="both"/>
        <w:rPr>
          <w:i/>
          <w:iCs/>
          <w:sz w:val="22"/>
          <w:szCs w:val="22"/>
        </w:rPr>
      </w:pPr>
      <w:r w:rsidRPr="009A0AC7">
        <w:rPr>
          <w:i/>
          <w:sz w:val="22"/>
          <w:szCs w:val="22"/>
        </w:rPr>
        <w:tab/>
        <w:t>1.</w:t>
      </w:r>
      <w:r w:rsidRPr="009A0AC7">
        <w:rPr>
          <w:i/>
          <w:sz w:val="22"/>
          <w:szCs w:val="22"/>
        </w:rPr>
        <w:tab/>
      </w:r>
      <w:r w:rsidRPr="009A0AC7">
        <w:rPr>
          <w:i/>
          <w:iCs/>
          <w:spacing w:val="-4"/>
          <w:sz w:val="22"/>
          <w:szCs w:val="22"/>
        </w:rPr>
        <w:t xml:space="preserve">'Vacuum atomisation' is a process to reduce a molten stream of metal to droplets of a diameter of 500 </w:t>
      </w:r>
      <w:proofErr w:type="spellStart"/>
      <w:r w:rsidRPr="009A0AC7">
        <w:rPr>
          <w:i/>
          <w:iCs/>
          <w:spacing w:val="-4"/>
          <w:sz w:val="22"/>
          <w:szCs w:val="22"/>
        </w:rPr>
        <w:t>μm</w:t>
      </w:r>
      <w:proofErr w:type="spellEnd"/>
      <w:r w:rsidRPr="009A0AC7">
        <w:rPr>
          <w:i/>
          <w:iCs/>
          <w:spacing w:val="-4"/>
          <w:sz w:val="22"/>
          <w:szCs w:val="22"/>
        </w:rPr>
        <w:t xml:space="preserve"> or less by the rapid evolution of a dissolved gas upon exposure to a vacuum.</w:t>
      </w:r>
    </w:p>
    <w:p w14:paraId="13CA0C07" w14:textId="77777777" w:rsidR="0000735C" w:rsidRPr="009A0AC7" w:rsidRDefault="0000735C" w:rsidP="0000735C">
      <w:pPr>
        <w:pStyle w:val="1A1a"/>
        <w:tabs>
          <w:tab w:val="clear" w:pos="340"/>
          <w:tab w:val="clear" w:pos="700"/>
          <w:tab w:val="clear" w:pos="1179"/>
          <w:tab w:val="left" w:pos="1232"/>
        </w:tabs>
        <w:spacing w:before="60"/>
        <w:ind w:left="1622" w:right="-23" w:hanging="1616"/>
        <w:jc w:val="both"/>
        <w:rPr>
          <w:i/>
          <w:sz w:val="22"/>
          <w:szCs w:val="22"/>
        </w:rPr>
      </w:pPr>
      <w:r w:rsidRPr="009A0AC7">
        <w:rPr>
          <w:i/>
          <w:sz w:val="22"/>
          <w:szCs w:val="22"/>
        </w:rPr>
        <w:tab/>
        <w:t>2.</w:t>
      </w:r>
      <w:r w:rsidRPr="009A0AC7">
        <w:rPr>
          <w:i/>
          <w:sz w:val="22"/>
          <w:szCs w:val="22"/>
        </w:rPr>
        <w:tab/>
        <w:t xml:space="preserve">'Gas atomisation' is a process to reduce a molten stream of metal alloy to droplets of 500 </w:t>
      </w:r>
      <w:proofErr w:type="spellStart"/>
      <w:r w:rsidRPr="009A0AC7">
        <w:rPr>
          <w:i/>
          <w:sz w:val="22"/>
          <w:szCs w:val="22"/>
        </w:rPr>
        <w:t>μm</w:t>
      </w:r>
      <w:proofErr w:type="spellEnd"/>
      <w:r w:rsidRPr="009A0AC7">
        <w:rPr>
          <w:i/>
          <w:sz w:val="22"/>
          <w:szCs w:val="22"/>
        </w:rPr>
        <w:t xml:space="preserve"> diameter or less by a high pressure gas stream.</w:t>
      </w:r>
    </w:p>
    <w:p w14:paraId="493C119A" w14:textId="77777777" w:rsidR="0000735C" w:rsidRPr="009A0AC7" w:rsidRDefault="0000735C" w:rsidP="0000735C">
      <w:pPr>
        <w:pStyle w:val="1A1a"/>
        <w:tabs>
          <w:tab w:val="clear" w:pos="340"/>
          <w:tab w:val="clear" w:pos="700"/>
          <w:tab w:val="clear" w:pos="1179"/>
          <w:tab w:val="left" w:pos="1232"/>
        </w:tabs>
        <w:spacing w:before="60"/>
        <w:ind w:left="1622" w:right="-23" w:hanging="1616"/>
        <w:jc w:val="both"/>
        <w:rPr>
          <w:i/>
          <w:sz w:val="22"/>
          <w:szCs w:val="22"/>
        </w:rPr>
      </w:pPr>
      <w:r w:rsidRPr="009A0AC7">
        <w:rPr>
          <w:i/>
          <w:sz w:val="22"/>
          <w:szCs w:val="22"/>
        </w:rPr>
        <w:tab/>
        <w:t>3.</w:t>
      </w:r>
      <w:r w:rsidRPr="009A0AC7">
        <w:rPr>
          <w:i/>
          <w:sz w:val="22"/>
          <w:szCs w:val="22"/>
        </w:rPr>
        <w:tab/>
        <w:t xml:space="preserve">'Rotary atomisation' is a process to reduce a stream or pool of molten metal to droplets to a diameter of 500 </w:t>
      </w:r>
      <w:proofErr w:type="spellStart"/>
      <w:r w:rsidRPr="009A0AC7">
        <w:rPr>
          <w:i/>
          <w:sz w:val="22"/>
          <w:szCs w:val="22"/>
        </w:rPr>
        <w:t>μm</w:t>
      </w:r>
      <w:proofErr w:type="spellEnd"/>
      <w:r w:rsidRPr="009A0AC7">
        <w:rPr>
          <w:i/>
          <w:sz w:val="22"/>
          <w:szCs w:val="22"/>
        </w:rPr>
        <w:t xml:space="preserve"> or less by centrifugal force.</w:t>
      </w:r>
    </w:p>
    <w:p w14:paraId="207C2F77" w14:textId="77777777" w:rsidR="0000735C" w:rsidRPr="009A0AC7" w:rsidRDefault="0000735C" w:rsidP="0000735C">
      <w:pPr>
        <w:pStyle w:val="1A1a"/>
        <w:tabs>
          <w:tab w:val="clear" w:pos="340"/>
          <w:tab w:val="clear" w:pos="700"/>
          <w:tab w:val="clear" w:pos="1179"/>
          <w:tab w:val="left" w:pos="1232"/>
        </w:tabs>
        <w:spacing w:before="60"/>
        <w:ind w:left="1622" w:right="-23" w:hanging="1616"/>
        <w:jc w:val="both"/>
        <w:rPr>
          <w:i/>
          <w:sz w:val="22"/>
          <w:szCs w:val="22"/>
        </w:rPr>
      </w:pPr>
      <w:r w:rsidRPr="009A0AC7">
        <w:rPr>
          <w:i/>
          <w:sz w:val="22"/>
          <w:szCs w:val="22"/>
        </w:rPr>
        <w:tab/>
        <w:t>4.</w:t>
      </w:r>
      <w:r w:rsidRPr="009A0AC7">
        <w:rPr>
          <w:i/>
          <w:sz w:val="22"/>
          <w:szCs w:val="22"/>
        </w:rPr>
        <w:tab/>
        <w:t>'Splat quenching' is a process to 'solidify rapidly' a molten metal stream impinging upon a chilled block, forming a flake-like product.</w:t>
      </w:r>
    </w:p>
    <w:p w14:paraId="5735BEFF" w14:textId="77777777" w:rsidR="0000735C" w:rsidRPr="009A0AC7" w:rsidRDefault="0000735C" w:rsidP="0000735C">
      <w:pPr>
        <w:pStyle w:val="1A1a"/>
        <w:tabs>
          <w:tab w:val="clear" w:pos="340"/>
          <w:tab w:val="clear" w:pos="700"/>
          <w:tab w:val="clear" w:pos="1179"/>
          <w:tab w:val="left" w:pos="1232"/>
        </w:tabs>
        <w:spacing w:before="60"/>
        <w:ind w:left="1622" w:right="-23" w:hanging="1616"/>
        <w:jc w:val="both"/>
        <w:rPr>
          <w:i/>
          <w:sz w:val="22"/>
          <w:szCs w:val="22"/>
        </w:rPr>
      </w:pPr>
      <w:r w:rsidRPr="009A0AC7">
        <w:rPr>
          <w:i/>
          <w:sz w:val="22"/>
          <w:szCs w:val="22"/>
        </w:rPr>
        <w:tab/>
        <w:t>5.</w:t>
      </w:r>
      <w:r w:rsidRPr="009A0AC7">
        <w:rPr>
          <w:i/>
          <w:sz w:val="22"/>
          <w:szCs w:val="22"/>
        </w:rPr>
        <w:tab/>
        <w:t>'Melt spinning' is a process to 'solidify rapidly' a molten metal stream impinging upon a rotating chilled block, forming a flake, ribbon or rod-like product.</w:t>
      </w:r>
    </w:p>
    <w:p w14:paraId="43ED2383" w14:textId="77777777" w:rsidR="0000735C" w:rsidRPr="009A0AC7" w:rsidRDefault="0000735C" w:rsidP="0000735C">
      <w:pPr>
        <w:pStyle w:val="1A1a"/>
        <w:tabs>
          <w:tab w:val="clear" w:pos="340"/>
          <w:tab w:val="clear" w:pos="700"/>
          <w:tab w:val="clear" w:pos="1179"/>
          <w:tab w:val="left" w:pos="1232"/>
        </w:tabs>
        <w:spacing w:before="60"/>
        <w:ind w:left="1622" w:right="-23" w:hanging="1616"/>
        <w:jc w:val="both"/>
        <w:rPr>
          <w:i/>
          <w:iCs/>
          <w:sz w:val="22"/>
          <w:szCs w:val="22"/>
        </w:rPr>
      </w:pPr>
      <w:r w:rsidRPr="009A0AC7">
        <w:rPr>
          <w:i/>
          <w:sz w:val="22"/>
          <w:szCs w:val="22"/>
        </w:rPr>
        <w:tab/>
        <w:t>6.</w:t>
      </w:r>
      <w:r w:rsidRPr="009A0AC7">
        <w:rPr>
          <w:i/>
          <w:sz w:val="22"/>
          <w:szCs w:val="22"/>
        </w:rPr>
        <w:tab/>
      </w:r>
      <w:r w:rsidRPr="009A0AC7">
        <w:rPr>
          <w:i/>
          <w:iCs/>
          <w:sz w:val="22"/>
          <w:szCs w:val="22"/>
        </w:rPr>
        <w:t>'Comminution' is a process to reduce a material to particles by crushing or grinding.</w:t>
      </w:r>
    </w:p>
    <w:p w14:paraId="7B78417C" w14:textId="77777777" w:rsidR="0000735C" w:rsidRPr="009A0AC7" w:rsidRDefault="0000735C" w:rsidP="0000735C">
      <w:pPr>
        <w:pStyle w:val="1A1a"/>
        <w:tabs>
          <w:tab w:val="clear" w:pos="340"/>
          <w:tab w:val="clear" w:pos="700"/>
          <w:tab w:val="clear" w:pos="1179"/>
          <w:tab w:val="left" w:pos="1232"/>
        </w:tabs>
        <w:spacing w:before="60"/>
        <w:ind w:left="1624" w:right="-23" w:hanging="1618"/>
        <w:jc w:val="both"/>
        <w:rPr>
          <w:i/>
          <w:iCs/>
          <w:sz w:val="22"/>
          <w:szCs w:val="22"/>
        </w:rPr>
      </w:pPr>
      <w:r w:rsidRPr="009A0AC7">
        <w:rPr>
          <w:i/>
          <w:iCs/>
          <w:sz w:val="22"/>
          <w:szCs w:val="22"/>
        </w:rPr>
        <w:tab/>
        <w:t>7.</w:t>
      </w:r>
      <w:r w:rsidRPr="009A0AC7">
        <w:rPr>
          <w:i/>
          <w:iCs/>
          <w:sz w:val="22"/>
          <w:szCs w:val="22"/>
        </w:rPr>
        <w:tab/>
        <w:t>'Melt extraction' is a process to 'solidify rapidly' and extract a ribbon-like alloy product by the insertion of a short segment of a rotating chilled block into a bath of a molten metal alloy.</w:t>
      </w:r>
    </w:p>
    <w:p w14:paraId="4F753DA3" w14:textId="77777777" w:rsidR="00DD419F" w:rsidRPr="009A0AC7" w:rsidRDefault="00DD419F" w:rsidP="00DD419F">
      <w:pPr>
        <w:pStyle w:val="1A1a"/>
        <w:tabs>
          <w:tab w:val="clear" w:pos="340"/>
          <w:tab w:val="clear" w:pos="700"/>
          <w:tab w:val="clear" w:pos="1179"/>
          <w:tab w:val="left" w:pos="350"/>
          <w:tab w:val="left" w:pos="714"/>
        </w:tabs>
        <w:ind w:left="1190" w:right="-23" w:hanging="1184"/>
        <w:jc w:val="both"/>
        <w:rPr>
          <w:i/>
          <w:sz w:val="22"/>
          <w:szCs w:val="22"/>
        </w:rPr>
      </w:pPr>
      <w:r w:rsidRPr="009A0AC7">
        <w:rPr>
          <w:i/>
          <w:iCs/>
          <w:sz w:val="22"/>
          <w:szCs w:val="22"/>
        </w:rPr>
        <w:br w:type="page"/>
      </w:r>
      <w:r w:rsidRPr="009A0AC7">
        <w:rPr>
          <w:i/>
          <w:sz w:val="22"/>
          <w:szCs w:val="22"/>
        </w:rPr>
        <w:lastRenderedPageBreak/>
        <w:tab/>
      </w:r>
      <w:r w:rsidRPr="009A0AC7">
        <w:rPr>
          <w:i/>
          <w:sz w:val="22"/>
          <w:szCs w:val="22"/>
        </w:rPr>
        <w:tab/>
      </w:r>
      <w:r w:rsidRPr="009A0AC7">
        <w:rPr>
          <w:i/>
          <w:sz w:val="22"/>
          <w:szCs w:val="22"/>
        </w:rPr>
        <w:tab/>
      </w:r>
      <w:r w:rsidRPr="009A0AC7">
        <w:rPr>
          <w:i/>
          <w:sz w:val="22"/>
          <w:szCs w:val="22"/>
          <w:u w:val="single"/>
        </w:rPr>
        <w:t>Technical Notes</w:t>
      </w:r>
      <w:r w:rsidRPr="009A0AC7">
        <w:rPr>
          <w:i/>
          <w:sz w:val="22"/>
          <w:szCs w:val="22"/>
        </w:rPr>
        <w:t xml:space="preserve"> cont.</w:t>
      </w:r>
    </w:p>
    <w:p w14:paraId="5FCA7F56" w14:textId="77777777" w:rsidR="0000735C" w:rsidRPr="009A0AC7" w:rsidRDefault="0000735C" w:rsidP="0000735C">
      <w:pPr>
        <w:pStyle w:val="1A1a"/>
        <w:tabs>
          <w:tab w:val="clear" w:pos="340"/>
          <w:tab w:val="clear" w:pos="700"/>
          <w:tab w:val="clear" w:pos="1179"/>
          <w:tab w:val="left" w:pos="1232"/>
        </w:tabs>
        <w:spacing w:before="60"/>
        <w:ind w:left="1622" w:right="-23" w:hanging="1616"/>
        <w:jc w:val="both"/>
        <w:rPr>
          <w:i/>
          <w:iCs/>
          <w:sz w:val="22"/>
          <w:szCs w:val="22"/>
        </w:rPr>
      </w:pPr>
      <w:r w:rsidRPr="009A0AC7">
        <w:rPr>
          <w:i/>
          <w:iCs/>
          <w:sz w:val="22"/>
          <w:szCs w:val="22"/>
        </w:rPr>
        <w:tab/>
        <w:t>8.</w:t>
      </w:r>
      <w:r w:rsidRPr="009A0AC7">
        <w:rPr>
          <w:i/>
          <w:iCs/>
          <w:sz w:val="22"/>
          <w:szCs w:val="22"/>
        </w:rPr>
        <w:tab/>
        <w:t xml:space="preserve">'Mechanical alloying' is an alloying process resulting from the bonding, fracturing and </w:t>
      </w:r>
      <w:proofErr w:type="spellStart"/>
      <w:r w:rsidRPr="009A0AC7">
        <w:rPr>
          <w:i/>
          <w:iCs/>
          <w:sz w:val="22"/>
          <w:szCs w:val="22"/>
        </w:rPr>
        <w:t>rebonding</w:t>
      </w:r>
      <w:proofErr w:type="spellEnd"/>
      <w:r w:rsidRPr="009A0AC7">
        <w:rPr>
          <w:i/>
          <w:iCs/>
          <w:sz w:val="22"/>
          <w:szCs w:val="22"/>
        </w:rPr>
        <w:t xml:space="preserve"> of elemental and master alloy powders by mechanical impact. Non-metallic particles may be incorporated in the alloy by addition of the appropriate powders.</w:t>
      </w:r>
    </w:p>
    <w:p w14:paraId="7684005F" w14:textId="77777777" w:rsidR="003B6368" w:rsidRPr="009A0AC7" w:rsidRDefault="0000735C" w:rsidP="003B6368">
      <w:pPr>
        <w:pStyle w:val="1A1a"/>
        <w:tabs>
          <w:tab w:val="clear" w:pos="340"/>
          <w:tab w:val="clear" w:pos="700"/>
          <w:tab w:val="clear" w:pos="1179"/>
          <w:tab w:val="left" w:pos="1232"/>
        </w:tabs>
        <w:spacing w:before="60"/>
        <w:ind w:left="1622" w:right="-23" w:hanging="1616"/>
        <w:jc w:val="both"/>
        <w:rPr>
          <w:i/>
          <w:iCs/>
          <w:sz w:val="22"/>
          <w:szCs w:val="22"/>
        </w:rPr>
      </w:pPr>
      <w:r w:rsidRPr="009A0AC7">
        <w:rPr>
          <w:i/>
          <w:iCs/>
          <w:sz w:val="22"/>
          <w:szCs w:val="22"/>
        </w:rPr>
        <w:tab/>
        <w:t>9.</w:t>
      </w:r>
      <w:r w:rsidRPr="009A0AC7">
        <w:rPr>
          <w:i/>
          <w:iCs/>
          <w:sz w:val="22"/>
          <w:szCs w:val="22"/>
        </w:rPr>
        <w:tab/>
        <w:t xml:space="preserve">'Plasma atomisation' is a process to reduce a molten stream or solid metal to droplets of 500 </w:t>
      </w:r>
      <w:proofErr w:type="spellStart"/>
      <w:r w:rsidRPr="009A0AC7">
        <w:rPr>
          <w:i/>
          <w:iCs/>
          <w:sz w:val="22"/>
          <w:szCs w:val="22"/>
        </w:rPr>
        <w:t>μm</w:t>
      </w:r>
      <w:proofErr w:type="spellEnd"/>
      <w:r w:rsidRPr="009A0AC7">
        <w:rPr>
          <w:i/>
          <w:iCs/>
          <w:sz w:val="22"/>
          <w:szCs w:val="22"/>
        </w:rPr>
        <w:t xml:space="preserve"> diameter or less, using plasma torches in an inert gas environment.</w:t>
      </w:r>
    </w:p>
    <w:p w14:paraId="410F3F90" w14:textId="77777777" w:rsidR="003B6368" w:rsidRPr="009A0AC7" w:rsidRDefault="003B6368" w:rsidP="003B6368">
      <w:pPr>
        <w:pStyle w:val="1A1a"/>
        <w:tabs>
          <w:tab w:val="clear" w:pos="340"/>
          <w:tab w:val="clear" w:pos="700"/>
          <w:tab w:val="clear" w:pos="1179"/>
          <w:tab w:val="left" w:pos="1232"/>
        </w:tabs>
        <w:spacing w:before="60"/>
        <w:ind w:left="1622" w:right="-23" w:hanging="1616"/>
        <w:jc w:val="both"/>
        <w:rPr>
          <w:i/>
          <w:iCs/>
          <w:sz w:val="22"/>
          <w:szCs w:val="22"/>
        </w:rPr>
      </w:pPr>
      <w:r w:rsidRPr="009A0AC7">
        <w:rPr>
          <w:i/>
          <w:iCs/>
          <w:sz w:val="22"/>
          <w:szCs w:val="22"/>
        </w:rPr>
        <w:tab/>
        <w:t>10.</w:t>
      </w:r>
      <w:r w:rsidRPr="009A0AC7">
        <w:rPr>
          <w:i/>
          <w:iCs/>
          <w:sz w:val="22"/>
          <w:szCs w:val="22"/>
        </w:rPr>
        <w:tab/>
        <w:t xml:space="preserve">'Ultrasonic atomisation' is a process to reduce a molten stream of metal alloy to droplets of 500 </w:t>
      </w:r>
      <w:proofErr w:type="spellStart"/>
      <w:r w:rsidRPr="009A0AC7">
        <w:rPr>
          <w:i/>
          <w:iCs/>
          <w:sz w:val="22"/>
          <w:szCs w:val="22"/>
        </w:rPr>
        <w:t>μm</w:t>
      </w:r>
      <w:proofErr w:type="spellEnd"/>
      <w:r w:rsidRPr="009A0AC7">
        <w:rPr>
          <w:i/>
          <w:iCs/>
          <w:sz w:val="22"/>
          <w:szCs w:val="22"/>
        </w:rPr>
        <w:t xml:space="preserve"> diameter or less by ultrasonic vibration.</w:t>
      </w:r>
    </w:p>
    <w:p w14:paraId="01064551" w14:textId="77777777" w:rsidR="0000735C" w:rsidRPr="009A0AC7" w:rsidRDefault="0000735C" w:rsidP="003B6368">
      <w:pPr>
        <w:pStyle w:val="1A1a"/>
        <w:tabs>
          <w:tab w:val="clear" w:pos="340"/>
          <w:tab w:val="clear" w:pos="700"/>
          <w:tab w:val="clear" w:pos="1179"/>
          <w:tab w:val="left" w:pos="1106"/>
        </w:tabs>
        <w:spacing w:before="60"/>
        <w:ind w:left="1622" w:right="-23" w:hanging="1616"/>
        <w:jc w:val="both"/>
        <w:rPr>
          <w:i/>
          <w:iCs/>
          <w:sz w:val="22"/>
          <w:szCs w:val="22"/>
        </w:rPr>
      </w:pPr>
      <w:r w:rsidRPr="009A0AC7">
        <w:rPr>
          <w:i/>
          <w:iCs/>
          <w:sz w:val="22"/>
          <w:szCs w:val="22"/>
        </w:rPr>
        <w:tab/>
      </w:r>
      <w:r w:rsidR="003B6368" w:rsidRPr="009A0AC7">
        <w:rPr>
          <w:i/>
          <w:iCs/>
          <w:sz w:val="22"/>
          <w:szCs w:val="22"/>
        </w:rPr>
        <w:t xml:space="preserve"> </w:t>
      </w:r>
      <w:r w:rsidRPr="009A0AC7">
        <w:rPr>
          <w:i/>
          <w:iCs/>
          <w:sz w:val="22"/>
          <w:szCs w:val="22"/>
        </w:rPr>
        <w:t>1</w:t>
      </w:r>
      <w:r w:rsidR="003B6368" w:rsidRPr="009A0AC7">
        <w:rPr>
          <w:i/>
          <w:iCs/>
          <w:sz w:val="22"/>
          <w:szCs w:val="22"/>
        </w:rPr>
        <w:t>1</w:t>
      </w:r>
      <w:r w:rsidRPr="009A0AC7">
        <w:rPr>
          <w:i/>
          <w:iCs/>
          <w:sz w:val="22"/>
          <w:szCs w:val="22"/>
        </w:rPr>
        <w:t>.</w:t>
      </w:r>
      <w:r w:rsidRPr="009A0AC7">
        <w:rPr>
          <w:i/>
          <w:iCs/>
          <w:sz w:val="22"/>
          <w:szCs w:val="22"/>
        </w:rPr>
        <w:tab/>
      </w:r>
      <w:r w:rsidR="004E060E" w:rsidRPr="009A0AC7">
        <w:rPr>
          <w:i/>
          <w:iCs/>
          <w:sz w:val="22"/>
          <w:szCs w:val="22"/>
        </w:rPr>
        <w:t xml:space="preserve">For the purposes of 1.C.2. Technical Notes, </w:t>
      </w:r>
      <w:r w:rsidRPr="009A0AC7">
        <w:rPr>
          <w:i/>
          <w:iCs/>
          <w:sz w:val="22"/>
          <w:szCs w:val="22"/>
        </w:rPr>
        <w:t>'</w:t>
      </w:r>
      <w:r w:rsidR="00847270" w:rsidRPr="009A0AC7">
        <w:rPr>
          <w:i/>
          <w:iCs/>
          <w:sz w:val="22"/>
          <w:szCs w:val="22"/>
        </w:rPr>
        <w:t>s</w:t>
      </w:r>
      <w:r w:rsidRPr="009A0AC7">
        <w:rPr>
          <w:i/>
          <w:iCs/>
          <w:sz w:val="22"/>
          <w:szCs w:val="22"/>
        </w:rPr>
        <w:t>olidify rapidly' is a process involving the solidification of molten material at cooling rates exceeding 1000 K/s.</w:t>
      </w:r>
    </w:p>
    <w:p w14:paraId="689DEB45" w14:textId="77777777" w:rsidR="0000735C" w:rsidRPr="009A0AC7" w:rsidRDefault="0000735C">
      <w:pPr>
        <w:pStyle w:val="1A1a1a"/>
        <w:rPr>
          <w:sz w:val="16"/>
          <w:szCs w:val="16"/>
        </w:rPr>
      </w:pPr>
    </w:p>
    <w:p w14:paraId="0D57B4C6" w14:textId="77777777" w:rsidR="00CA6BC6" w:rsidRPr="009A0AC7" w:rsidRDefault="00CA6BC6">
      <w:pPr>
        <w:pStyle w:val="1A1"/>
        <w:rPr>
          <w:sz w:val="22"/>
          <w:szCs w:val="22"/>
        </w:rPr>
      </w:pPr>
      <w:r w:rsidRPr="009A0AC7">
        <w:rPr>
          <w:sz w:val="22"/>
          <w:szCs w:val="22"/>
        </w:rPr>
        <w:t>1.</w:t>
      </w:r>
      <w:r w:rsidRPr="009A0AC7">
        <w:rPr>
          <w:sz w:val="22"/>
          <w:szCs w:val="22"/>
        </w:rPr>
        <w:tab/>
        <w:t>C.</w:t>
      </w:r>
      <w:r w:rsidRPr="009A0AC7">
        <w:rPr>
          <w:sz w:val="22"/>
          <w:szCs w:val="22"/>
        </w:rPr>
        <w:tab/>
        <w:t>3.</w:t>
      </w:r>
      <w:r w:rsidRPr="009A0AC7">
        <w:rPr>
          <w:sz w:val="22"/>
          <w:szCs w:val="22"/>
        </w:rPr>
        <w:tab/>
        <w:t>Magnetic metals, of all types and of whatever form, having any of the following:</w:t>
      </w:r>
    </w:p>
    <w:p w14:paraId="78BED4C9" w14:textId="77777777" w:rsidR="00CA6BC6" w:rsidRPr="009A0AC7" w:rsidRDefault="00CA6BC6" w:rsidP="000A5957">
      <w:pPr>
        <w:pStyle w:val="1A1a"/>
        <w:tabs>
          <w:tab w:val="left" w:pos="1584"/>
          <w:tab w:val="left" w:pos="1620"/>
        </w:tabs>
        <w:spacing w:before="120"/>
        <w:ind w:left="1582"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Initial relative permeability of 120,000 or more and a thickness of 0.05 mm or less;</w:t>
      </w:r>
    </w:p>
    <w:p w14:paraId="4BF62073" w14:textId="77777777" w:rsidR="00CA6BC6" w:rsidRPr="009A0AC7" w:rsidRDefault="00CA6BC6">
      <w:pPr>
        <w:pStyle w:val="1A1anote1"/>
        <w:spacing w:before="60"/>
        <w:ind w:left="2381" w:right="-23" w:hanging="782"/>
        <w:jc w:val="both"/>
        <w:rPr>
          <w:i/>
          <w:sz w:val="22"/>
          <w:szCs w:val="22"/>
        </w:rPr>
      </w:pPr>
      <w:r w:rsidRPr="009A0AC7">
        <w:rPr>
          <w:i/>
          <w:sz w:val="22"/>
          <w:szCs w:val="22"/>
          <w:u w:val="single"/>
        </w:rPr>
        <w:t>Technical Note</w:t>
      </w:r>
    </w:p>
    <w:p w14:paraId="3C47B850" w14:textId="77777777" w:rsidR="00CA6BC6" w:rsidRPr="009A0AC7" w:rsidRDefault="00CA6BC6">
      <w:pPr>
        <w:pStyle w:val="1A1a"/>
        <w:jc w:val="both"/>
        <w:rPr>
          <w:i/>
          <w:sz w:val="22"/>
          <w:szCs w:val="22"/>
        </w:rPr>
      </w:pPr>
      <w:r w:rsidRPr="009A0AC7">
        <w:rPr>
          <w:i/>
          <w:sz w:val="22"/>
          <w:szCs w:val="22"/>
        </w:rPr>
        <w:tab/>
      </w:r>
      <w:r w:rsidRPr="009A0AC7">
        <w:rPr>
          <w:i/>
          <w:sz w:val="22"/>
          <w:szCs w:val="22"/>
        </w:rPr>
        <w:tab/>
      </w:r>
      <w:r w:rsidRPr="009A0AC7">
        <w:rPr>
          <w:i/>
          <w:sz w:val="22"/>
          <w:szCs w:val="22"/>
        </w:rPr>
        <w:tab/>
      </w:r>
      <w:r w:rsidRPr="009A0AC7">
        <w:rPr>
          <w:i/>
          <w:sz w:val="22"/>
          <w:szCs w:val="22"/>
        </w:rPr>
        <w:tab/>
      </w:r>
      <w:r w:rsidR="00847270" w:rsidRPr="009A0AC7">
        <w:rPr>
          <w:i/>
          <w:sz w:val="22"/>
          <w:szCs w:val="22"/>
        </w:rPr>
        <w:t>For the purposes of 1.C.3.a., m</w:t>
      </w:r>
      <w:r w:rsidRPr="009A0AC7">
        <w:rPr>
          <w:i/>
          <w:sz w:val="22"/>
          <w:szCs w:val="22"/>
        </w:rPr>
        <w:t>easurement of initial relative permeability must be performed on fully annealed materials.</w:t>
      </w:r>
    </w:p>
    <w:p w14:paraId="2676BB6B" w14:textId="77777777" w:rsidR="006F795E" w:rsidRPr="009A0AC7" w:rsidRDefault="006F795E" w:rsidP="008B604A">
      <w:pPr>
        <w:pStyle w:val="1A1a"/>
        <w:ind w:left="1582" w:right="-23" w:hanging="1582"/>
        <w:jc w:val="both"/>
        <w:rPr>
          <w:sz w:val="16"/>
          <w:szCs w:val="16"/>
        </w:rPr>
      </w:pPr>
    </w:p>
    <w:p w14:paraId="3400AFFE" w14:textId="77777777" w:rsidR="00CA6BC6" w:rsidRPr="009A0AC7" w:rsidRDefault="005142F9" w:rsidP="006F795E">
      <w:pPr>
        <w:pStyle w:val="1A1a"/>
        <w:ind w:left="1582" w:right="-23" w:hanging="1582"/>
        <w:jc w:val="both"/>
        <w:rPr>
          <w:sz w:val="22"/>
          <w:szCs w:val="22"/>
        </w:rPr>
      </w:pPr>
      <w:r w:rsidRPr="009A0AC7">
        <w:rPr>
          <w:sz w:val="22"/>
          <w:szCs w:val="22"/>
        </w:rPr>
        <w:tab/>
      </w:r>
      <w:r w:rsidRPr="009A0AC7">
        <w:rPr>
          <w:sz w:val="22"/>
          <w:szCs w:val="22"/>
        </w:rPr>
        <w:tab/>
      </w:r>
      <w:r w:rsidR="006F795E" w:rsidRPr="009A0AC7">
        <w:rPr>
          <w:sz w:val="22"/>
          <w:szCs w:val="22"/>
        </w:rPr>
        <w:tab/>
      </w:r>
      <w:r w:rsidR="00CA6BC6" w:rsidRPr="009A0AC7">
        <w:rPr>
          <w:sz w:val="22"/>
          <w:szCs w:val="22"/>
        </w:rPr>
        <w:t>b.</w:t>
      </w:r>
      <w:r w:rsidR="00CA6BC6" w:rsidRPr="009A0AC7">
        <w:rPr>
          <w:sz w:val="22"/>
          <w:szCs w:val="22"/>
        </w:rPr>
        <w:tab/>
      </w:r>
      <w:proofErr w:type="spellStart"/>
      <w:r w:rsidR="00CA6BC6" w:rsidRPr="009A0AC7">
        <w:rPr>
          <w:sz w:val="22"/>
          <w:szCs w:val="22"/>
        </w:rPr>
        <w:t>Magnetostrictive</w:t>
      </w:r>
      <w:proofErr w:type="spellEnd"/>
      <w:r w:rsidR="00CA6BC6" w:rsidRPr="009A0AC7">
        <w:rPr>
          <w:sz w:val="22"/>
          <w:szCs w:val="22"/>
        </w:rPr>
        <w:t xml:space="preserve"> alloys having any of the following:</w:t>
      </w:r>
    </w:p>
    <w:p w14:paraId="196C7EFD"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A saturation magnetostriction of more than 5 x 10</w:t>
      </w:r>
      <w:r w:rsidR="0039129F" w:rsidRPr="009A0AC7">
        <w:rPr>
          <w:sz w:val="22"/>
          <w:szCs w:val="22"/>
          <w:vertAlign w:val="superscript"/>
        </w:rPr>
        <w:t>-4</w:t>
      </w:r>
      <w:r w:rsidRPr="009A0AC7">
        <w:rPr>
          <w:sz w:val="22"/>
          <w:szCs w:val="22"/>
        </w:rPr>
        <w:t xml:space="preserve">; </w:t>
      </w:r>
      <w:r w:rsidRPr="009A0AC7">
        <w:rPr>
          <w:sz w:val="22"/>
          <w:szCs w:val="22"/>
          <w:u w:val="single"/>
        </w:rPr>
        <w:t>or</w:t>
      </w:r>
    </w:p>
    <w:p w14:paraId="72506FF9"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 xml:space="preserve">A </w:t>
      </w:r>
      <w:proofErr w:type="spellStart"/>
      <w:r w:rsidRPr="009A0AC7">
        <w:rPr>
          <w:sz w:val="22"/>
          <w:szCs w:val="22"/>
        </w:rPr>
        <w:t>magnetomechanical</w:t>
      </w:r>
      <w:proofErr w:type="spellEnd"/>
      <w:r w:rsidRPr="009A0AC7">
        <w:rPr>
          <w:sz w:val="22"/>
          <w:szCs w:val="22"/>
        </w:rPr>
        <w:t xml:space="preserve"> coupling factor (k) of more than 0.8; </w:t>
      </w:r>
      <w:r w:rsidRPr="009A0AC7">
        <w:rPr>
          <w:sz w:val="22"/>
          <w:szCs w:val="22"/>
          <w:u w:val="single"/>
        </w:rPr>
        <w:t>or</w:t>
      </w:r>
    </w:p>
    <w:p w14:paraId="12E488EA" w14:textId="77777777" w:rsidR="006F795E" w:rsidRPr="009A0AC7" w:rsidRDefault="006F795E" w:rsidP="006F795E">
      <w:pPr>
        <w:pStyle w:val="1A1a"/>
        <w:ind w:left="1582" w:right="-23" w:hanging="1582"/>
        <w:jc w:val="both"/>
        <w:rPr>
          <w:sz w:val="16"/>
          <w:szCs w:val="16"/>
        </w:rPr>
      </w:pPr>
    </w:p>
    <w:p w14:paraId="64652A62" w14:textId="77777777" w:rsidR="00CA6BC6" w:rsidRPr="009A0AC7" w:rsidRDefault="006F795E" w:rsidP="006F795E">
      <w:pPr>
        <w:pStyle w:val="1A1a"/>
        <w:ind w:left="1582" w:right="-23" w:hanging="1582"/>
        <w:jc w:val="both"/>
        <w:rPr>
          <w:sz w:val="22"/>
          <w:szCs w:val="22"/>
        </w:rPr>
      </w:pPr>
      <w:r w:rsidRPr="009A0AC7">
        <w:rPr>
          <w:sz w:val="22"/>
          <w:szCs w:val="22"/>
        </w:rPr>
        <w:tab/>
      </w:r>
      <w:r w:rsidRPr="009A0AC7">
        <w:rPr>
          <w:sz w:val="22"/>
          <w:szCs w:val="22"/>
        </w:rPr>
        <w:tab/>
      </w:r>
      <w:r w:rsidR="00CA6BC6" w:rsidRPr="009A0AC7">
        <w:rPr>
          <w:sz w:val="22"/>
          <w:szCs w:val="22"/>
        </w:rPr>
        <w:tab/>
        <w:t>c.</w:t>
      </w:r>
      <w:r w:rsidR="00CA6BC6" w:rsidRPr="009A0AC7">
        <w:rPr>
          <w:sz w:val="22"/>
          <w:szCs w:val="22"/>
        </w:rPr>
        <w:tab/>
        <w:t>Amorphous or 'nanocrystalline' alloy strips, having all of the following:</w:t>
      </w:r>
    </w:p>
    <w:p w14:paraId="1817E658"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A composition having a minimum of 75% by weight of iron, cobalt or nickel; </w:t>
      </w:r>
    </w:p>
    <w:p w14:paraId="67EC714B"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A saturation magnetic induction (B</w:t>
      </w:r>
      <w:r w:rsidRPr="009A0AC7">
        <w:rPr>
          <w:position w:val="-4"/>
          <w:sz w:val="22"/>
          <w:szCs w:val="22"/>
        </w:rPr>
        <w:t>s</w:t>
      </w:r>
      <w:r w:rsidRPr="009A0AC7">
        <w:rPr>
          <w:sz w:val="22"/>
          <w:szCs w:val="22"/>
        </w:rPr>
        <w:t xml:space="preserve">) of 1.6 T or more; </w:t>
      </w:r>
      <w:r w:rsidRPr="009A0AC7">
        <w:rPr>
          <w:sz w:val="22"/>
          <w:szCs w:val="22"/>
          <w:u w:val="single"/>
        </w:rPr>
        <w:t>and</w:t>
      </w:r>
    </w:p>
    <w:p w14:paraId="74C33457"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t>Any of the following:</w:t>
      </w:r>
    </w:p>
    <w:p w14:paraId="7FBBF599"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 xml:space="preserve">A strip thickness of 0.02 mm or less; </w:t>
      </w:r>
      <w:r w:rsidRPr="009A0AC7">
        <w:rPr>
          <w:sz w:val="22"/>
          <w:szCs w:val="22"/>
          <w:u w:val="single"/>
        </w:rPr>
        <w:t>or</w:t>
      </w:r>
    </w:p>
    <w:p w14:paraId="68C9E27E"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An electrical resistivity of 2 x 10</w:t>
      </w:r>
      <w:r w:rsidR="0039129F" w:rsidRPr="009A0AC7">
        <w:rPr>
          <w:sz w:val="22"/>
          <w:szCs w:val="22"/>
          <w:vertAlign w:val="superscript"/>
        </w:rPr>
        <w:t>-4</w:t>
      </w:r>
      <w:r w:rsidRPr="009A0AC7">
        <w:rPr>
          <w:sz w:val="22"/>
          <w:szCs w:val="22"/>
        </w:rPr>
        <w:t> ohm cm or more.</w:t>
      </w:r>
    </w:p>
    <w:p w14:paraId="2402FBFA" w14:textId="77777777" w:rsidR="00CA6BC6" w:rsidRPr="009A0AC7" w:rsidRDefault="00CA6BC6">
      <w:pPr>
        <w:pStyle w:val="1A1anote1"/>
        <w:spacing w:before="120"/>
        <w:ind w:left="2381" w:right="-23" w:hanging="782"/>
        <w:jc w:val="both"/>
        <w:rPr>
          <w:i/>
          <w:sz w:val="22"/>
          <w:szCs w:val="22"/>
        </w:rPr>
      </w:pPr>
      <w:r w:rsidRPr="009A0AC7">
        <w:rPr>
          <w:i/>
          <w:sz w:val="22"/>
          <w:szCs w:val="22"/>
          <w:u w:val="single"/>
        </w:rPr>
        <w:t>Technical Note</w:t>
      </w:r>
    </w:p>
    <w:p w14:paraId="2189777F" w14:textId="77777777" w:rsidR="00CA6BC6" w:rsidRPr="009A0AC7" w:rsidRDefault="0033242E">
      <w:pPr>
        <w:pStyle w:val="1A1anote1"/>
        <w:ind w:left="1600" w:firstLine="0"/>
        <w:jc w:val="both"/>
        <w:rPr>
          <w:i/>
          <w:sz w:val="22"/>
          <w:szCs w:val="22"/>
        </w:rPr>
      </w:pPr>
      <w:r w:rsidRPr="009A0AC7">
        <w:rPr>
          <w:i/>
          <w:sz w:val="22"/>
          <w:szCs w:val="22"/>
        </w:rPr>
        <w:t xml:space="preserve">For the purposes of 1.C.3.c., </w:t>
      </w:r>
      <w:r w:rsidR="00CA6BC6" w:rsidRPr="009A0AC7">
        <w:rPr>
          <w:i/>
          <w:sz w:val="22"/>
          <w:szCs w:val="22"/>
        </w:rPr>
        <w:t>'</w:t>
      </w:r>
      <w:r w:rsidRPr="009A0AC7">
        <w:rPr>
          <w:i/>
          <w:sz w:val="22"/>
          <w:szCs w:val="22"/>
        </w:rPr>
        <w:t>n</w:t>
      </w:r>
      <w:r w:rsidR="00CA6BC6" w:rsidRPr="009A0AC7">
        <w:rPr>
          <w:i/>
          <w:sz w:val="22"/>
          <w:szCs w:val="22"/>
        </w:rPr>
        <w:t>anocrystalline' materials are those materials having a crystal grain size of 50 nm or less, as determined by X-ray diffraction.</w:t>
      </w:r>
    </w:p>
    <w:p w14:paraId="31B9F62A" w14:textId="77777777" w:rsidR="00CA6BC6" w:rsidRPr="009A0AC7" w:rsidRDefault="00CA6BC6">
      <w:pPr>
        <w:pStyle w:val="1A1"/>
        <w:jc w:val="both"/>
        <w:rPr>
          <w:i/>
          <w:sz w:val="22"/>
          <w:szCs w:val="22"/>
        </w:rPr>
      </w:pPr>
    </w:p>
    <w:p w14:paraId="4625777C"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C.</w:t>
      </w:r>
      <w:r w:rsidRPr="009A0AC7">
        <w:rPr>
          <w:sz w:val="22"/>
          <w:szCs w:val="22"/>
        </w:rPr>
        <w:tab/>
        <w:t>4.</w:t>
      </w:r>
      <w:r w:rsidRPr="009A0AC7">
        <w:rPr>
          <w:sz w:val="22"/>
          <w:szCs w:val="22"/>
        </w:rPr>
        <w:tab/>
        <w:t>Uranium titanium alloys or tungsten alloys with a "matrix" based on iron, nickel or copper, having all of the following:</w:t>
      </w:r>
    </w:p>
    <w:p w14:paraId="26659BCD" w14:textId="77777777" w:rsidR="00CA6BC6" w:rsidRPr="009A0AC7" w:rsidRDefault="00CA6BC6" w:rsidP="000A5957">
      <w:pPr>
        <w:pStyle w:val="1A1a"/>
        <w:spacing w:before="120"/>
        <w:ind w:left="1582" w:right="-23"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A density exceeding 17.5 g/cm</w:t>
      </w:r>
      <w:r w:rsidR="0039129F" w:rsidRPr="009A0AC7">
        <w:rPr>
          <w:sz w:val="22"/>
          <w:szCs w:val="22"/>
          <w:vertAlign w:val="superscript"/>
        </w:rPr>
        <w:t>3</w:t>
      </w:r>
      <w:r w:rsidRPr="009A0AC7">
        <w:rPr>
          <w:sz w:val="22"/>
          <w:szCs w:val="22"/>
        </w:rPr>
        <w:t>;</w:t>
      </w:r>
    </w:p>
    <w:p w14:paraId="2316D374" w14:textId="77777777" w:rsidR="00CA6BC6" w:rsidRPr="009A0AC7" w:rsidRDefault="00CA6BC6">
      <w:pPr>
        <w:pStyle w:val="1A1a"/>
        <w:ind w:right="-22"/>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An elastic limit exceeding 880 MPa;</w:t>
      </w:r>
    </w:p>
    <w:p w14:paraId="3DBAC3A9" w14:textId="77777777" w:rsidR="00CA6BC6" w:rsidRPr="009A0AC7" w:rsidRDefault="00CA6BC6">
      <w:pPr>
        <w:pStyle w:val="1A1a"/>
        <w:ind w:right="-22"/>
        <w:jc w:val="both"/>
        <w:rPr>
          <w:sz w:val="22"/>
          <w:szCs w:val="22"/>
        </w:rPr>
      </w:pPr>
      <w:r w:rsidRPr="009A0AC7">
        <w:rPr>
          <w:sz w:val="22"/>
          <w:szCs w:val="22"/>
        </w:rPr>
        <w:tab/>
      </w:r>
      <w:r w:rsidRPr="009A0AC7">
        <w:rPr>
          <w:sz w:val="22"/>
          <w:szCs w:val="22"/>
        </w:rPr>
        <w:tab/>
      </w:r>
      <w:r w:rsidRPr="009A0AC7">
        <w:rPr>
          <w:sz w:val="22"/>
          <w:szCs w:val="22"/>
        </w:rPr>
        <w:tab/>
        <w:t>c.</w:t>
      </w:r>
      <w:r w:rsidRPr="009A0AC7">
        <w:rPr>
          <w:sz w:val="22"/>
          <w:szCs w:val="22"/>
        </w:rPr>
        <w:tab/>
        <w:t xml:space="preserve">An ultimate tensile strength exceeding 1,270 MPa; </w:t>
      </w:r>
      <w:r w:rsidRPr="009A0AC7">
        <w:rPr>
          <w:sz w:val="22"/>
          <w:szCs w:val="22"/>
          <w:u w:val="single"/>
        </w:rPr>
        <w:t>and</w:t>
      </w:r>
    </w:p>
    <w:p w14:paraId="40F0FEEA" w14:textId="77777777" w:rsidR="00CA6BC6" w:rsidRPr="009A0AC7" w:rsidRDefault="00CA6BC6">
      <w:pPr>
        <w:pStyle w:val="1A1a"/>
        <w:ind w:right="-22"/>
        <w:jc w:val="both"/>
        <w:rPr>
          <w:sz w:val="22"/>
          <w:szCs w:val="22"/>
        </w:rPr>
      </w:pPr>
      <w:r w:rsidRPr="009A0AC7">
        <w:rPr>
          <w:sz w:val="22"/>
          <w:szCs w:val="22"/>
        </w:rPr>
        <w:tab/>
      </w:r>
      <w:r w:rsidRPr="009A0AC7">
        <w:rPr>
          <w:sz w:val="22"/>
          <w:szCs w:val="22"/>
        </w:rPr>
        <w:tab/>
      </w:r>
      <w:r w:rsidRPr="009A0AC7">
        <w:rPr>
          <w:sz w:val="22"/>
          <w:szCs w:val="22"/>
        </w:rPr>
        <w:tab/>
        <w:t>d.</w:t>
      </w:r>
      <w:r w:rsidRPr="009A0AC7">
        <w:rPr>
          <w:sz w:val="22"/>
          <w:szCs w:val="22"/>
        </w:rPr>
        <w:tab/>
        <w:t>An elongation exceeding 8%.</w:t>
      </w:r>
    </w:p>
    <w:p w14:paraId="78702CA6" w14:textId="77777777" w:rsidR="00CA6BC6" w:rsidRPr="009A0AC7" w:rsidRDefault="00CA6BC6">
      <w:pPr>
        <w:pStyle w:val="1A1a"/>
        <w:ind w:right="-22"/>
        <w:jc w:val="both"/>
        <w:rPr>
          <w:sz w:val="22"/>
          <w:szCs w:val="22"/>
        </w:rPr>
      </w:pPr>
    </w:p>
    <w:p w14:paraId="026DCDC0"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C.</w:t>
      </w:r>
      <w:r w:rsidRPr="009A0AC7">
        <w:rPr>
          <w:sz w:val="22"/>
          <w:szCs w:val="22"/>
        </w:rPr>
        <w:tab/>
        <w:t>5.</w:t>
      </w:r>
      <w:r w:rsidRPr="009A0AC7">
        <w:rPr>
          <w:sz w:val="22"/>
          <w:szCs w:val="22"/>
        </w:rPr>
        <w:tab/>
        <w:t>"Superconductive" "composite" conductors in lengths exceeding 100 m or with a mass exceeding 100 g, as follows:</w:t>
      </w:r>
    </w:p>
    <w:p w14:paraId="497AF286" w14:textId="77777777" w:rsidR="00CA6BC6" w:rsidRPr="009A0AC7" w:rsidRDefault="00CA6BC6">
      <w:pPr>
        <w:pStyle w:val="1A1a"/>
        <w:spacing w:before="100"/>
        <w:ind w:left="1582" w:right="-23"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"Superconductive" "composite" conductors containing one or more niobium-titanium 'filaments', having all of the following:</w:t>
      </w:r>
    </w:p>
    <w:p w14:paraId="0CB6EC3B"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Embedded in a "matrix" other than a copper or copper-based mixed "matrix"; </w:t>
      </w:r>
      <w:r w:rsidRPr="009A0AC7">
        <w:rPr>
          <w:sz w:val="22"/>
          <w:szCs w:val="22"/>
          <w:u w:val="single"/>
        </w:rPr>
        <w:t>and</w:t>
      </w:r>
    </w:p>
    <w:p w14:paraId="60914CFA"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Having</w:t>
      </w:r>
      <w:r w:rsidRPr="009A0AC7">
        <w:rPr>
          <w:b/>
          <w:sz w:val="22"/>
          <w:szCs w:val="22"/>
        </w:rPr>
        <w:t xml:space="preserve"> </w:t>
      </w:r>
      <w:r w:rsidRPr="009A0AC7">
        <w:rPr>
          <w:sz w:val="22"/>
          <w:szCs w:val="22"/>
        </w:rPr>
        <w:t>a cross-section area less than 0.28 x 10</w:t>
      </w:r>
      <w:r w:rsidR="0039129F" w:rsidRPr="009A0AC7">
        <w:rPr>
          <w:sz w:val="22"/>
          <w:szCs w:val="22"/>
          <w:vertAlign w:val="superscript"/>
        </w:rPr>
        <w:t>-4</w:t>
      </w:r>
      <w:r w:rsidRPr="009A0AC7">
        <w:rPr>
          <w:sz w:val="22"/>
          <w:szCs w:val="22"/>
        </w:rPr>
        <w:t> mm</w:t>
      </w:r>
      <w:r w:rsidR="0039129F" w:rsidRPr="009A0AC7">
        <w:rPr>
          <w:sz w:val="22"/>
          <w:szCs w:val="22"/>
          <w:vertAlign w:val="superscript"/>
        </w:rPr>
        <w:t>2</w:t>
      </w:r>
      <w:r w:rsidRPr="009A0AC7">
        <w:rPr>
          <w:sz w:val="22"/>
          <w:szCs w:val="22"/>
        </w:rPr>
        <w:t xml:space="preserve"> (6 µm in diameter for circular 'filaments');</w:t>
      </w:r>
    </w:p>
    <w:p w14:paraId="4142FFD7" w14:textId="77777777" w:rsidR="00F95BE0" w:rsidRPr="009A0AC7" w:rsidRDefault="00F95BE0">
      <w:pPr>
        <w:pStyle w:val="1A1a"/>
        <w:spacing w:before="100" w:line="230" w:lineRule="auto"/>
        <w:ind w:left="1582" w:right="-28" w:hanging="1582"/>
        <w:jc w:val="both"/>
        <w:rPr>
          <w:sz w:val="22"/>
          <w:szCs w:val="22"/>
        </w:rPr>
      </w:pPr>
      <w:r w:rsidRPr="009A0AC7">
        <w:rPr>
          <w:sz w:val="22"/>
          <w:szCs w:val="22"/>
        </w:rPr>
        <w:br w:type="page"/>
      </w:r>
    </w:p>
    <w:p w14:paraId="425DBFF6" w14:textId="77777777" w:rsidR="00CA6BC6" w:rsidRPr="009A0AC7" w:rsidRDefault="00F95BE0" w:rsidP="00F95BE0">
      <w:pPr>
        <w:pStyle w:val="1A1a"/>
        <w:ind w:left="1582" w:right="-28" w:hanging="1582"/>
        <w:jc w:val="both"/>
        <w:rPr>
          <w:sz w:val="22"/>
          <w:szCs w:val="22"/>
        </w:rPr>
      </w:pPr>
      <w:r w:rsidRPr="009A0AC7">
        <w:rPr>
          <w:sz w:val="22"/>
          <w:szCs w:val="22"/>
        </w:rPr>
        <w:t>1.</w:t>
      </w:r>
      <w:r w:rsidRPr="009A0AC7">
        <w:rPr>
          <w:sz w:val="22"/>
          <w:szCs w:val="22"/>
        </w:rPr>
        <w:tab/>
        <w:t>C.</w:t>
      </w:r>
      <w:r w:rsidRPr="009A0AC7">
        <w:rPr>
          <w:sz w:val="22"/>
          <w:szCs w:val="22"/>
        </w:rPr>
        <w:tab/>
        <w:t>5.</w:t>
      </w:r>
      <w:r w:rsidRPr="009A0AC7">
        <w:rPr>
          <w:sz w:val="22"/>
          <w:szCs w:val="22"/>
        </w:rPr>
        <w:tab/>
      </w:r>
      <w:r w:rsidR="00CA6BC6" w:rsidRPr="009A0AC7">
        <w:rPr>
          <w:sz w:val="22"/>
          <w:szCs w:val="22"/>
        </w:rPr>
        <w:t>b.</w:t>
      </w:r>
      <w:r w:rsidR="00CA6BC6" w:rsidRPr="009A0AC7">
        <w:rPr>
          <w:sz w:val="22"/>
          <w:szCs w:val="22"/>
        </w:rPr>
        <w:tab/>
        <w:t>"Superconductive" "composite" conductors consisting of one or more "superconductive" 'filaments' other than niobium-titanium, having all of the following:</w:t>
      </w:r>
    </w:p>
    <w:p w14:paraId="219A0694" w14:textId="77777777" w:rsidR="00CA6BC6" w:rsidRPr="009A0AC7" w:rsidRDefault="00CA6BC6">
      <w:pPr>
        <w:pStyle w:val="1A1a1"/>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A "critical temperature" at zero magnetic induction exceeding 9.85 K (-263.3°C); </w:t>
      </w:r>
      <w:r w:rsidRPr="009A0AC7">
        <w:rPr>
          <w:sz w:val="22"/>
          <w:szCs w:val="22"/>
          <w:u w:val="single"/>
        </w:rPr>
        <w:t>and</w:t>
      </w:r>
    </w:p>
    <w:p w14:paraId="2CFB16D0" w14:textId="77777777" w:rsidR="00CA6BC6" w:rsidRPr="009A0AC7" w:rsidRDefault="00CA6BC6">
      <w:pPr>
        <w:pStyle w:val="1A1a1"/>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 xml:space="preserve">Remaining in the "superconductive" state at a temperature of 4.2 K </w:t>
      </w:r>
    </w:p>
    <w:p w14:paraId="37A6E222" w14:textId="77777777" w:rsidR="00CA6BC6" w:rsidRPr="009A0AC7" w:rsidRDefault="00CA6BC6">
      <w:pPr>
        <w:pStyle w:val="1A1a1"/>
        <w:spacing w:line="230" w:lineRule="auto"/>
        <w:ind w:right="-29"/>
        <w:jc w:val="both"/>
        <w:rPr>
          <w:spacing w:val="-2"/>
          <w:sz w:val="22"/>
          <w:szCs w:val="22"/>
        </w:rPr>
      </w:pPr>
      <w:r w:rsidRPr="009A0AC7">
        <w:rPr>
          <w:spacing w:val="-2"/>
          <w:sz w:val="22"/>
          <w:szCs w:val="22"/>
        </w:rPr>
        <w:tab/>
      </w:r>
      <w:r w:rsidRPr="009A0AC7">
        <w:rPr>
          <w:spacing w:val="-2"/>
          <w:sz w:val="22"/>
          <w:szCs w:val="22"/>
        </w:rPr>
        <w:tab/>
      </w:r>
      <w:r w:rsidRPr="009A0AC7">
        <w:rPr>
          <w:spacing w:val="-2"/>
          <w:sz w:val="22"/>
          <w:szCs w:val="22"/>
        </w:rPr>
        <w:tab/>
      </w:r>
      <w:r w:rsidRPr="009A0AC7">
        <w:rPr>
          <w:spacing w:val="-2"/>
          <w:sz w:val="22"/>
          <w:szCs w:val="22"/>
        </w:rPr>
        <w:tab/>
      </w:r>
      <w:r w:rsidRPr="009A0AC7">
        <w:rPr>
          <w:spacing w:val="-2"/>
          <w:sz w:val="22"/>
          <w:szCs w:val="22"/>
        </w:rPr>
        <w:tab/>
        <w:t>(-268.9</w:t>
      </w:r>
      <w:r w:rsidR="0039129F" w:rsidRPr="009A0AC7">
        <w:rPr>
          <w:spacing w:val="-2"/>
          <w:sz w:val="22"/>
          <w:szCs w:val="22"/>
        </w:rPr>
        <w:t>5</w:t>
      </w:r>
      <w:r w:rsidRPr="009A0AC7">
        <w:rPr>
          <w:spacing w:val="-2"/>
          <w:sz w:val="22"/>
          <w:szCs w:val="22"/>
        </w:rPr>
        <w:t xml:space="preserve">°C) when exposed to a magnetic field </w:t>
      </w:r>
      <w:r w:rsidRPr="009A0AC7">
        <w:rPr>
          <w:bCs/>
          <w:spacing w:val="-2"/>
          <w:sz w:val="22"/>
          <w:szCs w:val="22"/>
        </w:rPr>
        <w:t>oriented in any direction perpendicular to the longitudinal axis of conductor and</w:t>
      </w:r>
      <w:r w:rsidRPr="009A0AC7">
        <w:rPr>
          <w:spacing w:val="-2"/>
          <w:sz w:val="22"/>
          <w:szCs w:val="22"/>
        </w:rPr>
        <w:t xml:space="preserve"> corresponding to a magnetic induction of 12 T </w:t>
      </w:r>
      <w:r w:rsidRPr="009A0AC7">
        <w:rPr>
          <w:bCs/>
          <w:spacing w:val="-2"/>
          <w:sz w:val="22"/>
          <w:szCs w:val="22"/>
        </w:rPr>
        <w:t>with critical current density exceeding 1,750 A/mm</w:t>
      </w:r>
      <w:r w:rsidRPr="009A0AC7">
        <w:rPr>
          <w:bCs/>
          <w:spacing w:val="-2"/>
          <w:sz w:val="22"/>
          <w:szCs w:val="22"/>
          <w:vertAlign w:val="superscript"/>
        </w:rPr>
        <w:t>2</w:t>
      </w:r>
      <w:r w:rsidRPr="009A0AC7">
        <w:rPr>
          <w:bCs/>
          <w:spacing w:val="-2"/>
          <w:sz w:val="22"/>
          <w:szCs w:val="22"/>
        </w:rPr>
        <w:t xml:space="preserve"> on overall cross-section of the conductor</w:t>
      </w:r>
      <w:r w:rsidR="007A43A9" w:rsidRPr="009A0AC7">
        <w:rPr>
          <w:bCs/>
          <w:spacing w:val="-2"/>
          <w:sz w:val="22"/>
          <w:szCs w:val="22"/>
        </w:rPr>
        <w:t>;</w:t>
      </w:r>
    </w:p>
    <w:p w14:paraId="183E1183" w14:textId="77777777" w:rsidR="00073691" w:rsidRPr="009A0AC7" w:rsidRDefault="00073691" w:rsidP="00073691">
      <w:pPr>
        <w:pStyle w:val="1A1a"/>
        <w:ind w:left="1582" w:right="-28" w:hanging="1582"/>
        <w:jc w:val="both"/>
        <w:rPr>
          <w:sz w:val="22"/>
          <w:szCs w:val="22"/>
        </w:rPr>
      </w:pPr>
    </w:p>
    <w:p w14:paraId="20329C4B" w14:textId="77777777" w:rsidR="00CA6BC6" w:rsidRPr="009A0AC7" w:rsidRDefault="00073691" w:rsidP="00073691">
      <w:pPr>
        <w:pStyle w:val="1A1a"/>
        <w:ind w:left="1582" w:right="-28" w:hanging="1582"/>
        <w:jc w:val="both"/>
        <w:rPr>
          <w:bCs/>
          <w:sz w:val="22"/>
          <w:szCs w:val="22"/>
        </w:rPr>
      </w:pPr>
      <w:r w:rsidRPr="009A0AC7">
        <w:rPr>
          <w:sz w:val="22"/>
          <w:szCs w:val="22"/>
        </w:rPr>
        <w:t>1.</w:t>
      </w:r>
      <w:r w:rsidRPr="009A0AC7">
        <w:rPr>
          <w:sz w:val="22"/>
          <w:szCs w:val="22"/>
        </w:rPr>
        <w:tab/>
        <w:t>C.</w:t>
      </w:r>
      <w:r w:rsidRPr="009A0AC7">
        <w:rPr>
          <w:sz w:val="22"/>
          <w:szCs w:val="22"/>
        </w:rPr>
        <w:tab/>
        <w:t>5.</w:t>
      </w:r>
      <w:r w:rsidRPr="009A0AC7">
        <w:rPr>
          <w:sz w:val="22"/>
          <w:szCs w:val="22"/>
        </w:rPr>
        <w:tab/>
      </w:r>
      <w:r w:rsidR="00CA6BC6" w:rsidRPr="009A0AC7">
        <w:rPr>
          <w:sz w:val="22"/>
          <w:szCs w:val="22"/>
        </w:rPr>
        <w:t>c.</w:t>
      </w:r>
      <w:r w:rsidR="00CA6BC6" w:rsidRPr="009A0AC7">
        <w:rPr>
          <w:sz w:val="22"/>
          <w:szCs w:val="22"/>
        </w:rPr>
        <w:tab/>
      </w:r>
      <w:r w:rsidR="00CA6BC6" w:rsidRPr="009A0AC7">
        <w:rPr>
          <w:bCs/>
          <w:sz w:val="22"/>
          <w:szCs w:val="22"/>
        </w:rPr>
        <w:t>"Superconductive" "composite" conductors consisting of one or more "superconductive" 'filaments', which remain "superconductive" above 115 K (-158.1</w:t>
      </w:r>
      <w:r w:rsidR="007A43A9" w:rsidRPr="009A0AC7">
        <w:rPr>
          <w:bCs/>
          <w:sz w:val="22"/>
          <w:szCs w:val="22"/>
        </w:rPr>
        <w:t>5°</w:t>
      </w:r>
      <w:r w:rsidR="00CA6BC6" w:rsidRPr="009A0AC7">
        <w:rPr>
          <w:bCs/>
          <w:sz w:val="22"/>
          <w:szCs w:val="22"/>
        </w:rPr>
        <w:t>C).</w:t>
      </w:r>
    </w:p>
    <w:p w14:paraId="50A2AA95" w14:textId="77777777" w:rsidR="00CA6BC6" w:rsidRPr="009A0AC7" w:rsidRDefault="00CA6BC6" w:rsidP="0000735C">
      <w:pPr>
        <w:pStyle w:val="1A1"/>
        <w:spacing w:before="120"/>
        <w:ind w:left="1123" w:hanging="1123"/>
        <w:rPr>
          <w:i/>
          <w:sz w:val="22"/>
          <w:szCs w:val="22"/>
          <w:u w:val="single"/>
        </w:rPr>
      </w:pPr>
      <w:r w:rsidRPr="009A0AC7">
        <w:rPr>
          <w:i/>
          <w:sz w:val="22"/>
          <w:szCs w:val="22"/>
        </w:rPr>
        <w:tab/>
      </w:r>
      <w:r w:rsidRPr="009A0AC7">
        <w:rPr>
          <w:i/>
          <w:sz w:val="22"/>
          <w:szCs w:val="22"/>
        </w:rPr>
        <w:tab/>
      </w:r>
      <w:r w:rsidRPr="009A0AC7">
        <w:rPr>
          <w:i/>
          <w:sz w:val="22"/>
          <w:szCs w:val="22"/>
        </w:rPr>
        <w:tab/>
      </w:r>
      <w:r w:rsidRPr="009A0AC7">
        <w:rPr>
          <w:i/>
          <w:sz w:val="22"/>
          <w:szCs w:val="22"/>
          <w:u w:val="single"/>
        </w:rPr>
        <w:t>Technical Note</w:t>
      </w:r>
    </w:p>
    <w:p w14:paraId="0B76FEF5" w14:textId="77777777" w:rsidR="00CA6BC6" w:rsidRPr="009A0AC7" w:rsidRDefault="00CA6BC6" w:rsidP="00FE10E2">
      <w:pPr>
        <w:pStyle w:val="1A1"/>
        <w:jc w:val="both"/>
        <w:rPr>
          <w:i/>
          <w:sz w:val="22"/>
          <w:szCs w:val="22"/>
        </w:rPr>
      </w:pPr>
      <w:r w:rsidRPr="009A0AC7">
        <w:rPr>
          <w:sz w:val="22"/>
          <w:szCs w:val="22"/>
        </w:rPr>
        <w:tab/>
      </w:r>
      <w:r w:rsidRPr="009A0AC7">
        <w:rPr>
          <w:sz w:val="22"/>
          <w:szCs w:val="22"/>
        </w:rPr>
        <w:tab/>
      </w:r>
      <w:r w:rsidRPr="009A0AC7">
        <w:rPr>
          <w:sz w:val="22"/>
          <w:szCs w:val="22"/>
        </w:rPr>
        <w:tab/>
      </w:r>
      <w:r w:rsidRPr="009A0AC7">
        <w:rPr>
          <w:i/>
          <w:sz w:val="22"/>
          <w:szCs w:val="22"/>
        </w:rPr>
        <w:t>For the purpose</w:t>
      </w:r>
      <w:r w:rsidR="009627E9" w:rsidRPr="009A0AC7">
        <w:rPr>
          <w:i/>
          <w:sz w:val="22"/>
          <w:szCs w:val="22"/>
        </w:rPr>
        <w:t>s</w:t>
      </w:r>
      <w:r w:rsidRPr="009A0AC7">
        <w:rPr>
          <w:i/>
          <w:sz w:val="22"/>
          <w:szCs w:val="22"/>
        </w:rPr>
        <w:t xml:space="preserve"> of 1.C.5., 'filaments' may be in wire, cylinder, film, tape or</w:t>
      </w:r>
      <w:r w:rsidR="00FE10E2" w:rsidRPr="009A0AC7">
        <w:rPr>
          <w:i/>
          <w:sz w:val="22"/>
          <w:szCs w:val="22"/>
        </w:rPr>
        <w:t xml:space="preserve"> </w:t>
      </w:r>
      <w:r w:rsidRPr="009A0AC7">
        <w:rPr>
          <w:i/>
          <w:sz w:val="22"/>
          <w:szCs w:val="22"/>
        </w:rPr>
        <w:t>ribbon form.</w:t>
      </w:r>
    </w:p>
    <w:p w14:paraId="6F1FB4E6" w14:textId="77777777" w:rsidR="00CA6BC6" w:rsidRPr="009A0AC7" w:rsidRDefault="00CA6BC6">
      <w:pPr>
        <w:pStyle w:val="1A1"/>
        <w:rPr>
          <w:sz w:val="16"/>
          <w:szCs w:val="16"/>
        </w:rPr>
      </w:pPr>
    </w:p>
    <w:p w14:paraId="2E6BC8BA" w14:textId="77777777" w:rsidR="00CA6BC6" w:rsidRPr="009A0AC7" w:rsidRDefault="00CA6BC6" w:rsidP="00CB7716">
      <w:pPr>
        <w:pStyle w:val="1A1"/>
        <w:spacing w:line="230" w:lineRule="auto"/>
        <w:ind w:right="-29"/>
        <w:jc w:val="both"/>
        <w:rPr>
          <w:sz w:val="22"/>
          <w:szCs w:val="22"/>
        </w:rPr>
      </w:pPr>
      <w:r w:rsidRPr="009A0AC7">
        <w:rPr>
          <w:sz w:val="22"/>
          <w:szCs w:val="22"/>
        </w:rPr>
        <w:t>1.</w:t>
      </w:r>
      <w:r w:rsidRPr="009A0AC7">
        <w:rPr>
          <w:sz w:val="22"/>
          <w:szCs w:val="22"/>
        </w:rPr>
        <w:tab/>
        <w:t>C.</w:t>
      </w:r>
      <w:r w:rsidRPr="009A0AC7">
        <w:rPr>
          <w:sz w:val="22"/>
          <w:szCs w:val="22"/>
        </w:rPr>
        <w:tab/>
        <w:t>6.</w:t>
      </w:r>
      <w:r w:rsidRPr="009A0AC7">
        <w:rPr>
          <w:sz w:val="22"/>
          <w:szCs w:val="22"/>
        </w:rPr>
        <w:tab/>
        <w:t>Fluids and lubricating materials, as follows:</w:t>
      </w:r>
    </w:p>
    <w:p w14:paraId="78005412" w14:textId="77777777" w:rsidR="00CA6BC6" w:rsidRPr="009A0AC7" w:rsidRDefault="00CA6BC6" w:rsidP="00CB7716">
      <w:pPr>
        <w:pStyle w:val="1A1a"/>
        <w:spacing w:before="120" w:line="230" w:lineRule="auto"/>
        <w:ind w:left="1582" w:right="-28"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r>
      <w:r w:rsidR="00450BC6" w:rsidRPr="009A0AC7">
        <w:rPr>
          <w:sz w:val="22"/>
          <w:szCs w:val="22"/>
        </w:rPr>
        <w:t>Not used since 2015</w:t>
      </w:r>
    </w:p>
    <w:p w14:paraId="3FA621D6" w14:textId="77777777" w:rsidR="00CA6BC6" w:rsidRPr="009A0AC7" w:rsidRDefault="00450BC6" w:rsidP="00CB7716">
      <w:pPr>
        <w:pStyle w:val="1A1a"/>
        <w:spacing w:before="60" w:line="230" w:lineRule="auto"/>
        <w:ind w:left="1582" w:right="-28" w:hanging="1582"/>
        <w:jc w:val="both"/>
        <w:rPr>
          <w:sz w:val="22"/>
          <w:szCs w:val="22"/>
        </w:rPr>
      </w:pPr>
      <w:r w:rsidRPr="009A0AC7">
        <w:rPr>
          <w:sz w:val="22"/>
          <w:szCs w:val="22"/>
        </w:rPr>
        <w:tab/>
      </w:r>
      <w:r w:rsidRPr="009A0AC7">
        <w:rPr>
          <w:sz w:val="22"/>
          <w:szCs w:val="22"/>
        </w:rPr>
        <w:tab/>
      </w:r>
      <w:r w:rsidR="00CA6BC6" w:rsidRPr="009A0AC7">
        <w:rPr>
          <w:sz w:val="22"/>
          <w:szCs w:val="22"/>
        </w:rPr>
        <w:tab/>
        <w:t>b.</w:t>
      </w:r>
      <w:r w:rsidR="00CA6BC6" w:rsidRPr="009A0AC7">
        <w:rPr>
          <w:sz w:val="22"/>
          <w:szCs w:val="22"/>
        </w:rPr>
        <w:tab/>
        <w:t xml:space="preserve">Lubricating materials containing, as their principal ingredients, </w:t>
      </w:r>
      <w:r w:rsidR="00083947" w:rsidRPr="009A0AC7">
        <w:rPr>
          <w:sz w:val="22"/>
          <w:szCs w:val="22"/>
        </w:rPr>
        <w:t>p</w:t>
      </w:r>
      <w:r w:rsidR="00CA6BC6" w:rsidRPr="009A0AC7">
        <w:rPr>
          <w:sz w:val="22"/>
          <w:szCs w:val="22"/>
        </w:rPr>
        <w:t xml:space="preserve">henylene or </w:t>
      </w:r>
      <w:proofErr w:type="spellStart"/>
      <w:r w:rsidR="00CA6BC6" w:rsidRPr="009A0AC7">
        <w:rPr>
          <w:sz w:val="22"/>
          <w:szCs w:val="22"/>
        </w:rPr>
        <w:t>alkylphenylene</w:t>
      </w:r>
      <w:proofErr w:type="spellEnd"/>
      <w:r w:rsidR="00CA6BC6" w:rsidRPr="009A0AC7">
        <w:rPr>
          <w:sz w:val="22"/>
          <w:szCs w:val="22"/>
        </w:rPr>
        <w:t xml:space="preserve"> ethers or </w:t>
      </w:r>
      <w:proofErr w:type="spellStart"/>
      <w:r w:rsidR="00CA6BC6" w:rsidRPr="009A0AC7">
        <w:rPr>
          <w:sz w:val="22"/>
          <w:szCs w:val="22"/>
        </w:rPr>
        <w:t>thio</w:t>
      </w:r>
      <w:proofErr w:type="spellEnd"/>
      <w:r w:rsidR="00CA6BC6" w:rsidRPr="009A0AC7">
        <w:rPr>
          <w:sz w:val="22"/>
          <w:szCs w:val="22"/>
        </w:rPr>
        <w:t>-ethers, or their mixtures, containing</w:t>
      </w:r>
      <w:r w:rsidR="00CA6BC6" w:rsidRPr="009A0AC7">
        <w:rPr>
          <w:spacing w:val="-4"/>
          <w:sz w:val="22"/>
          <w:szCs w:val="22"/>
        </w:rPr>
        <w:t xml:space="preserve"> more than two ether or </w:t>
      </w:r>
      <w:proofErr w:type="spellStart"/>
      <w:r w:rsidR="00CA6BC6" w:rsidRPr="009A0AC7">
        <w:rPr>
          <w:spacing w:val="-4"/>
          <w:sz w:val="22"/>
          <w:szCs w:val="22"/>
        </w:rPr>
        <w:t>thio</w:t>
      </w:r>
      <w:proofErr w:type="spellEnd"/>
      <w:r w:rsidR="00CA6BC6" w:rsidRPr="009A0AC7">
        <w:rPr>
          <w:spacing w:val="-4"/>
          <w:sz w:val="22"/>
          <w:szCs w:val="22"/>
        </w:rPr>
        <w:t>-ether functions or mixtures thereof</w:t>
      </w:r>
      <w:r w:rsidR="00083947" w:rsidRPr="009A0AC7">
        <w:rPr>
          <w:spacing w:val="-4"/>
          <w:sz w:val="22"/>
          <w:szCs w:val="22"/>
        </w:rPr>
        <w:t>;</w:t>
      </w:r>
    </w:p>
    <w:p w14:paraId="636CECC6" w14:textId="77777777" w:rsidR="00CA6BC6" w:rsidRPr="009A0AC7" w:rsidRDefault="00CA6BC6" w:rsidP="00CB7716">
      <w:pPr>
        <w:pStyle w:val="1A1a"/>
        <w:spacing w:before="60" w:line="230" w:lineRule="auto"/>
        <w:ind w:left="1582" w:right="-28" w:hanging="1582"/>
        <w:jc w:val="both"/>
        <w:rPr>
          <w:sz w:val="22"/>
          <w:szCs w:val="22"/>
        </w:rPr>
      </w:pPr>
      <w:r w:rsidRPr="009A0AC7">
        <w:rPr>
          <w:sz w:val="22"/>
          <w:szCs w:val="22"/>
        </w:rPr>
        <w:tab/>
      </w:r>
      <w:r w:rsidRPr="009A0AC7">
        <w:rPr>
          <w:sz w:val="22"/>
          <w:szCs w:val="22"/>
        </w:rPr>
        <w:tab/>
      </w:r>
      <w:r w:rsidRPr="009A0AC7">
        <w:rPr>
          <w:sz w:val="22"/>
          <w:szCs w:val="22"/>
        </w:rPr>
        <w:tab/>
        <w:t>c.</w:t>
      </w:r>
      <w:r w:rsidRPr="009A0AC7">
        <w:rPr>
          <w:sz w:val="22"/>
          <w:szCs w:val="22"/>
        </w:rPr>
        <w:tab/>
        <w:t>Damping or flotation fluids having all of the following:</w:t>
      </w:r>
    </w:p>
    <w:p w14:paraId="64C4668E" w14:textId="77777777" w:rsidR="00CA6BC6" w:rsidRPr="009A0AC7" w:rsidRDefault="00CA6BC6" w:rsidP="00CB7716">
      <w:pPr>
        <w:pStyle w:val="1A1a1"/>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Purity exceeding 99.8%;</w:t>
      </w:r>
    </w:p>
    <w:p w14:paraId="5D9F54BD" w14:textId="77777777" w:rsidR="00CA6BC6" w:rsidRPr="009A0AC7" w:rsidRDefault="00CA6BC6" w:rsidP="00CB7716">
      <w:pPr>
        <w:pStyle w:val="1A1a1"/>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 xml:space="preserve">Containing less than 25 particles of 200 µm or larger in size per 100 ml; </w:t>
      </w:r>
      <w:r w:rsidRPr="009A0AC7">
        <w:rPr>
          <w:sz w:val="22"/>
          <w:szCs w:val="22"/>
          <w:u w:val="single"/>
        </w:rPr>
        <w:t>and</w:t>
      </w:r>
    </w:p>
    <w:p w14:paraId="4482B9DE" w14:textId="77777777" w:rsidR="00CA6BC6" w:rsidRPr="009A0AC7" w:rsidRDefault="00CA6BC6" w:rsidP="00CB7716">
      <w:pPr>
        <w:pStyle w:val="1A1a1"/>
        <w:spacing w:line="230" w:lineRule="auto"/>
        <w:ind w:right="-29"/>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t xml:space="preserve">Made from at least 85% of any of the following: </w:t>
      </w:r>
    </w:p>
    <w:p w14:paraId="66214001" w14:textId="77777777" w:rsidR="00CA6BC6" w:rsidRPr="009A0AC7" w:rsidRDefault="00CA6BC6" w:rsidP="00CB7716">
      <w:pPr>
        <w:pStyle w:val="1A1a1a0"/>
        <w:tabs>
          <w:tab w:val="clear" w:pos="1440"/>
        </w:tabs>
        <w:jc w:val="both"/>
        <w:rPr>
          <w:spacing w:val="-4"/>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r>
      <w:proofErr w:type="spellStart"/>
      <w:r w:rsidRPr="009A0AC7">
        <w:rPr>
          <w:spacing w:val="-4"/>
          <w:sz w:val="22"/>
          <w:szCs w:val="22"/>
        </w:rPr>
        <w:t>Dibromotetrafluoroethane</w:t>
      </w:r>
      <w:proofErr w:type="spellEnd"/>
      <w:r w:rsidRPr="009A0AC7">
        <w:rPr>
          <w:spacing w:val="-4"/>
          <w:sz w:val="22"/>
          <w:szCs w:val="22"/>
        </w:rPr>
        <w:t xml:space="preserve"> </w:t>
      </w:r>
      <w:r w:rsidRPr="009A0AC7">
        <w:rPr>
          <w:bCs/>
          <w:spacing w:val="-4"/>
          <w:sz w:val="22"/>
          <w:szCs w:val="22"/>
        </w:rPr>
        <w:t>(CAS 25497-30-7, 124-73-2, 27336-23-8)</w:t>
      </w:r>
      <w:r w:rsidRPr="009A0AC7">
        <w:rPr>
          <w:spacing w:val="-4"/>
          <w:sz w:val="22"/>
          <w:szCs w:val="22"/>
        </w:rPr>
        <w:t xml:space="preserve">; </w:t>
      </w:r>
    </w:p>
    <w:p w14:paraId="24A155B5" w14:textId="77777777" w:rsidR="00CA6BC6" w:rsidRPr="009A0AC7" w:rsidRDefault="00CA6BC6" w:rsidP="00CB7716">
      <w:pPr>
        <w:pStyle w:val="1A1a1a0"/>
        <w:tabs>
          <w:tab w:val="clear" w:pos="1440"/>
        </w:tabs>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 xml:space="preserve">Polychlorotrifluoroethylene (oily and waxy modifications only); </w:t>
      </w:r>
      <w:r w:rsidRPr="009A0AC7">
        <w:rPr>
          <w:sz w:val="22"/>
          <w:szCs w:val="22"/>
          <w:u w:val="single"/>
        </w:rPr>
        <w:t>or</w:t>
      </w:r>
    </w:p>
    <w:p w14:paraId="5C61D772" w14:textId="77777777" w:rsidR="00CA6BC6" w:rsidRPr="009A0AC7" w:rsidRDefault="00CA6BC6" w:rsidP="00CB7716">
      <w:pPr>
        <w:pStyle w:val="1A1a1a0"/>
        <w:tabs>
          <w:tab w:val="clear" w:pos="1440"/>
        </w:tabs>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c.</w:t>
      </w:r>
      <w:r w:rsidRPr="009A0AC7">
        <w:rPr>
          <w:sz w:val="22"/>
          <w:szCs w:val="22"/>
        </w:rPr>
        <w:tab/>
      </w:r>
      <w:proofErr w:type="spellStart"/>
      <w:r w:rsidRPr="009A0AC7">
        <w:rPr>
          <w:sz w:val="22"/>
          <w:szCs w:val="22"/>
        </w:rPr>
        <w:t>Polybromotrifluoroethylene</w:t>
      </w:r>
      <w:proofErr w:type="spellEnd"/>
      <w:r w:rsidRPr="009A0AC7">
        <w:rPr>
          <w:sz w:val="22"/>
          <w:szCs w:val="22"/>
        </w:rPr>
        <w:t xml:space="preserve">; </w:t>
      </w:r>
    </w:p>
    <w:p w14:paraId="30931053" w14:textId="77777777" w:rsidR="00CA6BC6" w:rsidRPr="009A0AC7" w:rsidRDefault="00073691" w:rsidP="00CB7716">
      <w:pPr>
        <w:pStyle w:val="1A1a"/>
        <w:spacing w:before="120"/>
        <w:ind w:left="1582" w:hanging="1582"/>
        <w:jc w:val="both"/>
        <w:rPr>
          <w:sz w:val="22"/>
          <w:szCs w:val="22"/>
        </w:rPr>
      </w:pPr>
      <w:r w:rsidRPr="009A0AC7">
        <w:rPr>
          <w:sz w:val="22"/>
          <w:szCs w:val="22"/>
        </w:rPr>
        <w:tab/>
      </w:r>
      <w:r w:rsidRPr="009A0AC7">
        <w:rPr>
          <w:sz w:val="22"/>
          <w:szCs w:val="22"/>
        </w:rPr>
        <w:tab/>
      </w:r>
      <w:r w:rsidRPr="009A0AC7">
        <w:rPr>
          <w:sz w:val="22"/>
          <w:szCs w:val="22"/>
        </w:rPr>
        <w:tab/>
      </w:r>
      <w:r w:rsidR="00CA6BC6" w:rsidRPr="009A0AC7">
        <w:rPr>
          <w:sz w:val="22"/>
          <w:szCs w:val="22"/>
        </w:rPr>
        <w:t>d.</w:t>
      </w:r>
      <w:r w:rsidR="00CA6BC6" w:rsidRPr="009A0AC7">
        <w:rPr>
          <w:sz w:val="22"/>
          <w:szCs w:val="22"/>
        </w:rPr>
        <w:tab/>
      </w:r>
      <w:r w:rsidR="00364069" w:rsidRPr="009A0AC7">
        <w:rPr>
          <w:sz w:val="22"/>
          <w:szCs w:val="22"/>
        </w:rPr>
        <w:t>Fluorocarbon fluids designed for electronic cooling and having all of the following</w:t>
      </w:r>
      <w:r w:rsidR="00CA6BC6" w:rsidRPr="009A0AC7">
        <w:rPr>
          <w:sz w:val="22"/>
          <w:szCs w:val="22"/>
        </w:rPr>
        <w:t>:</w:t>
      </w:r>
    </w:p>
    <w:p w14:paraId="14E606D0" w14:textId="77777777" w:rsidR="00CA6BC6" w:rsidRPr="009A0AC7" w:rsidRDefault="00CA6BC6" w:rsidP="00CB7716">
      <w:pPr>
        <w:pStyle w:val="1A1a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Containing 85% by weight or more of any of the following, or mixtures thereof:</w:t>
      </w:r>
    </w:p>
    <w:p w14:paraId="57A0180D" w14:textId="77777777" w:rsidR="00CA6BC6" w:rsidRPr="009A0AC7" w:rsidRDefault="00CA6BC6" w:rsidP="00CB7716">
      <w:pPr>
        <w:pStyle w:val="1A1a1a0"/>
        <w:tabs>
          <w:tab w:val="clear" w:pos="1440"/>
        </w:tabs>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 xml:space="preserve">Monomeric forms of </w:t>
      </w:r>
      <w:proofErr w:type="spellStart"/>
      <w:r w:rsidRPr="009A0AC7">
        <w:rPr>
          <w:sz w:val="22"/>
          <w:szCs w:val="22"/>
        </w:rPr>
        <w:t>perfluoropolyalkylether</w:t>
      </w:r>
      <w:proofErr w:type="spellEnd"/>
      <w:r w:rsidRPr="009A0AC7">
        <w:rPr>
          <w:sz w:val="22"/>
          <w:szCs w:val="22"/>
        </w:rPr>
        <w:t xml:space="preserve">-triazines or </w:t>
      </w:r>
      <w:proofErr w:type="spellStart"/>
      <w:r w:rsidRPr="009A0AC7">
        <w:rPr>
          <w:sz w:val="22"/>
          <w:szCs w:val="22"/>
        </w:rPr>
        <w:t>perfluoroaliphatic</w:t>
      </w:r>
      <w:proofErr w:type="spellEnd"/>
      <w:r w:rsidRPr="009A0AC7">
        <w:rPr>
          <w:sz w:val="22"/>
          <w:szCs w:val="22"/>
        </w:rPr>
        <w:t>-ethers;</w:t>
      </w:r>
    </w:p>
    <w:p w14:paraId="33C7974B" w14:textId="77777777" w:rsidR="00CA6BC6" w:rsidRPr="009A0AC7" w:rsidRDefault="00CA6BC6" w:rsidP="00CB7716">
      <w:pPr>
        <w:pStyle w:val="1A1a1a0"/>
        <w:tabs>
          <w:tab w:val="clear" w:pos="1440"/>
        </w:tabs>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r>
      <w:proofErr w:type="spellStart"/>
      <w:r w:rsidRPr="009A0AC7">
        <w:rPr>
          <w:sz w:val="22"/>
          <w:szCs w:val="22"/>
        </w:rPr>
        <w:t>Perfluoroalkylamines</w:t>
      </w:r>
      <w:proofErr w:type="spellEnd"/>
      <w:r w:rsidRPr="009A0AC7">
        <w:rPr>
          <w:sz w:val="22"/>
          <w:szCs w:val="22"/>
        </w:rPr>
        <w:t>;</w:t>
      </w:r>
    </w:p>
    <w:p w14:paraId="0B03F9A8" w14:textId="77777777" w:rsidR="00CA6BC6" w:rsidRPr="009A0AC7" w:rsidRDefault="00CA6BC6" w:rsidP="00CB7716">
      <w:pPr>
        <w:pStyle w:val="1A1a1a0"/>
        <w:tabs>
          <w:tab w:val="clear" w:pos="1440"/>
        </w:tabs>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c.</w:t>
      </w:r>
      <w:r w:rsidRPr="009A0AC7">
        <w:rPr>
          <w:sz w:val="22"/>
          <w:szCs w:val="22"/>
        </w:rPr>
        <w:tab/>
      </w:r>
      <w:proofErr w:type="spellStart"/>
      <w:r w:rsidRPr="009A0AC7">
        <w:rPr>
          <w:sz w:val="22"/>
          <w:szCs w:val="22"/>
        </w:rPr>
        <w:t>Perfluorocycloalkanes</w:t>
      </w:r>
      <w:proofErr w:type="spellEnd"/>
      <w:r w:rsidRPr="009A0AC7">
        <w:rPr>
          <w:sz w:val="22"/>
          <w:szCs w:val="22"/>
        </w:rPr>
        <w:t xml:space="preserve">; </w:t>
      </w:r>
      <w:r w:rsidRPr="009A0AC7">
        <w:rPr>
          <w:sz w:val="22"/>
          <w:szCs w:val="22"/>
          <w:u w:val="single"/>
        </w:rPr>
        <w:t>or</w:t>
      </w:r>
      <w:r w:rsidRPr="009A0AC7">
        <w:rPr>
          <w:sz w:val="22"/>
          <w:szCs w:val="22"/>
        </w:rPr>
        <w:t xml:space="preserve"> </w:t>
      </w:r>
    </w:p>
    <w:p w14:paraId="328D5A9A" w14:textId="77777777" w:rsidR="00CA6BC6" w:rsidRPr="009A0AC7" w:rsidRDefault="00CA6BC6" w:rsidP="00CB7716">
      <w:pPr>
        <w:pStyle w:val="1A1a1a0"/>
        <w:tabs>
          <w:tab w:val="clear" w:pos="1440"/>
        </w:tabs>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d.</w:t>
      </w:r>
      <w:r w:rsidRPr="009A0AC7">
        <w:rPr>
          <w:sz w:val="22"/>
          <w:szCs w:val="22"/>
        </w:rPr>
        <w:tab/>
      </w:r>
      <w:proofErr w:type="spellStart"/>
      <w:r w:rsidRPr="009A0AC7">
        <w:rPr>
          <w:sz w:val="22"/>
          <w:szCs w:val="22"/>
        </w:rPr>
        <w:t>Perfluoroalkanes</w:t>
      </w:r>
      <w:proofErr w:type="spellEnd"/>
      <w:r w:rsidRPr="009A0AC7">
        <w:rPr>
          <w:sz w:val="22"/>
          <w:szCs w:val="22"/>
        </w:rPr>
        <w:t>;</w:t>
      </w:r>
    </w:p>
    <w:p w14:paraId="73D9A51A" w14:textId="77777777" w:rsidR="00CA6BC6" w:rsidRPr="009A0AC7" w:rsidRDefault="00CA6BC6" w:rsidP="00CB7716">
      <w:pPr>
        <w:pStyle w:val="1A1a1"/>
        <w:spacing w:before="120"/>
        <w:ind w:left="2064" w:hanging="204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Density at 298 K (25°C) of 1.5 g/ml or more;</w:t>
      </w:r>
    </w:p>
    <w:p w14:paraId="7F9FCA81" w14:textId="77777777" w:rsidR="00CA6BC6" w:rsidRPr="009A0AC7" w:rsidRDefault="00CA6BC6" w:rsidP="00CB7716">
      <w:pPr>
        <w:pStyle w:val="1A1a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t>In a liquid state at 273 K (0</w:t>
      </w:r>
      <w:bookmarkStart w:id="2" w:name="_Hlk214460734"/>
      <w:r w:rsidRPr="009A0AC7">
        <w:rPr>
          <w:sz w:val="22"/>
          <w:szCs w:val="22"/>
        </w:rPr>
        <w:t>°</w:t>
      </w:r>
      <w:bookmarkEnd w:id="2"/>
      <w:r w:rsidRPr="009A0AC7">
        <w:rPr>
          <w:sz w:val="22"/>
          <w:szCs w:val="22"/>
        </w:rPr>
        <w:t xml:space="preserve">C); </w:t>
      </w:r>
      <w:r w:rsidRPr="009A0AC7">
        <w:rPr>
          <w:sz w:val="22"/>
          <w:szCs w:val="22"/>
          <w:u w:val="single"/>
        </w:rPr>
        <w:t>and</w:t>
      </w:r>
    </w:p>
    <w:p w14:paraId="3028C501" w14:textId="77777777" w:rsidR="00CA6BC6" w:rsidRPr="009A0AC7" w:rsidRDefault="00CA6BC6" w:rsidP="00CB7716">
      <w:pPr>
        <w:pStyle w:val="1A1a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4.</w:t>
      </w:r>
      <w:r w:rsidRPr="009A0AC7">
        <w:rPr>
          <w:sz w:val="22"/>
          <w:szCs w:val="22"/>
        </w:rPr>
        <w:tab/>
        <w:t>Containing 60% or more by weight of fluorine.</w:t>
      </w:r>
    </w:p>
    <w:p w14:paraId="271A80DF" w14:textId="77777777" w:rsidR="00D33D8B" w:rsidRPr="009A0AC7" w:rsidRDefault="00D33D8B" w:rsidP="00CB7716">
      <w:pPr>
        <w:pStyle w:val="1A1anote1"/>
        <w:spacing w:before="120"/>
        <w:ind w:left="2381" w:hanging="782"/>
        <w:jc w:val="both"/>
        <w:rPr>
          <w:bCs/>
          <w:i/>
          <w:iCs/>
          <w:sz w:val="22"/>
          <w:szCs w:val="22"/>
        </w:rPr>
      </w:pPr>
      <w:r w:rsidRPr="009A0AC7">
        <w:rPr>
          <w:bCs/>
          <w:i/>
          <w:iCs/>
          <w:sz w:val="22"/>
          <w:szCs w:val="22"/>
          <w:u w:val="single"/>
        </w:rPr>
        <w:t>Note</w:t>
      </w:r>
      <w:r w:rsidRPr="009A0AC7">
        <w:rPr>
          <w:bCs/>
          <w:i/>
          <w:iCs/>
          <w:sz w:val="22"/>
          <w:szCs w:val="22"/>
        </w:rPr>
        <w:tab/>
        <w:t>1.C.6.d. does not apply to materials specified and packaged as medical products.</w:t>
      </w:r>
    </w:p>
    <w:p w14:paraId="3ECEA5C2" w14:textId="77777777" w:rsidR="00D33D8B" w:rsidRPr="009A0AC7" w:rsidRDefault="00DD419F" w:rsidP="00351FF1">
      <w:pPr>
        <w:pStyle w:val="1A1anote1"/>
        <w:ind w:left="0" w:firstLine="0"/>
        <w:rPr>
          <w:bCs/>
          <w:iCs/>
          <w:sz w:val="22"/>
          <w:szCs w:val="22"/>
        </w:rPr>
      </w:pPr>
      <w:r w:rsidRPr="009A0AC7">
        <w:rPr>
          <w:bCs/>
          <w:iCs/>
          <w:sz w:val="22"/>
          <w:szCs w:val="22"/>
        </w:rPr>
        <w:br w:type="page"/>
      </w:r>
    </w:p>
    <w:p w14:paraId="18B9C68A" w14:textId="77777777" w:rsidR="00B73AB9" w:rsidRPr="009A0AC7" w:rsidRDefault="00B73AB9" w:rsidP="00B73AB9">
      <w:pPr>
        <w:pStyle w:val="1A1"/>
        <w:ind w:right="-22"/>
        <w:jc w:val="both"/>
        <w:rPr>
          <w:sz w:val="22"/>
          <w:szCs w:val="22"/>
        </w:rPr>
      </w:pPr>
      <w:r w:rsidRPr="009A0AC7">
        <w:rPr>
          <w:sz w:val="22"/>
          <w:szCs w:val="22"/>
        </w:rPr>
        <w:t>1.</w:t>
      </w:r>
      <w:r w:rsidRPr="009A0AC7">
        <w:rPr>
          <w:sz w:val="22"/>
          <w:szCs w:val="22"/>
        </w:rPr>
        <w:tab/>
        <w:t>C.</w:t>
      </w:r>
      <w:r w:rsidRPr="009A0AC7">
        <w:rPr>
          <w:sz w:val="22"/>
          <w:szCs w:val="22"/>
        </w:rPr>
        <w:tab/>
        <w:t>7.</w:t>
      </w:r>
      <w:r w:rsidRPr="009A0AC7">
        <w:rPr>
          <w:sz w:val="22"/>
          <w:szCs w:val="22"/>
        </w:rPr>
        <w:tab/>
        <w:t>Ceramic powders, ceramic-"matrix" "composite" materials and 'precursor materials', as follows:</w:t>
      </w:r>
    </w:p>
    <w:p w14:paraId="2A02656A" w14:textId="77777777" w:rsidR="00B73AB9" w:rsidRPr="009A0AC7" w:rsidRDefault="009251BE" w:rsidP="00B73AB9">
      <w:pPr>
        <w:pStyle w:val="1A1a"/>
        <w:spacing w:before="60"/>
        <w:ind w:left="1582" w:right="-23" w:hanging="1582"/>
        <w:jc w:val="both"/>
        <w:rPr>
          <w:strike/>
          <w:sz w:val="22"/>
          <w:szCs w:val="22"/>
        </w:rPr>
      </w:pPr>
      <w:r w:rsidRPr="009A0AC7">
        <w:rPr>
          <w:sz w:val="22"/>
          <w:szCs w:val="22"/>
        </w:rPr>
        <w:tab/>
      </w:r>
      <w:r w:rsidRPr="009A0AC7">
        <w:rPr>
          <w:sz w:val="22"/>
          <w:szCs w:val="22"/>
        </w:rPr>
        <w:tab/>
      </w:r>
      <w:r w:rsidRPr="009A0AC7">
        <w:rPr>
          <w:sz w:val="22"/>
          <w:szCs w:val="22"/>
        </w:rPr>
        <w:tab/>
      </w:r>
      <w:r w:rsidR="00B73AB9" w:rsidRPr="009A0AC7">
        <w:rPr>
          <w:sz w:val="22"/>
          <w:szCs w:val="22"/>
        </w:rPr>
        <w:t>a.</w:t>
      </w:r>
      <w:r w:rsidR="00B73AB9" w:rsidRPr="009A0AC7">
        <w:rPr>
          <w:sz w:val="22"/>
          <w:szCs w:val="22"/>
        </w:rPr>
        <w:tab/>
        <w:t>Ceramic powders of titanium diboride (TiB</w:t>
      </w:r>
      <w:r w:rsidR="00B73AB9" w:rsidRPr="009A0AC7">
        <w:rPr>
          <w:sz w:val="22"/>
          <w:szCs w:val="22"/>
          <w:vertAlign w:val="subscript"/>
        </w:rPr>
        <w:t>2</w:t>
      </w:r>
      <w:r w:rsidR="00B73AB9" w:rsidRPr="009A0AC7">
        <w:rPr>
          <w:sz w:val="22"/>
          <w:szCs w:val="22"/>
        </w:rPr>
        <w:t>) (CAS 12045-63-5) having total metallic impurities, excluding intentional additions, of less than 5,000 ppm, an average particle size equal to or less than 5 µm and no more than 10% of the particles larger than 10 µm;</w:t>
      </w:r>
    </w:p>
    <w:p w14:paraId="38F95FB6" w14:textId="77777777" w:rsidR="00B73AB9" w:rsidRPr="009A0AC7" w:rsidRDefault="009251BE" w:rsidP="00B73AB9">
      <w:pPr>
        <w:pStyle w:val="1A1a"/>
        <w:spacing w:before="60"/>
        <w:ind w:left="1582" w:right="-23" w:hanging="1582"/>
        <w:jc w:val="both"/>
        <w:rPr>
          <w:sz w:val="22"/>
          <w:szCs w:val="22"/>
        </w:rPr>
      </w:pPr>
      <w:r w:rsidRPr="009A0AC7">
        <w:rPr>
          <w:sz w:val="22"/>
          <w:szCs w:val="22"/>
        </w:rPr>
        <w:tab/>
      </w:r>
      <w:r w:rsidRPr="009A0AC7">
        <w:rPr>
          <w:sz w:val="22"/>
          <w:szCs w:val="22"/>
        </w:rPr>
        <w:tab/>
      </w:r>
      <w:r w:rsidRPr="009A0AC7">
        <w:rPr>
          <w:sz w:val="22"/>
          <w:szCs w:val="22"/>
        </w:rPr>
        <w:tab/>
      </w:r>
      <w:r w:rsidR="00B73AB9" w:rsidRPr="009A0AC7">
        <w:rPr>
          <w:sz w:val="22"/>
          <w:szCs w:val="22"/>
        </w:rPr>
        <w:t>b.</w:t>
      </w:r>
      <w:r w:rsidR="00B73AB9" w:rsidRPr="009A0AC7">
        <w:rPr>
          <w:sz w:val="22"/>
          <w:szCs w:val="22"/>
        </w:rPr>
        <w:tab/>
        <w:t>Not used since 2016</w:t>
      </w:r>
    </w:p>
    <w:p w14:paraId="51D9988A" w14:textId="77777777" w:rsidR="00B73AB9" w:rsidRPr="009A0AC7" w:rsidRDefault="00073691" w:rsidP="00DD419F">
      <w:pPr>
        <w:pStyle w:val="1A1a"/>
        <w:spacing w:before="120"/>
        <w:ind w:left="1582" w:right="-23" w:hanging="1582"/>
        <w:jc w:val="both"/>
        <w:rPr>
          <w:sz w:val="22"/>
          <w:szCs w:val="22"/>
        </w:rPr>
      </w:pPr>
      <w:r w:rsidRPr="009A0AC7">
        <w:rPr>
          <w:sz w:val="22"/>
          <w:szCs w:val="22"/>
        </w:rPr>
        <w:t>1.</w:t>
      </w:r>
      <w:r w:rsidRPr="009A0AC7">
        <w:rPr>
          <w:sz w:val="22"/>
          <w:szCs w:val="22"/>
        </w:rPr>
        <w:tab/>
        <w:t>C.</w:t>
      </w:r>
      <w:r w:rsidRPr="009A0AC7">
        <w:rPr>
          <w:sz w:val="22"/>
          <w:szCs w:val="22"/>
        </w:rPr>
        <w:tab/>
        <w:t>7.</w:t>
      </w:r>
      <w:r w:rsidRPr="009A0AC7">
        <w:rPr>
          <w:sz w:val="22"/>
          <w:szCs w:val="22"/>
        </w:rPr>
        <w:tab/>
      </w:r>
      <w:r w:rsidR="00B73AB9" w:rsidRPr="009A0AC7">
        <w:rPr>
          <w:sz w:val="22"/>
          <w:szCs w:val="22"/>
        </w:rPr>
        <w:t>c.</w:t>
      </w:r>
      <w:r w:rsidR="00B73AB9" w:rsidRPr="009A0AC7">
        <w:rPr>
          <w:sz w:val="22"/>
          <w:szCs w:val="22"/>
        </w:rPr>
        <w:tab/>
        <w:t>Ceramic-"matrix" "composite" materials as follows:</w:t>
      </w:r>
    </w:p>
    <w:p w14:paraId="23BDD4A7" w14:textId="77777777" w:rsidR="00B73AB9" w:rsidRPr="009A0AC7" w:rsidRDefault="00B73AB9" w:rsidP="00B73AB9">
      <w:pPr>
        <w:pStyle w:val="1A1a1"/>
        <w:ind w:left="2064" w:hanging="204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Ceramic-ceramic "composite" materials with a glass or oxide-"matrix" and reinforced with any of the following:</w:t>
      </w:r>
    </w:p>
    <w:p w14:paraId="4493E16F" w14:textId="77777777" w:rsidR="00B73AB9" w:rsidRPr="009A0AC7" w:rsidRDefault="0000735C" w:rsidP="00B73AB9">
      <w:pPr>
        <w:pStyle w:val="1A1a1a"/>
        <w:jc w:val="both"/>
        <w:rPr>
          <w:sz w:val="22"/>
          <w:szCs w:val="22"/>
        </w:rPr>
      </w:pPr>
      <w:r w:rsidRPr="009A0AC7">
        <w:rPr>
          <w:sz w:val="22"/>
          <w:szCs w:val="22"/>
        </w:rPr>
        <w:tab/>
      </w:r>
      <w:r w:rsidRPr="009A0AC7">
        <w:rPr>
          <w:sz w:val="22"/>
          <w:szCs w:val="22"/>
        </w:rPr>
        <w:tab/>
      </w:r>
      <w:r w:rsidRPr="009A0AC7">
        <w:rPr>
          <w:sz w:val="22"/>
          <w:szCs w:val="22"/>
        </w:rPr>
        <w:tab/>
      </w:r>
      <w:r w:rsidR="00D70F43" w:rsidRPr="009A0AC7">
        <w:rPr>
          <w:sz w:val="22"/>
          <w:szCs w:val="22"/>
        </w:rPr>
        <w:tab/>
      </w:r>
      <w:r w:rsidR="00B73AB9" w:rsidRPr="009A0AC7">
        <w:rPr>
          <w:sz w:val="22"/>
          <w:szCs w:val="22"/>
        </w:rPr>
        <w:tab/>
      </w:r>
      <w:r w:rsidR="00B73AB9" w:rsidRPr="009A0AC7">
        <w:rPr>
          <w:sz w:val="22"/>
          <w:szCs w:val="22"/>
          <w:lang w:val="en-US"/>
        </w:rPr>
        <w:t>a.</w:t>
      </w:r>
      <w:r w:rsidR="00B73AB9" w:rsidRPr="009A0AC7">
        <w:rPr>
          <w:sz w:val="22"/>
          <w:szCs w:val="22"/>
          <w:lang w:val="en-US"/>
        </w:rPr>
        <w:tab/>
        <w:t xml:space="preserve">Continuous </w:t>
      </w:r>
      <w:proofErr w:type="spellStart"/>
      <w:r w:rsidR="00B73AB9" w:rsidRPr="009A0AC7">
        <w:rPr>
          <w:sz w:val="22"/>
          <w:szCs w:val="22"/>
          <w:lang w:val="en-US"/>
        </w:rPr>
        <w:t>fibres</w:t>
      </w:r>
      <w:proofErr w:type="spellEnd"/>
      <w:r w:rsidR="00B73AB9" w:rsidRPr="009A0AC7">
        <w:rPr>
          <w:sz w:val="22"/>
          <w:szCs w:val="22"/>
          <w:lang w:val="en-US"/>
        </w:rPr>
        <w:t xml:space="preserve"> </w:t>
      </w:r>
      <w:r w:rsidR="008370E9" w:rsidRPr="009A0AC7">
        <w:rPr>
          <w:sz w:val="22"/>
          <w:szCs w:val="22"/>
        </w:rPr>
        <w:t>having all of the following</w:t>
      </w:r>
      <w:r w:rsidR="00B73AB9" w:rsidRPr="009A0AC7">
        <w:rPr>
          <w:sz w:val="22"/>
          <w:szCs w:val="22"/>
        </w:rPr>
        <w:t xml:space="preserve">: </w:t>
      </w:r>
    </w:p>
    <w:p w14:paraId="783C4633" w14:textId="77777777" w:rsidR="008370E9" w:rsidRPr="009A0AC7" w:rsidRDefault="008370E9" w:rsidP="008370E9">
      <w:pPr>
        <w:pStyle w:val="1A1a1a"/>
        <w:numPr>
          <w:ilvl w:val="0"/>
          <w:numId w:val="4"/>
        </w:numPr>
        <w:rPr>
          <w:sz w:val="22"/>
          <w:szCs w:val="22"/>
          <w:lang w:val="fr-FR"/>
        </w:rPr>
      </w:pPr>
      <w:proofErr w:type="spellStart"/>
      <w:r w:rsidRPr="009A0AC7">
        <w:rPr>
          <w:sz w:val="22"/>
          <w:szCs w:val="22"/>
          <w:lang w:val="fr-FR"/>
        </w:rPr>
        <w:t>Being</w:t>
      </w:r>
      <w:proofErr w:type="spellEnd"/>
      <w:r w:rsidRPr="009A0AC7">
        <w:rPr>
          <w:sz w:val="22"/>
          <w:szCs w:val="22"/>
          <w:lang w:val="fr-FR"/>
        </w:rPr>
        <w:t xml:space="preserve"> made </w:t>
      </w:r>
      <w:proofErr w:type="spellStart"/>
      <w:r w:rsidRPr="009A0AC7">
        <w:rPr>
          <w:sz w:val="22"/>
          <w:szCs w:val="22"/>
          <w:lang w:val="fr-FR"/>
        </w:rPr>
        <w:t>from</w:t>
      </w:r>
      <w:proofErr w:type="spellEnd"/>
      <w:r w:rsidRPr="009A0AC7">
        <w:rPr>
          <w:sz w:val="22"/>
          <w:szCs w:val="22"/>
          <w:lang w:val="fr-FR"/>
        </w:rPr>
        <w:t xml:space="preserve"> </w:t>
      </w:r>
      <w:proofErr w:type="spellStart"/>
      <w:r w:rsidRPr="009A0AC7">
        <w:rPr>
          <w:sz w:val="22"/>
          <w:szCs w:val="22"/>
          <w:lang w:val="fr-FR"/>
        </w:rPr>
        <w:t>any</w:t>
      </w:r>
      <w:proofErr w:type="spellEnd"/>
      <w:r w:rsidRPr="009A0AC7">
        <w:rPr>
          <w:sz w:val="22"/>
          <w:szCs w:val="22"/>
          <w:lang w:val="fr-FR"/>
        </w:rPr>
        <w:t xml:space="preserve"> of the </w:t>
      </w:r>
      <w:proofErr w:type="spellStart"/>
      <w:r w:rsidRPr="009A0AC7">
        <w:rPr>
          <w:sz w:val="22"/>
          <w:szCs w:val="22"/>
          <w:lang w:val="fr-FR"/>
        </w:rPr>
        <w:t>following</w:t>
      </w:r>
      <w:proofErr w:type="spellEnd"/>
      <w:r w:rsidRPr="009A0AC7">
        <w:rPr>
          <w:sz w:val="22"/>
          <w:szCs w:val="22"/>
          <w:lang w:val="fr-FR"/>
        </w:rPr>
        <w:t xml:space="preserve"> </w:t>
      </w:r>
      <w:proofErr w:type="spellStart"/>
      <w:r w:rsidRPr="009A0AC7">
        <w:rPr>
          <w:sz w:val="22"/>
          <w:szCs w:val="22"/>
          <w:lang w:val="fr-FR"/>
        </w:rPr>
        <w:t>materials</w:t>
      </w:r>
      <w:proofErr w:type="spellEnd"/>
      <w:r w:rsidRPr="009A0AC7">
        <w:rPr>
          <w:sz w:val="22"/>
          <w:szCs w:val="22"/>
          <w:lang w:val="fr-FR"/>
        </w:rPr>
        <w:t>:</w:t>
      </w:r>
    </w:p>
    <w:p w14:paraId="3B5DFB6D" w14:textId="77777777" w:rsidR="008370E9" w:rsidRPr="009A0AC7" w:rsidRDefault="008370E9" w:rsidP="008370E9">
      <w:pPr>
        <w:pStyle w:val="1A1a1a"/>
        <w:numPr>
          <w:ilvl w:val="0"/>
          <w:numId w:val="5"/>
        </w:numPr>
        <w:rPr>
          <w:sz w:val="22"/>
          <w:szCs w:val="22"/>
          <w:lang w:val="fr-FR"/>
        </w:rPr>
      </w:pPr>
      <w:r w:rsidRPr="009A0AC7">
        <w:rPr>
          <w:sz w:val="22"/>
          <w:szCs w:val="22"/>
          <w:lang w:val="fr-FR"/>
        </w:rPr>
        <w:t>Al</w:t>
      </w:r>
      <w:r w:rsidRPr="009A0AC7">
        <w:rPr>
          <w:sz w:val="22"/>
          <w:szCs w:val="22"/>
          <w:vertAlign w:val="subscript"/>
          <w:lang w:val="fr-FR"/>
        </w:rPr>
        <w:t>2</w:t>
      </w:r>
      <w:r w:rsidRPr="009A0AC7">
        <w:rPr>
          <w:sz w:val="22"/>
          <w:szCs w:val="22"/>
          <w:lang w:val="fr-FR"/>
        </w:rPr>
        <w:t>O</w:t>
      </w:r>
      <w:r w:rsidRPr="009A0AC7">
        <w:rPr>
          <w:sz w:val="22"/>
          <w:szCs w:val="22"/>
          <w:vertAlign w:val="subscript"/>
          <w:lang w:val="fr-FR"/>
        </w:rPr>
        <w:t>3</w:t>
      </w:r>
      <w:r w:rsidRPr="009A0AC7">
        <w:rPr>
          <w:sz w:val="22"/>
          <w:szCs w:val="22"/>
          <w:lang w:val="fr-FR"/>
        </w:rPr>
        <w:t xml:space="preserve"> (CAS 1344-28-1); </w:t>
      </w:r>
      <w:r w:rsidRPr="009A0AC7">
        <w:rPr>
          <w:sz w:val="22"/>
          <w:szCs w:val="22"/>
          <w:u w:val="single"/>
          <w:lang w:val="fr-FR"/>
        </w:rPr>
        <w:t>or</w:t>
      </w:r>
    </w:p>
    <w:p w14:paraId="1F8369D4" w14:textId="77777777" w:rsidR="008370E9" w:rsidRPr="009A0AC7" w:rsidRDefault="008370E9" w:rsidP="008370E9">
      <w:pPr>
        <w:pStyle w:val="1A1a1a"/>
        <w:numPr>
          <w:ilvl w:val="0"/>
          <w:numId w:val="5"/>
        </w:numPr>
        <w:rPr>
          <w:sz w:val="22"/>
          <w:szCs w:val="22"/>
          <w:lang w:val="fr-FR"/>
        </w:rPr>
      </w:pPr>
      <w:r w:rsidRPr="009A0AC7">
        <w:rPr>
          <w:sz w:val="22"/>
          <w:szCs w:val="22"/>
          <w:lang w:val="fr-FR"/>
        </w:rPr>
        <w:t xml:space="preserve">Si-C-N; </w:t>
      </w:r>
      <w:r w:rsidRPr="009A0AC7">
        <w:rPr>
          <w:sz w:val="22"/>
          <w:szCs w:val="22"/>
          <w:u w:val="single"/>
          <w:lang w:val="fr-FR"/>
        </w:rPr>
        <w:t>and</w:t>
      </w:r>
    </w:p>
    <w:p w14:paraId="0F7FACB5" w14:textId="77777777" w:rsidR="00B73AB9" w:rsidRPr="009A0AC7" w:rsidRDefault="008370E9" w:rsidP="008370E9">
      <w:pPr>
        <w:pStyle w:val="1A1a1a"/>
        <w:numPr>
          <w:ilvl w:val="0"/>
          <w:numId w:val="4"/>
        </w:numPr>
        <w:rPr>
          <w:sz w:val="22"/>
          <w:szCs w:val="22"/>
          <w:lang w:val="fr-FR"/>
        </w:rPr>
      </w:pPr>
      <w:proofErr w:type="spellStart"/>
      <w:r w:rsidRPr="009A0AC7">
        <w:rPr>
          <w:sz w:val="22"/>
          <w:szCs w:val="22"/>
          <w:lang w:val="fr-FR"/>
        </w:rPr>
        <w:t>Having</w:t>
      </w:r>
      <w:proofErr w:type="spellEnd"/>
      <w:r w:rsidRPr="009A0AC7">
        <w:rPr>
          <w:sz w:val="22"/>
          <w:szCs w:val="22"/>
          <w:lang w:val="fr-FR"/>
        </w:rPr>
        <w:t xml:space="preserve"> all of the </w:t>
      </w:r>
      <w:proofErr w:type="spellStart"/>
      <w:r w:rsidRPr="009A0AC7">
        <w:rPr>
          <w:sz w:val="22"/>
          <w:szCs w:val="22"/>
          <w:lang w:val="fr-FR"/>
        </w:rPr>
        <w:t>following</w:t>
      </w:r>
      <w:proofErr w:type="spellEnd"/>
      <w:r w:rsidRPr="009A0AC7">
        <w:rPr>
          <w:sz w:val="22"/>
          <w:szCs w:val="22"/>
          <w:lang w:val="fr-FR"/>
        </w:rPr>
        <w:t>:</w:t>
      </w:r>
    </w:p>
    <w:p w14:paraId="30114232" w14:textId="77777777" w:rsidR="008370E9" w:rsidRPr="009A0AC7" w:rsidRDefault="008370E9" w:rsidP="008370E9">
      <w:pPr>
        <w:numPr>
          <w:ilvl w:val="0"/>
          <w:numId w:val="6"/>
        </w:numPr>
        <w:jc w:val="both"/>
        <w:rPr>
          <w:sz w:val="22"/>
          <w:szCs w:val="22"/>
          <w:lang w:val="fr-FR"/>
        </w:rPr>
      </w:pPr>
      <w:proofErr w:type="spellStart"/>
      <w:r w:rsidRPr="009A0AC7">
        <w:rPr>
          <w:sz w:val="22"/>
          <w:szCs w:val="22"/>
          <w:lang w:val="fr-FR"/>
        </w:rPr>
        <w:t>Tensile</w:t>
      </w:r>
      <w:proofErr w:type="spellEnd"/>
      <w:r w:rsidRPr="009A0AC7">
        <w:rPr>
          <w:sz w:val="22"/>
          <w:szCs w:val="22"/>
          <w:lang w:val="fr-FR"/>
        </w:rPr>
        <w:t xml:space="preserve"> </w:t>
      </w:r>
      <w:proofErr w:type="spellStart"/>
      <w:r w:rsidRPr="009A0AC7">
        <w:rPr>
          <w:sz w:val="22"/>
          <w:szCs w:val="22"/>
          <w:lang w:val="fr-FR"/>
        </w:rPr>
        <w:t>strength</w:t>
      </w:r>
      <w:proofErr w:type="spellEnd"/>
      <w:r w:rsidRPr="009A0AC7">
        <w:rPr>
          <w:sz w:val="22"/>
          <w:szCs w:val="22"/>
          <w:lang w:val="fr-FR"/>
        </w:rPr>
        <w:t xml:space="preserve"> </w:t>
      </w:r>
      <w:proofErr w:type="spellStart"/>
      <w:r w:rsidRPr="009A0AC7">
        <w:rPr>
          <w:sz w:val="22"/>
          <w:szCs w:val="22"/>
          <w:lang w:val="fr-FR"/>
        </w:rPr>
        <w:t>equal</w:t>
      </w:r>
      <w:proofErr w:type="spellEnd"/>
      <w:r w:rsidRPr="009A0AC7">
        <w:rPr>
          <w:sz w:val="22"/>
          <w:szCs w:val="22"/>
          <w:lang w:val="fr-FR"/>
        </w:rPr>
        <w:t xml:space="preserve"> to or </w:t>
      </w:r>
      <w:proofErr w:type="spellStart"/>
      <w:r w:rsidRPr="009A0AC7">
        <w:rPr>
          <w:sz w:val="22"/>
          <w:szCs w:val="22"/>
          <w:lang w:val="fr-FR"/>
        </w:rPr>
        <w:t>greater</w:t>
      </w:r>
      <w:proofErr w:type="spellEnd"/>
      <w:r w:rsidRPr="009A0AC7">
        <w:rPr>
          <w:sz w:val="22"/>
          <w:szCs w:val="22"/>
          <w:lang w:val="fr-FR"/>
        </w:rPr>
        <w:t xml:space="preserve"> </w:t>
      </w:r>
      <w:proofErr w:type="spellStart"/>
      <w:r w:rsidRPr="009A0AC7">
        <w:rPr>
          <w:sz w:val="22"/>
          <w:szCs w:val="22"/>
          <w:lang w:val="fr-FR"/>
        </w:rPr>
        <w:t>than</w:t>
      </w:r>
      <w:proofErr w:type="spellEnd"/>
      <w:r w:rsidRPr="009A0AC7">
        <w:rPr>
          <w:sz w:val="22"/>
          <w:szCs w:val="22"/>
          <w:lang w:val="fr-FR"/>
        </w:rPr>
        <w:t xml:space="preserve"> 700 MPa at 1,273 K (1,000</w:t>
      </w:r>
      <w:r w:rsidR="009E4DED" w:rsidRPr="009A0AC7">
        <w:rPr>
          <w:sz w:val="22"/>
          <w:szCs w:val="22"/>
          <w:lang w:val="fr-FR"/>
        </w:rPr>
        <w:t>°</w:t>
      </w:r>
      <w:r w:rsidRPr="009A0AC7">
        <w:rPr>
          <w:sz w:val="22"/>
          <w:szCs w:val="22"/>
          <w:lang w:val="fr-FR"/>
        </w:rPr>
        <w:t xml:space="preserve">C); </w:t>
      </w:r>
      <w:r w:rsidRPr="009A0AC7">
        <w:rPr>
          <w:sz w:val="22"/>
          <w:szCs w:val="22"/>
          <w:u w:val="single"/>
          <w:lang w:val="fr-FR"/>
        </w:rPr>
        <w:t>and</w:t>
      </w:r>
    </w:p>
    <w:p w14:paraId="2125329C" w14:textId="77777777" w:rsidR="008370E9" w:rsidRPr="009A0AC7" w:rsidRDefault="008370E9" w:rsidP="008370E9">
      <w:pPr>
        <w:pStyle w:val="1A1a1a"/>
        <w:numPr>
          <w:ilvl w:val="0"/>
          <w:numId w:val="6"/>
        </w:numPr>
        <w:jc w:val="both"/>
        <w:rPr>
          <w:sz w:val="22"/>
          <w:szCs w:val="22"/>
          <w:lang w:val="fr-FR"/>
        </w:rPr>
      </w:pPr>
      <w:proofErr w:type="spellStart"/>
      <w:r w:rsidRPr="009A0AC7">
        <w:rPr>
          <w:sz w:val="22"/>
          <w:szCs w:val="22"/>
          <w:lang w:val="fr-FR"/>
        </w:rPr>
        <w:t>Tensile</w:t>
      </w:r>
      <w:proofErr w:type="spellEnd"/>
      <w:r w:rsidRPr="009A0AC7">
        <w:rPr>
          <w:sz w:val="22"/>
          <w:szCs w:val="22"/>
          <w:lang w:val="fr-FR"/>
        </w:rPr>
        <w:t xml:space="preserve"> </w:t>
      </w:r>
      <w:proofErr w:type="spellStart"/>
      <w:r w:rsidRPr="009A0AC7">
        <w:rPr>
          <w:sz w:val="22"/>
          <w:szCs w:val="22"/>
          <w:lang w:val="fr-FR"/>
        </w:rPr>
        <w:t>creep</w:t>
      </w:r>
      <w:proofErr w:type="spellEnd"/>
      <w:r w:rsidRPr="009A0AC7">
        <w:rPr>
          <w:sz w:val="22"/>
          <w:szCs w:val="22"/>
          <w:lang w:val="fr-FR"/>
        </w:rPr>
        <w:t xml:space="preserve"> </w:t>
      </w:r>
      <w:proofErr w:type="spellStart"/>
      <w:r w:rsidRPr="009A0AC7">
        <w:rPr>
          <w:sz w:val="22"/>
          <w:szCs w:val="22"/>
          <w:lang w:val="fr-FR"/>
        </w:rPr>
        <w:t>resistance</w:t>
      </w:r>
      <w:proofErr w:type="spellEnd"/>
      <w:r w:rsidRPr="009A0AC7">
        <w:rPr>
          <w:sz w:val="22"/>
          <w:szCs w:val="22"/>
          <w:lang w:val="fr-FR"/>
        </w:rPr>
        <w:t xml:space="preserve"> </w:t>
      </w:r>
      <w:proofErr w:type="spellStart"/>
      <w:r w:rsidRPr="009A0AC7">
        <w:rPr>
          <w:sz w:val="22"/>
          <w:szCs w:val="22"/>
          <w:lang w:val="fr-FR"/>
        </w:rPr>
        <w:t>equal</w:t>
      </w:r>
      <w:proofErr w:type="spellEnd"/>
      <w:r w:rsidRPr="009A0AC7">
        <w:rPr>
          <w:sz w:val="22"/>
          <w:szCs w:val="22"/>
          <w:lang w:val="fr-FR"/>
        </w:rPr>
        <w:t xml:space="preserve"> to or </w:t>
      </w:r>
      <w:proofErr w:type="spellStart"/>
      <w:r w:rsidRPr="009A0AC7">
        <w:rPr>
          <w:sz w:val="22"/>
          <w:szCs w:val="22"/>
          <w:lang w:val="fr-FR"/>
        </w:rPr>
        <w:t>less</w:t>
      </w:r>
      <w:proofErr w:type="spellEnd"/>
      <w:r w:rsidRPr="009A0AC7">
        <w:rPr>
          <w:sz w:val="22"/>
          <w:szCs w:val="22"/>
          <w:lang w:val="fr-FR"/>
        </w:rPr>
        <w:t xml:space="preserve"> </w:t>
      </w:r>
      <w:proofErr w:type="spellStart"/>
      <w:r w:rsidRPr="009A0AC7">
        <w:rPr>
          <w:sz w:val="22"/>
          <w:szCs w:val="22"/>
          <w:lang w:val="fr-FR"/>
        </w:rPr>
        <w:t>than</w:t>
      </w:r>
      <w:proofErr w:type="spellEnd"/>
      <w:r w:rsidRPr="009A0AC7">
        <w:rPr>
          <w:sz w:val="22"/>
          <w:szCs w:val="22"/>
          <w:lang w:val="fr-FR"/>
        </w:rPr>
        <w:t xml:space="preserve"> 1% </w:t>
      </w:r>
      <w:proofErr w:type="spellStart"/>
      <w:r w:rsidRPr="009A0AC7">
        <w:rPr>
          <w:sz w:val="22"/>
          <w:szCs w:val="22"/>
          <w:lang w:val="fr-FR"/>
        </w:rPr>
        <w:t>creep</w:t>
      </w:r>
      <w:proofErr w:type="spellEnd"/>
      <w:r w:rsidRPr="009A0AC7">
        <w:rPr>
          <w:sz w:val="22"/>
          <w:szCs w:val="22"/>
          <w:lang w:val="fr-FR"/>
        </w:rPr>
        <w:t xml:space="preserve"> </w:t>
      </w:r>
      <w:proofErr w:type="spellStart"/>
      <w:r w:rsidRPr="009A0AC7">
        <w:rPr>
          <w:sz w:val="22"/>
          <w:szCs w:val="22"/>
          <w:lang w:val="fr-FR"/>
        </w:rPr>
        <w:t>strain</w:t>
      </w:r>
      <w:proofErr w:type="spellEnd"/>
      <w:r w:rsidRPr="009A0AC7">
        <w:rPr>
          <w:sz w:val="22"/>
          <w:szCs w:val="22"/>
          <w:lang w:val="fr-FR"/>
        </w:rPr>
        <w:t xml:space="preserve"> at 100 MPa </w:t>
      </w:r>
      <w:proofErr w:type="spellStart"/>
      <w:r w:rsidRPr="009A0AC7">
        <w:rPr>
          <w:sz w:val="22"/>
          <w:szCs w:val="22"/>
          <w:lang w:val="fr-FR"/>
        </w:rPr>
        <w:t>load</w:t>
      </w:r>
      <w:proofErr w:type="spellEnd"/>
      <w:r w:rsidRPr="009A0AC7">
        <w:rPr>
          <w:sz w:val="22"/>
          <w:szCs w:val="22"/>
          <w:lang w:val="fr-FR"/>
        </w:rPr>
        <w:t xml:space="preserve"> and 1,273 K (1,000</w:t>
      </w:r>
      <w:r w:rsidR="009E4DED" w:rsidRPr="009A0AC7">
        <w:rPr>
          <w:sz w:val="22"/>
          <w:szCs w:val="22"/>
          <w:lang w:val="fr-FR"/>
        </w:rPr>
        <w:t>°</w:t>
      </w:r>
      <w:r w:rsidRPr="009A0AC7">
        <w:rPr>
          <w:sz w:val="22"/>
          <w:szCs w:val="22"/>
          <w:lang w:val="fr-FR"/>
        </w:rPr>
        <w:t xml:space="preserve">C) for 100 </w:t>
      </w:r>
      <w:proofErr w:type="spellStart"/>
      <w:r w:rsidRPr="009A0AC7">
        <w:rPr>
          <w:sz w:val="22"/>
          <w:szCs w:val="22"/>
          <w:lang w:val="fr-FR"/>
        </w:rPr>
        <w:t>hours</w:t>
      </w:r>
      <w:proofErr w:type="spellEnd"/>
      <w:r w:rsidRPr="009A0AC7">
        <w:rPr>
          <w:sz w:val="22"/>
          <w:szCs w:val="22"/>
          <w:lang w:val="fr-FR"/>
        </w:rPr>
        <w:t>.</w:t>
      </w:r>
    </w:p>
    <w:p w14:paraId="2B135839" w14:textId="77777777" w:rsidR="00B73AB9" w:rsidRPr="009A0AC7" w:rsidRDefault="0000735C" w:rsidP="00073691">
      <w:pPr>
        <w:pStyle w:val="1A1a1a"/>
        <w:spacing w:before="60"/>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00B73AB9" w:rsidRPr="009A0AC7">
        <w:rPr>
          <w:sz w:val="22"/>
          <w:szCs w:val="22"/>
          <w:lang w:val="en-US"/>
        </w:rPr>
        <w:tab/>
        <w:t>b.</w:t>
      </w:r>
      <w:r w:rsidR="00B73AB9" w:rsidRPr="009A0AC7">
        <w:rPr>
          <w:sz w:val="22"/>
          <w:szCs w:val="22"/>
          <w:lang w:val="en-US"/>
        </w:rPr>
        <w:tab/>
      </w:r>
      <w:proofErr w:type="spellStart"/>
      <w:r w:rsidR="00B73AB9" w:rsidRPr="009A0AC7">
        <w:rPr>
          <w:sz w:val="22"/>
          <w:szCs w:val="22"/>
          <w:lang w:val="en-US"/>
        </w:rPr>
        <w:t>Fibres</w:t>
      </w:r>
      <w:proofErr w:type="spellEnd"/>
      <w:r w:rsidR="00B73AB9" w:rsidRPr="009A0AC7">
        <w:rPr>
          <w:sz w:val="22"/>
          <w:szCs w:val="22"/>
          <w:lang w:val="en-US"/>
        </w:rPr>
        <w:t xml:space="preserve"> </w:t>
      </w:r>
      <w:r w:rsidR="008370E9" w:rsidRPr="009A0AC7">
        <w:rPr>
          <w:sz w:val="22"/>
          <w:szCs w:val="22"/>
        </w:rPr>
        <w:t>having</w:t>
      </w:r>
      <w:r w:rsidR="00B73AB9" w:rsidRPr="009A0AC7">
        <w:rPr>
          <w:sz w:val="22"/>
          <w:szCs w:val="22"/>
        </w:rPr>
        <w:t xml:space="preserve"> all of the following:</w:t>
      </w:r>
    </w:p>
    <w:p w14:paraId="202C5C79" w14:textId="77777777" w:rsidR="00B73AB9" w:rsidRPr="009A0AC7" w:rsidRDefault="00B73AB9" w:rsidP="00B73AB9">
      <w:pPr>
        <w:pStyle w:val="1A1a1a"/>
        <w:tabs>
          <w:tab w:val="left" w:pos="2552"/>
        </w:tabs>
        <w:ind w:left="2897" w:hanging="2897"/>
        <w:rPr>
          <w:sz w:val="22"/>
          <w:szCs w:val="22"/>
          <w:lang w:val="en-US"/>
        </w:rPr>
      </w:pP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t>1.</w:t>
      </w:r>
      <w:r w:rsidRPr="009A0AC7">
        <w:rPr>
          <w:sz w:val="22"/>
          <w:szCs w:val="22"/>
          <w:lang w:val="en-US"/>
        </w:rPr>
        <w:tab/>
      </w:r>
      <w:r w:rsidR="008370E9" w:rsidRPr="009A0AC7">
        <w:rPr>
          <w:sz w:val="22"/>
          <w:szCs w:val="22"/>
          <w:lang w:val="en-US"/>
        </w:rPr>
        <w:t>Being m</w:t>
      </w:r>
      <w:proofErr w:type="spellStart"/>
      <w:r w:rsidRPr="009A0AC7">
        <w:rPr>
          <w:sz w:val="22"/>
          <w:szCs w:val="22"/>
        </w:rPr>
        <w:t>ade</w:t>
      </w:r>
      <w:proofErr w:type="spellEnd"/>
      <w:r w:rsidRPr="009A0AC7">
        <w:rPr>
          <w:sz w:val="22"/>
          <w:szCs w:val="22"/>
        </w:rPr>
        <w:t xml:space="preserve"> from any of the following materials:</w:t>
      </w:r>
    </w:p>
    <w:p w14:paraId="60E458A9" w14:textId="77777777" w:rsidR="00B73AB9" w:rsidRPr="009A0AC7" w:rsidRDefault="00B73AB9" w:rsidP="00B73AB9">
      <w:pPr>
        <w:pStyle w:val="1A1a1a"/>
        <w:tabs>
          <w:tab w:val="left" w:pos="2898"/>
        </w:tabs>
        <w:ind w:left="3248" w:hanging="3248"/>
        <w:rPr>
          <w:sz w:val="22"/>
          <w:szCs w:val="22"/>
          <w:lang w:val="fr-FR"/>
        </w:rPr>
      </w:pP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fr-FR"/>
        </w:rPr>
        <w:t>a.</w:t>
      </w:r>
      <w:r w:rsidRPr="009A0AC7">
        <w:rPr>
          <w:sz w:val="22"/>
          <w:szCs w:val="22"/>
          <w:lang w:val="fr-FR"/>
        </w:rPr>
        <w:tab/>
      </w:r>
      <w:proofErr w:type="spellStart"/>
      <w:r w:rsidRPr="009A0AC7">
        <w:rPr>
          <w:sz w:val="22"/>
          <w:szCs w:val="22"/>
          <w:lang w:val="fr-FR"/>
        </w:rPr>
        <w:t>Si-N</w:t>
      </w:r>
      <w:proofErr w:type="spellEnd"/>
      <w:r w:rsidRPr="009A0AC7">
        <w:rPr>
          <w:sz w:val="22"/>
          <w:szCs w:val="22"/>
          <w:lang w:val="fr-FR"/>
        </w:rPr>
        <w:t>;</w:t>
      </w:r>
    </w:p>
    <w:p w14:paraId="332A28E8" w14:textId="77777777" w:rsidR="00B73AB9" w:rsidRPr="009A0AC7" w:rsidRDefault="00B73AB9" w:rsidP="00B73AB9">
      <w:pPr>
        <w:pStyle w:val="1A1a1a"/>
        <w:tabs>
          <w:tab w:val="left" w:pos="2898"/>
        </w:tabs>
        <w:ind w:left="3248" w:hanging="3248"/>
        <w:rPr>
          <w:sz w:val="22"/>
          <w:szCs w:val="22"/>
          <w:lang w:val="fr-FR"/>
        </w:rPr>
      </w:pPr>
      <w:r w:rsidRPr="009A0AC7">
        <w:rPr>
          <w:sz w:val="22"/>
          <w:szCs w:val="22"/>
          <w:lang w:val="fr-FR"/>
        </w:rPr>
        <w:tab/>
      </w:r>
      <w:r w:rsidRPr="009A0AC7">
        <w:rPr>
          <w:sz w:val="22"/>
          <w:szCs w:val="22"/>
          <w:lang w:val="fr-FR"/>
        </w:rPr>
        <w:tab/>
      </w:r>
      <w:r w:rsidRPr="009A0AC7">
        <w:rPr>
          <w:sz w:val="22"/>
          <w:szCs w:val="22"/>
          <w:lang w:val="fr-FR"/>
        </w:rPr>
        <w:tab/>
      </w:r>
      <w:r w:rsidRPr="009A0AC7">
        <w:rPr>
          <w:sz w:val="22"/>
          <w:szCs w:val="22"/>
          <w:lang w:val="fr-FR"/>
        </w:rPr>
        <w:tab/>
      </w:r>
      <w:r w:rsidRPr="009A0AC7">
        <w:rPr>
          <w:sz w:val="22"/>
          <w:szCs w:val="22"/>
          <w:lang w:val="fr-FR"/>
        </w:rPr>
        <w:tab/>
      </w:r>
      <w:r w:rsidRPr="009A0AC7">
        <w:rPr>
          <w:sz w:val="22"/>
          <w:szCs w:val="22"/>
          <w:lang w:val="fr-FR"/>
        </w:rPr>
        <w:tab/>
        <w:t>b.</w:t>
      </w:r>
      <w:r w:rsidRPr="009A0AC7">
        <w:rPr>
          <w:sz w:val="22"/>
          <w:szCs w:val="22"/>
          <w:lang w:val="fr-FR"/>
        </w:rPr>
        <w:tab/>
      </w:r>
      <w:proofErr w:type="spellStart"/>
      <w:r w:rsidRPr="009A0AC7">
        <w:rPr>
          <w:sz w:val="22"/>
          <w:szCs w:val="22"/>
          <w:lang w:val="fr-FR"/>
        </w:rPr>
        <w:t>Si-C</w:t>
      </w:r>
      <w:proofErr w:type="spellEnd"/>
      <w:r w:rsidRPr="009A0AC7">
        <w:rPr>
          <w:sz w:val="22"/>
          <w:szCs w:val="22"/>
          <w:lang w:val="fr-FR"/>
        </w:rPr>
        <w:t xml:space="preserve">; </w:t>
      </w:r>
    </w:p>
    <w:p w14:paraId="73701A21" w14:textId="77777777" w:rsidR="00B73AB9" w:rsidRPr="009A0AC7" w:rsidRDefault="00B73AB9" w:rsidP="00B73AB9">
      <w:pPr>
        <w:pStyle w:val="1A1a1a"/>
        <w:tabs>
          <w:tab w:val="left" w:pos="2898"/>
        </w:tabs>
        <w:ind w:left="3248" w:hanging="3248"/>
        <w:rPr>
          <w:sz w:val="22"/>
          <w:szCs w:val="22"/>
          <w:lang w:val="fr-FR"/>
        </w:rPr>
      </w:pPr>
      <w:r w:rsidRPr="009A0AC7">
        <w:rPr>
          <w:sz w:val="22"/>
          <w:szCs w:val="22"/>
          <w:lang w:val="fr-FR"/>
        </w:rPr>
        <w:tab/>
      </w:r>
      <w:r w:rsidRPr="009A0AC7">
        <w:rPr>
          <w:sz w:val="22"/>
          <w:szCs w:val="22"/>
          <w:lang w:val="fr-FR"/>
        </w:rPr>
        <w:tab/>
      </w:r>
      <w:r w:rsidRPr="009A0AC7">
        <w:rPr>
          <w:sz w:val="22"/>
          <w:szCs w:val="22"/>
          <w:lang w:val="fr-FR"/>
        </w:rPr>
        <w:tab/>
      </w:r>
      <w:r w:rsidRPr="009A0AC7">
        <w:rPr>
          <w:sz w:val="22"/>
          <w:szCs w:val="22"/>
          <w:lang w:val="fr-FR"/>
        </w:rPr>
        <w:tab/>
      </w:r>
      <w:r w:rsidRPr="009A0AC7">
        <w:rPr>
          <w:sz w:val="22"/>
          <w:szCs w:val="22"/>
          <w:lang w:val="fr-FR"/>
        </w:rPr>
        <w:tab/>
      </w:r>
      <w:r w:rsidRPr="009A0AC7">
        <w:rPr>
          <w:sz w:val="22"/>
          <w:szCs w:val="22"/>
          <w:lang w:val="fr-FR"/>
        </w:rPr>
        <w:tab/>
        <w:t>c.</w:t>
      </w:r>
      <w:r w:rsidRPr="009A0AC7">
        <w:rPr>
          <w:sz w:val="22"/>
          <w:szCs w:val="22"/>
          <w:lang w:val="fr-FR"/>
        </w:rPr>
        <w:tab/>
        <w:t xml:space="preserve">Si-Al-O-N; </w:t>
      </w:r>
      <w:r w:rsidRPr="009A0AC7">
        <w:rPr>
          <w:sz w:val="22"/>
          <w:szCs w:val="22"/>
          <w:u w:val="single"/>
          <w:lang w:val="fr-FR"/>
        </w:rPr>
        <w:t>or</w:t>
      </w:r>
    </w:p>
    <w:p w14:paraId="2EA759A1" w14:textId="77777777" w:rsidR="00B73AB9" w:rsidRPr="009A0AC7" w:rsidRDefault="00B73AB9" w:rsidP="00B73AB9">
      <w:pPr>
        <w:pStyle w:val="1A1a1a"/>
        <w:tabs>
          <w:tab w:val="left" w:pos="2898"/>
        </w:tabs>
        <w:ind w:left="3248" w:hanging="3248"/>
        <w:rPr>
          <w:sz w:val="22"/>
          <w:szCs w:val="22"/>
          <w:lang w:val="en-US"/>
        </w:rPr>
      </w:pPr>
      <w:r w:rsidRPr="009A0AC7">
        <w:rPr>
          <w:sz w:val="22"/>
          <w:szCs w:val="22"/>
          <w:lang w:val="fr-FR"/>
        </w:rPr>
        <w:tab/>
      </w:r>
      <w:r w:rsidRPr="009A0AC7">
        <w:rPr>
          <w:sz w:val="22"/>
          <w:szCs w:val="22"/>
          <w:lang w:val="fr-FR"/>
        </w:rPr>
        <w:tab/>
      </w:r>
      <w:r w:rsidRPr="009A0AC7">
        <w:rPr>
          <w:sz w:val="22"/>
          <w:szCs w:val="22"/>
          <w:lang w:val="fr-FR"/>
        </w:rPr>
        <w:tab/>
      </w:r>
      <w:r w:rsidRPr="009A0AC7">
        <w:rPr>
          <w:sz w:val="22"/>
          <w:szCs w:val="22"/>
          <w:lang w:val="fr-FR"/>
        </w:rPr>
        <w:tab/>
      </w:r>
      <w:r w:rsidRPr="009A0AC7">
        <w:rPr>
          <w:sz w:val="22"/>
          <w:szCs w:val="22"/>
          <w:lang w:val="fr-FR"/>
        </w:rPr>
        <w:tab/>
      </w:r>
      <w:r w:rsidRPr="009A0AC7">
        <w:rPr>
          <w:sz w:val="22"/>
          <w:szCs w:val="22"/>
          <w:lang w:val="fr-FR"/>
        </w:rPr>
        <w:tab/>
      </w:r>
      <w:r w:rsidRPr="009A0AC7">
        <w:rPr>
          <w:sz w:val="22"/>
          <w:szCs w:val="22"/>
          <w:lang w:val="en-US"/>
        </w:rPr>
        <w:t>d</w:t>
      </w:r>
      <w:r w:rsidRPr="009A0AC7">
        <w:rPr>
          <w:sz w:val="22"/>
          <w:szCs w:val="22"/>
        </w:rPr>
        <w:t>.</w:t>
      </w:r>
      <w:r w:rsidRPr="009A0AC7">
        <w:rPr>
          <w:sz w:val="22"/>
          <w:szCs w:val="22"/>
        </w:rPr>
        <w:tab/>
        <w:t xml:space="preserve">Si-O-N; </w:t>
      </w:r>
      <w:r w:rsidRPr="009A0AC7">
        <w:rPr>
          <w:sz w:val="22"/>
          <w:szCs w:val="22"/>
          <w:u w:val="single"/>
        </w:rPr>
        <w:t>and</w:t>
      </w:r>
    </w:p>
    <w:p w14:paraId="65262FDB" w14:textId="77777777" w:rsidR="00B73AB9" w:rsidRPr="009A0AC7" w:rsidRDefault="00B73AB9" w:rsidP="00B73AB9">
      <w:pPr>
        <w:pStyle w:val="1A1a1a"/>
        <w:tabs>
          <w:tab w:val="left" w:pos="2552"/>
        </w:tabs>
        <w:ind w:left="2898" w:hanging="2898"/>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Having a "specific tensile strength" exceeding 12.7 x 10</w:t>
      </w:r>
      <w:r w:rsidR="00992A64" w:rsidRPr="009A0AC7">
        <w:rPr>
          <w:sz w:val="22"/>
          <w:szCs w:val="22"/>
          <w:vertAlign w:val="superscript"/>
        </w:rPr>
        <w:t>3</w:t>
      </w:r>
      <w:r w:rsidR="007A43A9" w:rsidRPr="009A0AC7">
        <w:rPr>
          <w:position w:val="6"/>
          <w:sz w:val="16"/>
          <w:szCs w:val="16"/>
        </w:rPr>
        <w:t xml:space="preserve"> </w:t>
      </w:r>
      <w:r w:rsidRPr="009A0AC7">
        <w:rPr>
          <w:sz w:val="22"/>
          <w:szCs w:val="22"/>
        </w:rPr>
        <w:t>m;</w:t>
      </w:r>
    </w:p>
    <w:p w14:paraId="0506D182" w14:textId="77777777" w:rsidR="00B73AB9" w:rsidRPr="009A0AC7" w:rsidRDefault="00B73AB9" w:rsidP="00073691">
      <w:pPr>
        <w:pStyle w:val="1A1a1"/>
        <w:spacing w:before="120"/>
        <w:ind w:left="2064" w:hanging="2041"/>
        <w:jc w:val="both"/>
        <w:rPr>
          <w:sz w:val="22"/>
          <w:szCs w:val="22"/>
        </w:rPr>
      </w:pPr>
      <w:r w:rsidRPr="009A0AC7">
        <w:rPr>
          <w:sz w:val="22"/>
          <w:szCs w:val="22"/>
        </w:rPr>
        <w:tab/>
      </w:r>
      <w:r w:rsidRPr="009A0AC7">
        <w:rPr>
          <w:sz w:val="22"/>
          <w:szCs w:val="22"/>
        </w:rPr>
        <w:tab/>
      </w:r>
      <w:r w:rsidRPr="009A0AC7">
        <w:rPr>
          <w:sz w:val="22"/>
          <w:szCs w:val="22"/>
        </w:rPr>
        <w:tab/>
        <w:t>c.</w:t>
      </w:r>
      <w:r w:rsidRPr="009A0AC7">
        <w:rPr>
          <w:sz w:val="22"/>
          <w:szCs w:val="22"/>
        </w:rPr>
        <w:tab/>
        <w:t>2.</w:t>
      </w:r>
      <w:r w:rsidRPr="009A0AC7">
        <w:rPr>
          <w:sz w:val="22"/>
          <w:szCs w:val="22"/>
        </w:rPr>
        <w:tab/>
        <w:t>Ceramic-"matrix" "composite" materials with a "matrix" formed of carbides or nitrides of silicon, zirconium or boron;</w:t>
      </w:r>
    </w:p>
    <w:p w14:paraId="71A01FBF" w14:textId="77777777" w:rsidR="00B73AB9" w:rsidRPr="009A0AC7" w:rsidRDefault="00B73AB9" w:rsidP="00B73AB9">
      <w:pPr>
        <w:pStyle w:val="1A1a1a"/>
        <w:tabs>
          <w:tab w:val="clear" w:pos="340"/>
          <w:tab w:val="clear" w:pos="720"/>
          <w:tab w:val="clear" w:pos="1200"/>
          <w:tab w:val="clear" w:pos="2060"/>
        </w:tabs>
        <w:spacing w:before="60"/>
        <w:ind w:left="2268" w:hanging="2268"/>
        <w:jc w:val="both"/>
        <w:rPr>
          <w:i/>
          <w:sz w:val="22"/>
          <w:szCs w:val="22"/>
        </w:rPr>
      </w:pPr>
      <w:r w:rsidRPr="009A0AC7">
        <w:rPr>
          <w:i/>
          <w:sz w:val="22"/>
          <w:szCs w:val="22"/>
        </w:rPr>
        <w:tab/>
      </w:r>
      <w:r w:rsidRPr="009A0AC7">
        <w:rPr>
          <w:i/>
          <w:sz w:val="22"/>
          <w:szCs w:val="22"/>
          <w:u w:val="single"/>
        </w:rPr>
        <w:t>N.B.</w:t>
      </w:r>
      <w:r w:rsidRPr="009A0AC7">
        <w:rPr>
          <w:i/>
          <w:sz w:val="22"/>
          <w:szCs w:val="22"/>
        </w:rPr>
        <w:tab/>
        <w:t xml:space="preserve">For items previously </w:t>
      </w:r>
      <w:r w:rsidR="006A628F" w:rsidRPr="009A0AC7">
        <w:rPr>
          <w:i/>
          <w:sz w:val="22"/>
          <w:szCs w:val="22"/>
        </w:rPr>
        <w:t xml:space="preserve">specified </w:t>
      </w:r>
      <w:r w:rsidR="007C5B3E" w:rsidRPr="009A0AC7">
        <w:rPr>
          <w:i/>
          <w:sz w:val="22"/>
          <w:szCs w:val="22"/>
        </w:rPr>
        <w:t>in</w:t>
      </w:r>
      <w:r w:rsidRPr="009A0AC7">
        <w:rPr>
          <w:i/>
          <w:sz w:val="22"/>
          <w:szCs w:val="22"/>
        </w:rPr>
        <w:t xml:space="preserve"> 1.C.7.c.</w:t>
      </w:r>
      <w:r w:rsidR="00A00C71" w:rsidRPr="009A0AC7">
        <w:rPr>
          <w:i/>
          <w:sz w:val="22"/>
          <w:szCs w:val="22"/>
        </w:rPr>
        <w:t>,</w:t>
      </w:r>
      <w:r w:rsidRPr="009A0AC7">
        <w:rPr>
          <w:i/>
          <w:sz w:val="22"/>
          <w:szCs w:val="22"/>
        </w:rPr>
        <w:t xml:space="preserve"> see 1</w:t>
      </w:r>
      <w:r w:rsidR="006A0C0E" w:rsidRPr="009A0AC7">
        <w:rPr>
          <w:i/>
          <w:sz w:val="22"/>
          <w:szCs w:val="22"/>
        </w:rPr>
        <w:t>.</w:t>
      </w:r>
      <w:r w:rsidRPr="009A0AC7">
        <w:rPr>
          <w:i/>
          <w:sz w:val="22"/>
          <w:szCs w:val="22"/>
        </w:rPr>
        <w:t>C.7.c.1.b.</w:t>
      </w:r>
    </w:p>
    <w:p w14:paraId="26EED315" w14:textId="77777777" w:rsidR="00B73AB9" w:rsidRPr="009A0AC7" w:rsidRDefault="00B73AB9" w:rsidP="00351FF1">
      <w:pPr>
        <w:pStyle w:val="1A1anote1"/>
        <w:ind w:left="0" w:firstLine="0"/>
        <w:rPr>
          <w:bCs/>
          <w:iCs/>
          <w:sz w:val="16"/>
          <w:szCs w:val="16"/>
        </w:rPr>
      </w:pPr>
    </w:p>
    <w:p w14:paraId="3324874D" w14:textId="77777777" w:rsidR="00046460" w:rsidRPr="009A0AC7" w:rsidRDefault="00046460" w:rsidP="00046460">
      <w:pPr>
        <w:pStyle w:val="1A1a"/>
        <w:ind w:left="1582" w:right="-23" w:hanging="1582"/>
        <w:jc w:val="both"/>
        <w:rPr>
          <w:sz w:val="22"/>
          <w:szCs w:val="22"/>
        </w:rPr>
      </w:pPr>
      <w:r w:rsidRPr="009A0AC7">
        <w:rPr>
          <w:sz w:val="22"/>
          <w:szCs w:val="22"/>
        </w:rPr>
        <w:t>1.</w:t>
      </w:r>
      <w:r w:rsidRPr="009A0AC7">
        <w:rPr>
          <w:sz w:val="22"/>
          <w:szCs w:val="22"/>
        </w:rPr>
        <w:tab/>
        <w:t>C.</w:t>
      </w:r>
      <w:r w:rsidRPr="009A0AC7">
        <w:rPr>
          <w:sz w:val="22"/>
          <w:szCs w:val="22"/>
        </w:rPr>
        <w:tab/>
        <w:t>7.</w:t>
      </w:r>
      <w:r w:rsidRPr="009A0AC7">
        <w:rPr>
          <w:sz w:val="22"/>
          <w:szCs w:val="22"/>
        </w:rPr>
        <w:tab/>
        <w:t>d.</w:t>
      </w:r>
      <w:r w:rsidRPr="009A0AC7">
        <w:rPr>
          <w:sz w:val="22"/>
          <w:szCs w:val="22"/>
        </w:rPr>
        <w:tab/>
        <w:t>Not used since 2016</w:t>
      </w:r>
    </w:p>
    <w:p w14:paraId="1B675111" w14:textId="77777777" w:rsidR="00046460" w:rsidRPr="009A0AC7" w:rsidRDefault="00046460" w:rsidP="00046460">
      <w:pPr>
        <w:pStyle w:val="1A1a1a"/>
        <w:tabs>
          <w:tab w:val="clear" w:pos="340"/>
          <w:tab w:val="clear" w:pos="720"/>
          <w:tab w:val="clear" w:pos="1200"/>
          <w:tab w:val="clear" w:pos="2060"/>
        </w:tabs>
        <w:spacing w:before="60"/>
        <w:ind w:left="2268" w:hanging="2268"/>
        <w:jc w:val="both"/>
        <w:rPr>
          <w:i/>
          <w:sz w:val="22"/>
          <w:szCs w:val="22"/>
        </w:rPr>
      </w:pPr>
      <w:r w:rsidRPr="009A0AC7">
        <w:rPr>
          <w:i/>
          <w:sz w:val="22"/>
          <w:szCs w:val="22"/>
        </w:rPr>
        <w:tab/>
      </w:r>
      <w:r w:rsidRPr="009A0AC7">
        <w:rPr>
          <w:i/>
          <w:sz w:val="22"/>
          <w:szCs w:val="22"/>
          <w:u w:val="single"/>
        </w:rPr>
        <w:t>N.B.</w:t>
      </w:r>
      <w:r w:rsidRPr="009A0AC7">
        <w:rPr>
          <w:i/>
          <w:sz w:val="22"/>
          <w:szCs w:val="22"/>
        </w:rPr>
        <w:tab/>
        <w:t xml:space="preserve">For items previously </w:t>
      </w:r>
      <w:r w:rsidR="006A628F" w:rsidRPr="009A0AC7">
        <w:rPr>
          <w:i/>
          <w:sz w:val="22"/>
          <w:szCs w:val="22"/>
        </w:rPr>
        <w:t xml:space="preserve">specified </w:t>
      </w:r>
      <w:r w:rsidR="007C5B3E" w:rsidRPr="009A0AC7">
        <w:rPr>
          <w:i/>
          <w:sz w:val="22"/>
          <w:szCs w:val="22"/>
        </w:rPr>
        <w:t>in</w:t>
      </w:r>
      <w:r w:rsidRPr="009A0AC7">
        <w:rPr>
          <w:i/>
          <w:sz w:val="22"/>
          <w:szCs w:val="22"/>
        </w:rPr>
        <w:t xml:space="preserve"> 1.C.7.d.</w:t>
      </w:r>
      <w:r w:rsidR="00A00C71" w:rsidRPr="009A0AC7">
        <w:rPr>
          <w:i/>
          <w:sz w:val="22"/>
          <w:szCs w:val="22"/>
        </w:rPr>
        <w:t>,</w:t>
      </w:r>
      <w:r w:rsidRPr="009A0AC7">
        <w:rPr>
          <w:i/>
          <w:sz w:val="22"/>
          <w:szCs w:val="22"/>
        </w:rPr>
        <w:t xml:space="preserve"> see 1.C.7.c.2.</w:t>
      </w:r>
    </w:p>
    <w:p w14:paraId="659DC693" w14:textId="77777777" w:rsidR="00046460" w:rsidRPr="009A0AC7" w:rsidRDefault="00046460" w:rsidP="00046460">
      <w:pPr>
        <w:pStyle w:val="1A1a1note1"/>
        <w:ind w:left="0" w:firstLine="0"/>
        <w:jc w:val="both"/>
        <w:rPr>
          <w:sz w:val="16"/>
          <w:szCs w:val="16"/>
        </w:rPr>
      </w:pPr>
    </w:p>
    <w:p w14:paraId="70D7E797" w14:textId="77777777" w:rsidR="00046460" w:rsidRPr="009A0AC7" w:rsidRDefault="00046460" w:rsidP="00046460">
      <w:pPr>
        <w:pStyle w:val="1A1a"/>
        <w:ind w:left="1582" w:right="-23" w:hanging="1582"/>
        <w:jc w:val="both"/>
        <w:rPr>
          <w:sz w:val="22"/>
          <w:szCs w:val="22"/>
        </w:rPr>
      </w:pPr>
      <w:r w:rsidRPr="009A0AC7">
        <w:rPr>
          <w:sz w:val="22"/>
          <w:szCs w:val="22"/>
        </w:rPr>
        <w:t>1.</w:t>
      </w:r>
      <w:r w:rsidRPr="009A0AC7">
        <w:rPr>
          <w:sz w:val="22"/>
          <w:szCs w:val="22"/>
        </w:rPr>
        <w:tab/>
        <w:t>C.</w:t>
      </w:r>
      <w:r w:rsidRPr="009A0AC7">
        <w:rPr>
          <w:sz w:val="22"/>
          <w:szCs w:val="22"/>
        </w:rPr>
        <w:tab/>
        <w:t>7.</w:t>
      </w:r>
      <w:r w:rsidRPr="009A0AC7">
        <w:rPr>
          <w:sz w:val="22"/>
          <w:szCs w:val="22"/>
        </w:rPr>
        <w:tab/>
        <w:t>e.</w:t>
      </w:r>
      <w:r w:rsidRPr="009A0AC7">
        <w:rPr>
          <w:sz w:val="22"/>
          <w:szCs w:val="22"/>
        </w:rPr>
        <w:tab/>
        <w:t xml:space="preserve">'Precursor materials' specially designed for the "production" of materials specified </w:t>
      </w:r>
      <w:r w:rsidR="007C5B3E" w:rsidRPr="009A0AC7">
        <w:rPr>
          <w:sz w:val="22"/>
          <w:szCs w:val="22"/>
        </w:rPr>
        <w:t>in</w:t>
      </w:r>
      <w:r w:rsidRPr="009A0AC7">
        <w:rPr>
          <w:sz w:val="22"/>
          <w:szCs w:val="22"/>
        </w:rPr>
        <w:t xml:space="preserve"> 1.C.7.c., as follows:</w:t>
      </w:r>
    </w:p>
    <w:p w14:paraId="25DC852B" w14:textId="77777777" w:rsidR="00046460" w:rsidRPr="009A0AC7" w:rsidRDefault="00046460" w:rsidP="00046460">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r>
      <w:proofErr w:type="spellStart"/>
      <w:r w:rsidRPr="009A0AC7">
        <w:rPr>
          <w:sz w:val="22"/>
          <w:szCs w:val="22"/>
        </w:rPr>
        <w:t>Polydiorganosilanes</w:t>
      </w:r>
      <w:proofErr w:type="spellEnd"/>
      <w:r w:rsidRPr="009A0AC7">
        <w:rPr>
          <w:sz w:val="22"/>
          <w:szCs w:val="22"/>
        </w:rPr>
        <w:t>;</w:t>
      </w:r>
    </w:p>
    <w:p w14:paraId="17ED7919" w14:textId="77777777" w:rsidR="00046460" w:rsidRPr="009A0AC7" w:rsidRDefault="00046460" w:rsidP="00046460">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r>
      <w:proofErr w:type="spellStart"/>
      <w:r w:rsidRPr="009A0AC7">
        <w:rPr>
          <w:sz w:val="22"/>
          <w:szCs w:val="22"/>
        </w:rPr>
        <w:t>Polysilazanes</w:t>
      </w:r>
      <w:proofErr w:type="spellEnd"/>
      <w:r w:rsidRPr="009A0AC7">
        <w:rPr>
          <w:sz w:val="22"/>
          <w:szCs w:val="22"/>
        </w:rPr>
        <w:t>;</w:t>
      </w:r>
    </w:p>
    <w:p w14:paraId="0C4B6996" w14:textId="77777777" w:rsidR="00046460" w:rsidRPr="009A0AC7" w:rsidRDefault="00046460" w:rsidP="00046460">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r>
      <w:proofErr w:type="spellStart"/>
      <w:r w:rsidRPr="009A0AC7">
        <w:rPr>
          <w:sz w:val="22"/>
          <w:szCs w:val="22"/>
        </w:rPr>
        <w:t>Polycarbosilazanes</w:t>
      </w:r>
      <w:proofErr w:type="spellEnd"/>
      <w:r w:rsidRPr="009A0AC7">
        <w:rPr>
          <w:sz w:val="22"/>
          <w:szCs w:val="22"/>
        </w:rPr>
        <w:t>;</w:t>
      </w:r>
    </w:p>
    <w:p w14:paraId="441E4721" w14:textId="77777777" w:rsidR="00046460" w:rsidRPr="009A0AC7" w:rsidRDefault="00046460" w:rsidP="00046460">
      <w:pPr>
        <w:pStyle w:val="1A1a1"/>
        <w:spacing w:before="60"/>
        <w:ind w:left="2064" w:right="-23" w:hanging="2041"/>
        <w:jc w:val="both"/>
        <w:rPr>
          <w:i/>
          <w:sz w:val="22"/>
          <w:szCs w:val="22"/>
          <w:u w:val="single"/>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i/>
          <w:sz w:val="22"/>
          <w:szCs w:val="22"/>
          <w:u w:val="single"/>
        </w:rPr>
        <w:t>Technical Note</w:t>
      </w:r>
    </w:p>
    <w:p w14:paraId="589B9A33" w14:textId="77777777" w:rsidR="00046460" w:rsidRPr="009A0AC7" w:rsidRDefault="00046460" w:rsidP="00046460">
      <w:pPr>
        <w:pStyle w:val="1A1a1"/>
        <w:ind w:left="1554" w:right="-22" w:hanging="1534"/>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i/>
          <w:sz w:val="22"/>
          <w:szCs w:val="22"/>
        </w:rPr>
        <w:t xml:space="preserve">For the purposes of 1.C.7., 'precursor materials' are special purpose polymeric or </w:t>
      </w:r>
      <w:proofErr w:type="spellStart"/>
      <w:r w:rsidRPr="009A0AC7">
        <w:rPr>
          <w:i/>
          <w:sz w:val="22"/>
          <w:szCs w:val="22"/>
        </w:rPr>
        <w:t>metallo</w:t>
      </w:r>
      <w:proofErr w:type="spellEnd"/>
      <w:r w:rsidRPr="009A0AC7">
        <w:rPr>
          <w:i/>
          <w:sz w:val="22"/>
          <w:szCs w:val="22"/>
        </w:rPr>
        <w:t xml:space="preserve">-organic materials used for the "production" of silicon carbide, silicon nitride, or ceramics with silicon, carbon and nitrogen. </w:t>
      </w:r>
    </w:p>
    <w:p w14:paraId="64776EDE" w14:textId="77777777" w:rsidR="00046460" w:rsidRPr="009A0AC7" w:rsidRDefault="00046460" w:rsidP="00073691">
      <w:pPr>
        <w:pStyle w:val="1A1a1note1"/>
        <w:ind w:left="0" w:firstLine="0"/>
        <w:jc w:val="both"/>
        <w:rPr>
          <w:sz w:val="12"/>
          <w:szCs w:val="12"/>
        </w:rPr>
      </w:pPr>
    </w:p>
    <w:p w14:paraId="54E51A68" w14:textId="77777777" w:rsidR="00046460" w:rsidRPr="009A0AC7" w:rsidRDefault="00046460" w:rsidP="00046460">
      <w:pPr>
        <w:pStyle w:val="1A1a"/>
        <w:ind w:left="1582" w:right="-23" w:hanging="1582"/>
        <w:jc w:val="both"/>
        <w:rPr>
          <w:sz w:val="22"/>
          <w:szCs w:val="22"/>
        </w:rPr>
      </w:pPr>
      <w:r w:rsidRPr="009A0AC7">
        <w:rPr>
          <w:sz w:val="22"/>
          <w:szCs w:val="22"/>
        </w:rPr>
        <w:t>1.</w:t>
      </w:r>
      <w:r w:rsidRPr="009A0AC7">
        <w:rPr>
          <w:sz w:val="22"/>
          <w:szCs w:val="22"/>
        </w:rPr>
        <w:tab/>
        <w:t>C.</w:t>
      </w:r>
      <w:r w:rsidRPr="009A0AC7">
        <w:rPr>
          <w:sz w:val="22"/>
          <w:szCs w:val="22"/>
        </w:rPr>
        <w:tab/>
        <w:t>7.</w:t>
      </w:r>
      <w:r w:rsidRPr="009A0AC7">
        <w:rPr>
          <w:sz w:val="22"/>
          <w:szCs w:val="22"/>
        </w:rPr>
        <w:tab/>
        <w:t>f.</w:t>
      </w:r>
      <w:r w:rsidRPr="009A0AC7">
        <w:rPr>
          <w:sz w:val="22"/>
          <w:szCs w:val="22"/>
        </w:rPr>
        <w:tab/>
        <w:t>Not used since 2016</w:t>
      </w:r>
    </w:p>
    <w:p w14:paraId="7432E6DD" w14:textId="77777777" w:rsidR="00046460" w:rsidRPr="009A0AC7" w:rsidRDefault="00046460" w:rsidP="00046460">
      <w:pPr>
        <w:pStyle w:val="1A1a1a"/>
        <w:tabs>
          <w:tab w:val="clear" w:pos="340"/>
          <w:tab w:val="clear" w:pos="720"/>
          <w:tab w:val="clear" w:pos="1200"/>
          <w:tab w:val="clear" w:pos="2060"/>
        </w:tabs>
        <w:spacing w:before="60"/>
        <w:ind w:left="2268" w:hanging="2268"/>
        <w:jc w:val="both"/>
        <w:rPr>
          <w:sz w:val="22"/>
          <w:szCs w:val="22"/>
        </w:rPr>
      </w:pPr>
      <w:r w:rsidRPr="009A0AC7">
        <w:rPr>
          <w:i/>
          <w:sz w:val="22"/>
          <w:szCs w:val="22"/>
        </w:rPr>
        <w:tab/>
      </w:r>
      <w:r w:rsidRPr="009A0AC7">
        <w:rPr>
          <w:i/>
          <w:sz w:val="22"/>
          <w:szCs w:val="22"/>
          <w:u w:val="single"/>
        </w:rPr>
        <w:t>N.B.</w:t>
      </w:r>
      <w:r w:rsidRPr="009A0AC7">
        <w:rPr>
          <w:i/>
          <w:sz w:val="22"/>
          <w:szCs w:val="22"/>
        </w:rPr>
        <w:tab/>
        <w:t xml:space="preserve">For items previously </w:t>
      </w:r>
      <w:r w:rsidR="006A628F" w:rsidRPr="009A0AC7">
        <w:rPr>
          <w:i/>
          <w:sz w:val="22"/>
          <w:szCs w:val="22"/>
        </w:rPr>
        <w:t xml:space="preserve">specified </w:t>
      </w:r>
      <w:r w:rsidR="007C5B3E" w:rsidRPr="009A0AC7">
        <w:rPr>
          <w:i/>
          <w:sz w:val="22"/>
          <w:szCs w:val="22"/>
        </w:rPr>
        <w:t>in</w:t>
      </w:r>
      <w:r w:rsidRPr="009A0AC7">
        <w:rPr>
          <w:i/>
          <w:sz w:val="22"/>
          <w:szCs w:val="22"/>
        </w:rPr>
        <w:t xml:space="preserve"> 1.C.7.f.</w:t>
      </w:r>
      <w:r w:rsidR="008D7974" w:rsidRPr="009A0AC7">
        <w:rPr>
          <w:i/>
          <w:sz w:val="22"/>
          <w:szCs w:val="22"/>
        </w:rPr>
        <w:t>,</w:t>
      </w:r>
      <w:r w:rsidRPr="009A0AC7">
        <w:rPr>
          <w:i/>
          <w:sz w:val="22"/>
          <w:szCs w:val="22"/>
        </w:rPr>
        <w:t xml:space="preserve"> see 1.C.7.c.1.a.</w:t>
      </w:r>
    </w:p>
    <w:p w14:paraId="5FCF9961" w14:textId="77777777" w:rsidR="00046460" w:rsidRPr="009A0AC7" w:rsidRDefault="00046460" w:rsidP="00046460">
      <w:pPr>
        <w:pStyle w:val="1A1a1note1"/>
        <w:ind w:left="0" w:firstLine="0"/>
        <w:jc w:val="both"/>
        <w:rPr>
          <w:sz w:val="16"/>
          <w:szCs w:val="16"/>
        </w:rPr>
      </w:pPr>
    </w:p>
    <w:p w14:paraId="3A3C0A10" w14:textId="77777777" w:rsidR="005A1CBD" w:rsidRPr="009A0AC7" w:rsidRDefault="005A1CBD" w:rsidP="00046460">
      <w:pPr>
        <w:pStyle w:val="1A1a1note1"/>
        <w:ind w:left="0" w:firstLine="0"/>
        <w:jc w:val="both"/>
        <w:rPr>
          <w:sz w:val="16"/>
          <w:szCs w:val="16"/>
        </w:rPr>
      </w:pPr>
    </w:p>
    <w:p w14:paraId="2C5AC9E7" w14:textId="77777777" w:rsidR="005A1CBD" w:rsidRPr="009A0AC7" w:rsidRDefault="005A1CBD" w:rsidP="00046460">
      <w:pPr>
        <w:pStyle w:val="1A1a1note1"/>
        <w:ind w:left="0" w:firstLine="0"/>
        <w:jc w:val="both"/>
        <w:rPr>
          <w:sz w:val="16"/>
          <w:szCs w:val="16"/>
        </w:rPr>
      </w:pPr>
    </w:p>
    <w:p w14:paraId="32005E56" w14:textId="77777777" w:rsidR="005A1CBD" w:rsidRPr="009A0AC7" w:rsidRDefault="005A1CBD" w:rsidP="00046460">
      <w:pPr>
        <w:pStyle w:val="1A1a1note1"/>
        <w:ind w:left="0" w:firstLine="0"/>
        <w:jc w:val="both"/>
        <w:rPr>
          <w:sz w:val="16"/>
          <w:szCs w:val="16"/>
        </w:rPr>
      </w:pPr>
    </w:p>
    <w:p w14:paraId="532FE4A7" w14:textId="77777777" w:rsidR="005A1CBD" w:rsidRPr="009A0AC7" w:rsidRDefault="005A1CBD" w:rsidP="00046460">
      <w:pPr>
        <w:pStyle w:val="1A1a1note1"/>
        <w:ind w:left="0" w:firstLine="0"/>
        <w:jc w:val="both"/>
        <w:rPr>
          <w:sz w:val="16"/>
          <w:szCs w:val="16"/>
        </w:rPr>
      </w:pPr>
    </w:p>
    <w:p w14:paraId="6F63CB95" w14:textId="77777777" w:rsidR="005A1CBD" w:rsidRPr="009A0AC7" w:rsidRDefault="005A1CBD" w:rsidP="00046460">
      <w:pPr>
        <w:pStyle w:val="1A1a1note1"/>
        <w:ind w:left="0" w:firstLine="0"/>
        <w:jc w:val="both"/>
        <w:rPr>
          <w:sz w:val="16"/>
          <w:szCs w:val="16"/>
        </w:rPr>
      </w:pPr>
    </w:p>
    <w:p w14:paraId="62860910" w14:textId="77777777" w:rsidR="005A1CBD" w:rsidRPr="009A0AC7" w:rsidRDefault="005A1CBD" w:rsidP="00046460">
      <w:pPr>
        <w:pStyle w:val="1A1a1note1"/>
        <w:ind w:left="0" w:firstLine="0"/>
        <w:jc w:val="both"/>
        <w:rPr>
          <w:sz w:val="16"/>
          <w:szCs w:val="16"/>
        </w:rPr>
      </w:pPr>
    </w:p>
    <w:p w14:paraId="4B16A76B" w14:textId="77777777" w:rsidR="005A1CBD" w:rsidRPr="009A0AC7" w:rsidRDefault="005A1CBD" w:rsidP="00046460">
      <w:pPr>
        <w:pStyle w:val="1A1a1note1"/>
        <w:ind w:left="0" w:firstLine="0"/>
        <w:jc w:val="both"/>
        <w:rPr>
          <w:sz w:val="16"/>
          <w:szCs w:val="16"/>
        </w:rPr>
      </w:pPr>
    </w:p>
    <w:p w14:paraId="3F219055" w14:textId="77777777" w:rsidR="00CA6BC6" w:rsidRPr="009A0AC7" w:rsidRDefault="00CA6BC6">
      <w:pPr>
        <w:pStyle w:val="1A1"/>
        <w:ind w:right="-22"/>
        <w:jc w:val="both"/>
        <w:rPr>
          <w:sz w:val="22"/>
          <w:szCs w:val="22"/>
        </w:rPr>
      </w:pPr>
      <w:r w:rsidRPr="009A0AC7">
        <w:rPr>
          <w:sz w:val="22"/>
          <w:szCs w:val="22"/>
        </w:rPr>
        <w:lastRenderedPageBreak/>
        <w:t>1.</w:t>
      </w:r>
      <w:r w:rsidRPr="009A0AC7">
        <w:rPr>
          <w:sz w:val="22"/>
          <w:szCs w:val="22"/>
        </w:rPr>
        <w:tab/>
        <w:t>C.</w:t>
      </w:r>
      <w:r w:rsidRPr="009A0AC7">
        <w:rPr>
          <w:sz w:val="22"/>
          <w:szCs w:val="22"/>
        </w:rPr>
        <w:tab/>
        <w:t>8.</w:t>
      </w:r>
      <w:r w:rsidRPr="009A0AC7">
        <w:rPr>
          <w:sz w:val="22"/>
          <w:szCs w:val="22"/>
        </w:rPr>
        <w:tab/>
        <w:t>Non-fluorinated polymeric substances as follows:</w:t>
      </w:r>
    </w:p>
    <w:p w14:paraId="05AAEC44" w14:textId="77777777" w:rsidR="00CA6BC6" w:rsidRPr="009A0AC7" w:rsidRDefault="00CA6BC6" w:rsidP="00351FF1">
      <w:pPr>
        <w:pStyle w:val="1A1a1"/>
        <w:ind w:left="2064" w:right="-23" w:hanging="2041"/>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Imides as follows:</w:t>
      </w:r>
    </w:p>
    <w:p w14:paraId="0936A8F3"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Bismaleimides; </w:t>
      </w:r>
    </w:p>
    <w:p w14:paraId="10FC2741" w14:textId="77777777" w:rsidR="00CA6BC6" w:rsidRPr="009A0AC7" w:rsidRDefault="00CA6BC6">
      <w:pPr>
        <w:pStyle w:val="1A1a1"/>
        <w:ind w:left="2064" w:right="-23" w:hanging="204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Aromatic polyamide-imides (PAI) having a 'glass transition temperature (</w:t>
      </w:r>
      <w:proofErr w:type="spellStart"/>
      <w:r w:rsidRPr="009A0AC7">
        <w:rPr>
          <w:sz w:val="22"/>
          <w:szCs w:val="22"/>
        </w:rPr>
        <w:t>Tg</w:t>
      </w:r>
      <w:proofErr w:type="spellEnd"/>
      <w:r w:rsidRPr="009A0AC7">
        <w:rPr>
          <w:sz w:val="22"/>
          <w:szCs w:val="22"/>
        </w:rPr>
        <w:t>)' exceeding 563 K (290°C);</w:t>
      </w:r>
    </w:p>
    <w:p w14:paraId="347AAC33"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t>Aromatic polyimides</w:t>
      </w:r>
      <w:r w:rsidR="00322425" w:rsidRPr="009A0AC7">
        <w:rPr>
          <w:sz w:val="22"/>
          <w:szCs w:val="22"/>
        </w:rPr>
        <w:t xml:space="preserve"> having a 'glass transition temperature (</w:t>
      </w:r>
      <w:proofErr w:type="spellStart"/>
      <w:r w:rsidR="00322425" w:rsidRPr="009A0AC7">
        <w:rPr>
          <w:sz w:val="22"/>
          <w:szCs w:val="22"/>
        </w:rPr>
        <w:t>Tg</w:t>
      </w:r>
      <w:proofErr w:type="spellEnd"/>
      <w:r w:rsidR="00322425" w:rsidRPr="009A0AC7">
        <w:rPr>
          <w:sz w:val="22"/>
          <w:szCs w:val="22"/>
        </w:rPr>
        <w:t>)' exceeding 505 K (232°C)</w:t>
      </w:r>
      <w:r w:rsidRPr="009A0AC7">
        <w:rPr>
          <w:sz w:val="22"/>
          <w:szCs w:val="22"/>
        </w:rPr>
        <w:t>;</w:t>
      </w:r>
    </w:p>
    <w:p w14:paraId="612CF438"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4.</w:t>
      </w:r>
      <w:r w:rsidRPr="009A0AC7">
        <w:rPr>
          <w:sz w:val="22"/>
          <w:szCs w:val="22"/>
        </w:rPr>
        <w:tab/>
        <w:t>Aromatic polyetherimides having a 'glass transition temperature (T</w:t>
      </w:r>
      <w:r w:rsidRPr="009A0AC7">
        <w:rPr>
          <w:position w:val="-4"/>
          <w:sz w:val="22"/>
          <w:szCs w:val="22"/>
        </w:rPr>
        <w:t>g</w:t>
      </w:r>
      <w:r w:rsidR="00E432AA" w:rsidRPr="009A0AC7">
        <w:rPr>
          <w:sz w:val="22"/>
          <w:szCs w:val="22"/>
        </w:rPr>
        <w:t>)' exceeding 563 K (29</w:t>
      </w:r>
      <w:r w:rsidRPr="009A0AC7">
        <w:rPr>
          <w:sz w:val="22"/>
          <w:szCs w:val="22"/>
        </w:rPr>
        <w:t>0°C);</w:t>
      </w:r>
    </w:p>
    <w:p w14:paraId="14A2046E" w14:textId="77777777" w:rsidR="00CA6BC6" w:rsidRPr="009A0AC7" w:rsidRDefault="00CA6BC6" w:rsidP="00073691">
      <w:pPr>
        <w:pStyle w:val="1A1anote1"/>
        <w:spacing w:before="60"/>
        <w:ind w:left="2381" w:right="-23" w:hanging="782"/>
        <w:jc w:val="both"/>
        <w:rPr>
          <w:i/>
          <w:sz w:val="22"/>
          <w:szCs w:val="22"/>
        </w:rPr>
      </w:pPr>
      <w:r w:rsidRPr="009A0AC7">
        <w:rPr>
          <w:i/>
          <w:sz w:val="22"/>
          <w:szCs w:val="22"/>
          <w:u w:val="single"/>
        </w:rPr>
        <w:t>Note</w:t>
      </w:r>
      <w:r w:rsidRPr="009A0AC7">
        <w:rPr>
          <w:i/>
          <w:sz w:val="22"/>
          <w:szCs w:val="22"/>
        </w:rPr>
        <w:tab/>
        <w:t>1.C.8.a. applies to the substances in liquid or solid "fusible" form, including resin, powder, pellet, film, sheet, tape, or ribbon.</w:t>
      </w:r>
    </w:p>
    <w:p w14:paraId="26909BA5" w14:textId="77777777" w:rsidR="00D70F43" w:rsidRPr="009A0AC7" w:rsidRDefault="00CA6BC6" w:rsidP="005A1CBD">
      <w:pPr>
        <w:pStyle w:val="1A1anote1"/>
        <w:spacing w:before="60"/>
        <w:ind w:left="3119" w:right="-23" w:hanging="709"/>
        <w:jc w:val="both"/>
        <w:rPr>
          <w:i/>
          <w:sz w:val="22"/>
          <w:szCs w:val="22"/>
        </w:rPr>
      </w:pPr>
      <w:r w:rsidRPr="009A0AC7">
        <w:rPr>
          <w:i/>
          <w:sz w:val="22"/>
          <w:szCs w:val="22"/>
          <w:u w:val="single"/>
        </w:rPr>
        <w:t>N.B.</w:t>
      </w:r>
      <w:r w:rsidRPr="009A0AC7">
        <w:rPr>
          <w:i/>
          <w:sz w:val="22"/>
          <w:szCs w:val="22"/>
        </w:rPr>
        <w:tab/>
        <w:t>For non-"fusible" aromatic polyimides in film, sheet, tape, or ribbon form, see 1.A.3.</w:t>
      </w:r>
    </w:p>
    <w:p w14:paraId="14AFDED0" w14:textId="77777777" w:rsidR="00CA6BC6" w:rsidRPr="009A0AC7" w:rsidRDefault="00CA6BC6" w:rsidP="005A1CBD">
      <w:pPr>
        <w:pStyle w:val="1A1a"/>
        <w:spacing w:before="120"/>
        <w:ind w:left="1582" w:right="-23" w:hanging="1582"/>
        <w:jc w:val="both"/>
        <w:rPr>
          <w:color w:val="auto"/>
          <w:spacing w:val="-2"/>
          <w:sz w:val="22"/>
          <w:szCs w:val="22"/>
        </w:rPr>
      </w:pPr>
      <w:r w:rsidRPr="009A0AC7">
        <w:rPr>
          <w:color w:val="auto"/>
          <w:sz w:val="22"/>
          <w:szCs w:val="22"/>
        </w:rPr>
        <w:tab/>
      </w:r>
      <w:r w:rsidRPr="009A0AC7">
        <w:rPr>
          <w:color w:val="auto"/>
          <w:sz w:val="22"/>
          <w:szCs w:val="22"/>
        </w:rPr>
        <w:tab/>
      </w:r>
      <w:r w:rsidRPr="009A0AC7">
        <w:rPr>
          <w:color w:val="auto"/>
          <w:sz w:val="22"/>
          <w:szCs w:val="22"/>
        </w:rPr>
        <w:tab/>
        <w:t>b.</w:t>
      </w:r>
      <w:r w:rsidRPr="009A0AC7">
        <w:rPr>
          <w:color w:val="auto"/>
          <w:sz w:val="22"/>
          <w:szCs w:val="22"/>
        </w:rPr>
        <w:tab/>
      </w:r>
      <w:r w:rsidR="002A3B27" w:rsidRPr="009A0AC7">
        <w:rPr>
          <w:color w:val="auto"/>
          <w:spacing w:val="-2"/>
          <w:sz w:val="22"/>
          <w:szCs w:val="22"/>
        </w:rPr>
        <w:t>Not used since 2014</w:t>
      </w:r>
    </w:p>
    <w:p w14:paraId="3A038B2F" w14:textId="77777777" w:rsidR="00CA6BC6" w:rsidRPr="009A0AC7" w:rsidRDefault="008E0071" w:rsidP="008E0071">
      <w:pPr>
        <w:pStyle w:val="1A1a"/>
        <w:spacing w:before="120"/>
        <w:ind w:left="1582" w:right="-23" w:hanging="1582"/>
        <w:jc w:val="both"/>
        <w:rPr>
          <w:color w:val="auto"/>
          <w:sz w:val="22"/>
          <w:szCs w:val="22"/>
        </w:rPr>
      </w:pPr>
      <w:r w:rsidRPr="009A0AC7">
        <w:rPr>
          <w:sz w:val="22"/>
          <w:szCs w:val="22"/>
        </w:rPr>
        <w:tab/>
      </w:r>
      <w:r w:rsidRPr="009A0AC7">
        <w:rPr>
          <w:sz w:val="22"/>
          <w:szCs w:val="22"/>
        </w:rPr>
        <w:tab/>
      </w:r>
      <w:r w:rsidR="00351FF1" w:rsidRPr="009A0AC7">
        <w:rPr>
          <w:sz w:val="22"/>
          <w:szCs w:val="22"/>
        </w:rPr>
        <w:tab/>
      </w:r>
      <w:r w:rsidR="00CA6BC6" w:rsidRPr="009A0AC7">
        <w:rPr>
          <w:sz w:val="22"/>
          <w:szCs w:val="22"/>
        </w:rPr>
        <w:t>c.</w:t>
      </w:r>
      <w:r w:rsidR="00CA6BC6" w:rsidRPr="009A0AC7">
        <w:rPr>
          <w:sz w:val="22"/>
          <w:szCs w:val="22"/>
        </w:rPr>
        <w:tab/>
        <w:t xml:space="preserve">Not used since </w:t>
      </w:r>
      <w:r w:rsidR="00CA6BC6" w:rsidRPr="009A0AC7">
        <w:rPr>
          <w:color w:val="auto"/>
          <w:sz w:val="22"/>
          <w:szCs w:val="22"/>
        </w:rPr>
        <w:t>2006</w:t>
      </w:r>
    </w:p>
    <w:p w14:paraId="34FF57B3" w14:textId="77777777" w:rsidR="00CA6BC6" w:rsidRPr="009A0AC7" w:rsidRDefault="00CA6BC6" w:rsidP="008E0071">
      <w:pPr>
        <w:pStyle w:val="1A1a"/>
        <w:spacing w:before="120"/>
        <w:ind w:left="1582" w:right="-23" w:hanging="1582"/>
        <w:jc w:val="both"/>
        <w:rPr>
          <w:sz w:val="22"/>
          <w:szCs w:val="22"/>
        </w:rPr>
      </w:pPr>
      <w:r w:rsidRPr="009A0AC7">
        <w:rPr>
          <w:sz w:val="22"/>
          <w:szCs w:val="22"/>
        </w:rPr>
        <w:tab/>
      </w:r>
      <w:r w:rsidRPr="009A0AC7">
        <w:rPr>
          <w:sz w:val="22"/>
          <w:szCs w:val="22"/>
        </w:rPr>
        <w:tab/>
      </w:r>
      <w:r w:rsidRPr="009A0AC7">
        <w:rPr>
          <w:sz w:val="22"/>
          <w:szCs w:val="22"/>
        </w:rPr>
        <w:tab/>
        <w:t>d.</w:t>
      </w:r>
      <w:r w:rsidRPr="009A0AC7">
        <w:rPr>
          <w:sz w:val="22"/>
          <w:szCs w:val="22"/>
        </w:rPr>
        <w:tab/>
      </w:r>
      <w:proofErr w:type="spellStart"/>
      <w:r w:rsidRPr="009A0AC7">
        <w:rPr>
          <w:sz w:val="22"/>
          <w:szCs w:val="22"/>
        </w:rPr>
        <w:t>Polyarylene</w:t>
      </w:r>
      <w:proofErr w:type="spellEnd"/>
      <w:r w:rsidRPr="009A0AC7">
        <w:rPr>
          <w:sz w:val="22"/>
          <w:szCs w:val="22"/>
        </w:rPr>
        <w:t xml:space="preserve"> ketones;</w:t>
      </w:r>
    </w:p>
    <w:p w14:paraId="42D44EC3" w14:textId="77777777" w:rsidR="00CA6BC6" w:rsidRPr="009A0AC7" w:rsidRDefault="00CA6BC6" w:rsidP="008E0071">
      <w:pPr>
        <w:pStyle w:val="1A1a"/>
        <w:spacing w:before="120"/>
        <w:ind w:left="1582" w:right="-23" w:hanging="1582"/>
        <w:jc w:val="both"/>
        <w:rPr>
          <w:sz w:val="22"/>
          <w:szCs w:val="22"/>
        </w:rPr>
      </w:pPr>
      <w:r w:rsidRPr="009A0AC7">
        <w:rPr>
          <w:sz w:val="22"/>
          <w:szCs w:val="22"/>
        </w:rPr>
        <w:tab/>
      </w:r>
      <w:r w:rsidRPr="009A0AC7">
        <w:rPr>
          <w:sz w:val="22"/>
          <w:szCs w:val="22"/>
        </w:rPr>
        <w:tab/>
      </w:r>
      <w:r w:rsidRPr="009A0AC7">
        <w:rPr>
          <w:sz w:val="22"/>
          <w:szCs w:val="22"/>
        </w:rPr>
        <w:tab/>
        <w:t>e.</w:t>
      </w:r>
      <w:r w:rsidRPr="009A0AC7">
        <w:rPr>
          <w:sz w:val="22"/>
          <w:szCs w:val="22"/>
        </w:rPr>
        <w:tab/>
      </w:r>
      <w:proofErr w:type="spellStart"/>
      <w:r w:rsidRPr="009A0AC7">
        <w:rPr>
          <w:sz w:val="22"/>
          <w:szCs w:val="22"/>
        </w:rPr>
        <w:t>Polyarylene</w:t>
      </w:r>
      <w:proofErr w:type="spellEnd"/>
      <w:r w:rsidRPr="009A0AC7">
        <w:rPr>
          <w:sz w:val="22"/>
          <w:szCs w:val="22"/>
        </w:rPr>
        <w:t xml:space="preserve"> sulphides, where the arylene group is biphenylene, triphenylene or combinations thereof;</w:t>
      </w:r>
    </w:p>
    <w:p w14:paraId="65DE556C" w14:textId="77777777" w:rsidR="00CA6BC6" w:rsidRPr="009A0AC7" w:rsidRDefault="007E034F" w:rsidP="008E0071">
      <w:pPr>
        <w:pStyle w:val="1A1a"/>
        <w:spacing w:before="120"/>
        <w:ind w:left="1582" w:right="-23" w:hanging="1582"/>
        <w:jc w:val="both"/>
        <w:rPr>
          <w:sz w:val="22"/>
          <w:szCs w:val="22"/>
        </w:rPr>
      </w:pPr>
      <w:r w:rsidRPr="009A0AC7">
        <w:rPr>
          <w:sz w:val="22"/>
          <w:szCs w:val="22"/>
        </w:rPr>
        <w:tab/>
      </w:r>
      <w:r w:rsidRPr="009A0AC7">
        <w:rPr>
          <w:sz w:val="22"/>
          <w:szCs w:val="22"/>
        </w:rPr>
        <w:tab/>
      </w:r>
      <w:r w:rsidR="00CA6BC6" w:rsidRPr="009A0AC7">
        <w:rPr>
          <w:sz w:val="22"/>
          <w:szCs w:val="22"/>
        </w:rPr>
        <w:tab/>
        <w:t>f.</w:t>
      </w:r>
      <w:r w:rsidR="00CA6BC6" w:rsidRPr="009A0AC7">
        <w:rPr>
          <w:sz w:val="22"/>
          <w:szCs w:val="22"/>
        </w:rPr>
        <w:tab/>
      </w:r>
      <w:proofErr w:type="spellStart"/>
      <w:r w:rsidR="00CA6BC6" w:rsidRPr="009A0AC7">
        <w:rPr>
          <w:sz w:val="22"/>
          <w:szCs w:val="22"/>
        </w:rPr>
        <w:t>Polybiphenylenethersulphone</w:t>
      </w:r>
      <w:proofErr w:type="spellEnd"/>
      <w:r w:rsidR="00CA6BC6" w:rsidRPr="009A0AC7">
        <w:rPr>
          <w:sz w:val="22"/>
          <w:szCs w:val="22"/>
        </w:rPr>
        <w:t xml:space="preserve"> having a 'glass transition temperature (</w:t>
      </w:r>
      <w:proofErr w:type="spellStart"/>
      <w:r w:rsidR="00CA6BC6" w:rsidRPr="009A0AC7">
        <w:rPr>
          <w:sz w:val="22"/>
          <w:szCs w:val="22"/>
        </w:rPr>
        <w:t>Tg</w:t>
      </w:r>
      <w:proofErr w:type="spellEnd"/>
      <w:r w:rsidR="00CA6BC6" w:rsidRPr="009A0AC7">
        <w:rPr>
          <w:sz w:val="22"/>
          <w:szCs w:val="22"/>
        </w:rPr>
        <w:t>)'</w:t>
      </w:r>
      <w:r w:rsidR="00E432AA" w:rsidRPr="009A0AC7">
        <w:rPr>
          <w:sz w:val="22"/>
          <w:szCs w:val="22"/>
        </w:rPr>
        <w:t xml:space="preserve"> exceeding 563 K (29</w:t>
      </w:r>
      <w:r w:rsidR="00CA6BC6" w:rsidRPr="009A0AC7">
        <w:rPr>
          <w:sz w:val="22"/>
          <w:szCs w:val="22"/>
        </w:rPr>
        <w:t>0°C).</w:t>
      </w:r>
    </w:p>
    <w:p w14:paraId="1D7FEE1F" w14:textId="77777777" w:rsidR="00CA6BC6" w:rsidRPr="009A0AC7" w:rsidRDefault="00CA6BC6" w:rsidP="00D70F43">
      <w:pPr>
        <w:pStyle w:val="1A"/>
        <w:tabs>
          <w:tab w:val="clear" w:pos="340"/>
        </w:tabs>
        <w:spacing w:before="120"/>
        <w:ind w:left="1162" w:right="-23" w:hanging="1162"/>
        <w:jc w:val="both"/>
        <w:rPr>
          <w:i/>
          <w:sz w:val="22"/>
          <w:szCs w:val="22"/>
        </w:rPr>
      </w:pPr>
      <w:r w:rsidRPr="009A0AC7">
        <w:rPr>
          <w:i/>
          <w:sz w:val="22"/>
          <w:szCs w:val="22"/>
        </w:rPr>
        <w:tab/>
      </w:r>
      <w:r w:rsidRPr="009A0AC7">
        <w:rPr>
          <w:i/>
          <w:sz w:val="22"/>
          <w:szCs w:val="22"/>
          <w:u w:val="single"/>
        </w:rPr>
        <w:t>Technical Note</w:t>
      </w:r>
      <w:r w:rsidR="00322425" w:rsidRPr="009A0AC7">
        <w:rPr>
          <w:i/>
          <w:sz w:val="22"/>
          <w:szCs w:val="22"/>
          <w:u w:val="single"/>
        </w:rPr>
        <w:t>s</w:t>
      </w:r>
    </w:p>
    <w:p w14:paraId="4FDEE597" w14:textId="77777777" w:rsidR="00322425" w:rsidRPr="009A0AC7" w:rsidRDefault="00322425" w:rsidP="00322425">
      <w:pPr>
        <w:pStyle w:val="1A1"/>
        <w:tabs>
          <w:tab w:val="left" w:pos="1148"/>
        </w:tabs>
        <w:ind w:left="1560" w:hanging="1560"/>
        <w:jc w:val="both"/>
        <w:rPr>
          <w:i/>
          <w:sz w:val="22"/>
          <w:szCs w:val="22"/>
        </w:rPr>
      </w:pPr>
      <w:r w:rsidRPr="009A0AC7">
        <w:rPr>
          <w:i/>
          <w:sz w:val="22"/>
          <w:szCs w:val="22"/>
        </w:rPr>
        <w:tab/>
      </w:r>
      <w:r w:rsidRPr="009A0AC7">
        <w:rPr>
          <w:i/>
          <w:sz w:val="22"/>
          <w:szCs w:val="22"/>
        </w:rPr>
        <w:tab/>
      </w:r>
      <w:r w:rsidRPr="009A0AC7">
        <w:rPr>
          <w:i/>
          <w:sz w:val="22"/>
          <w:szCs w:val="22"/>
        </w:rPr>
        <w:tab/>
        <w:t>1.</w:t>
      </w:r>
      <w:r w:rsidRPr="009A0AC7">
        <w:rPr>
          <w:i/>
          <w:sz w:val="22"/>
          <w:szCs w:val="22"/>
        </w:rPr>
        <w:tab/>
      </w:r>
      <w:r w:rsidR="00EE7ED2" w:rsidRPr="009A0AC7">
        <w:rPr>
          <w:i/>
          <w:sz w:val="22"/>
          <w:szCs w:val="22"/>
        </w:rPr>
        <w:t>For the purposes of 1.C.8.a.2. thermoplastic materials, 1.C.8.a.4. materials and 1.C.8.f. materials, t</w:t>
      </w:r>
      <w:r w:rsidRPr="009A0AC7">
        <w:rPr>
          <w:i/>
          <w:sz w:val="22"/>
          <w:szCs w:val="22"/>
        </w:rPr>
        <w:t>he 'glass transition temperature (</w:t>
      </w:r>
      <w:proofErr w:type="spellStart"/>
      <w:r w:rsidRPr="009A0AC7">
        <w:rPr>
          <w:i/>
          <w:sz w:val="22"/>
          <w:szCs w:val="22"/>
        </w:rPr>
        <w:t>Tg</w:t>
      </w:r>
      <w:proofErr w:type="spellEnd"/>
      <w:r w:rsidRPr="009A0AC7">
        <w:rPr>
          <w:i/>
          <w:sz w:val="22"/>
          <w:szCs w:val="22"/>
        </w:rPr>
        <w:t>)' is determined using the method described in ISO 11357-2</w:t>
      </w:r>
      <w:r w:rsidR="00AD5D3C" w:rsidRPr="009A0AC7">
        <w:rPr>
          <w:i/>
          <w:sz w:val="22"/>
          <w:szCs w:val="22"/>
        </w:rPr>
        <w:t>:</w:t>
      </w:r>
      <w:r w:rsidRPr="009A0AC7">
        <w:rPr>
          <w:i/>
          <w:sz w:val="22"/>
          <w:szCs w:val="22"/>
        </w:rPr>
        <w:t>1999 or national equivalents.</w:t>
      </w:r>
    </w:p>
    <w:p w14:paraId="351AB2E3" w14:textId="77777777" w:rsidR="00322425" w:rsidRPr="009A0AC7" w:rsidRDefault="00322425" w:rsidP="00641160">
      <w:pPr>
        <w:pStyle w:val="1A1"/>
        <w:tabs>
          <w:tab w:val="left" w:pos="1148"/>
        </w:tabs>
        <w:ind w:left="1559" w:hanging="1559"/>
        <w:jc w:val="both"/>
        <w:rPr>
          <w:spacing w:val="-4"/>
          <w:sz w:val="22"/>
          <w:szCs w:val="22"/>
        </w:rPr>
      </w:pPr>
      <w:r w:rsidRPr="009A0AC7">
        <w:rPr>
          <w:i/>
          <w:sz w:val="22"/>
          <w:szCs w:val="22"/>
        </w:rPr>
        <w:tab/>
      </w:r>
      <w:r w:rsidRPr="009A0AC7">
        <w:rPr>
          <w:i/>
          <w:sz w:val="22"/>
          <w:szCs w:val="22"/>
        </w:rPr>
        <w:tab/>
      </w:r>
      <w:r w:rsidRPr="009A0AC7">
        <w:rPr>
          <w:i/>
          <w:sz w:val="22"/>
          <w:szCs w:val="22"/>
        </w:rPr>
        <w:tab/>
        <w:t>2.</w:t>
      </w:r>
      <w:r w:rsidRPr="009A0AC7">
        <w:rPr>
          <w:i/>
          <w:sz w:val="22"/>
          <w:szCs w:val="22"/>
        </w:rPr>
        <w:tab/>
      </w:r>
      <w:r w:rsidR="002E3D17" w:rsidRPr="009A0AC7">
        <w:rPr>
          <w:i/>
          <w:sz w:val="22"/>
          <w:szCs w:val="22"/>
        </w:rPr>
        <w:t>For the purposes of 1.C.8.a.2. thermosetting materials and 1.C.8.a.3. materials, t</w:t>
      </w:r>
      <w:r w:rsidRPr="009A0AC7">
        <w:rPr>
          <w:i/>
          <w:sz w:val="22"/>
          <w:szCs w:val="22"/>
        </w:rPr>
        <w:t>he 'glass transition temperature (</w:t>
      </w:r>
      <w:proofErr w:type="spellStart"/>
      <w:r w:rsidRPr="009A0AC7">
        <w:rPr>
          <w:i/>
          <w:sz w:val="22"/>
          <w:szCs w:val="22"/>
        </w:rPr>
        <w:t>Tg</w:t>
      </w:r>
      <w:proofErr w:type="spellEnd"/>
      <w:r w:rsidRPr="009A0AC7">
        <w:rPr>
          <w:i/>
          <w:sz w:val="22"/>
          <w:szCs w:val="22"/>
        </w:rPr>
        <w:t xml:space="preserve">)' is determined using the 3-point bend method described in ASTM D 7028-07 or equivalent national standard. The test is to be performed using a dry test specimen which has attained a minimum of 90% degree of cure as </w:t>
      </w:r>
      <w:r w:rsidRPr="009A0AC7">
        <w:rPr>
          <w:i/>
          <w:spacing w:val="-4"/>
          <w:sz w:val="22"/>
          <w:szCs w:val="22"/>
        </w:rPr>
        <w:t xml:space="preserve">specified </w:t>
      </w:r>
      <w:r w:rsidR="007C5B3E" w:rsidRPr="009A0AC7">
        <w:rPr>
          <w:i/>
          <w:spacing w:val="-4"/>
          <w:sz w:val="22"/>
          <w:szCs w:val="22"/>
        </w:rPr>
        <w:t>in</w:t>
      </w:r>
      <w:r w:rsidRPr="009A0AC7">
        <w:rPr>
          <w:i/>
          <w:spacing w:val="-4"/>
          <w:sz w:val="22"/>
          <w:szCs w:val="22"/>
        </w:rPr>
        <w:t xml:space="preserve"> ASTM E 2160-04 or equivalent national standard, and was cured using the combination of standard- and post-cure processes that yield the highest </w:t>
      </w:r>
      <w:proofErr w:type="spellStart"/>
      <w:r w:rsidRPr="009A0AC7">
        <w:rPr>
          <w:i/>
          <w:spacing w:val="-4"/>
          <w:sz w:val="22"/>
          <w:szCs w:val="22"/>
        </w:rPr>
        <w:t>Tg</w:t>
      </w:r>
      <w:proofErr w:type="spellEnd"/>
      <w:r w:rsidRPr="009A0AC7">
        <w:rPr>
          <w:i/>
          <w:spacing w:val="-4"/>
          <w:sz w:val="22"/>
          <w:szCs w:val="22"/>
        </w:rPr>
        <w:t>.</w:t>
      </w:r>
    </w:p>
    <w:p w14:paraId="5C4D90EB" w14:textId="77777777" w:rsidR="00CA6BC6" w:rsidRPr="009A0AC7" w:rsidRDefault="00CA6BC6">
      <w:pPr>
        <w:pStyle w:val="1A1"/>
        <w:jc w:val="both"/>
        <w:rPr>
          <w:sz w:val="16"/>
          <w:szCs w:val="16"/>
        </w:rPr>
      </w:pPr>
    </w:p>
    <w:p w14:paraId="26BD7B23"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C.</w:t>
      </w:r>
      <w:r w:rsidRPr="009A0AC7">
        <w:rPr>
          <w:sz w:val="22"/>
          <w:szCs w:val="22"/>
        </w:rPr>
        <w:tab/>
        <w:t>9.</w:t>
      </w:r>
      <w:r w:rsidRPr="009A0AC7">
        <w:rPr>
          <w:sz w:val="22"/>
          <w:szCs w:val="22"/>
        </w:rPr>
        <w:tab/>
        <w:t>Unprocessed fluorinated compounds as follows:</w:t>
      </w:r>
    </w:p>
    <w:p w14:paraId="4E29B98B" w14:textId="77777777" w:rsidR="00CA6BC6" w:rsidRPr="009A0AC7" w:rsidRDefault="00CA6BC6" w:rsidP="006A628F">
      <w:pPr>
        <w:pStyle w:val="1A1a"/>
        <w:ind w:left="1582" w:right="-23"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r>
      <w:r w:rsidR="00450BC6" w:rsidRPr="009A0AC7">
        <w:rPr>
          <w:sz w:val="22"/>
          <w:szCs w:val="22"/>
        </w:rPr>
        <w:t>Not used since 2015</w:t>
      </w:r>
    </w:p>
    <w:p w14:paraId="31BFDC71" w14:textId="77777777" w:rsidR="00CA6BC6" w:rsidRPr="009A0AC7" w:rsidRDefault="00CA6BC6">
      <w:pPr>
        <w:pStyle w:val="1A1a"/>
        <w:ind w:left="1582" w:right="-23" w:hanging="1582"/>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Fluorinated polyimides containing 10%</w:t>
      </w:r>
      <w:r w:rsidRPr="009A0AC7">
        <w:rPr>
          <w:b/>
          <w:sz w:val="22"/>
          <w:szCs w:val="22"/>
        </w:rPr>
        <w:t xml:space="preserve"> </w:t>
      </w:r>
      <w:r w:rsidRPr="009A0AC7">
        <w:rPr>
          <w:sz w:val="22"/>
          <w:szCs w:val="22"/>
        </w:rPr>
        <w:t>by weight</w:t>
      </w:r>
      <w:r w:rsidRPr="009A0AC7">
        <w:rPr>
          <w:b/>
          <w:sz w:val="22"/>
          <w:szCs w:val="22"/>
        </w:rPr>
        <w:t xml:space="preserve"> </w:t>
      </w:r>
      <w:r w:rsidRPr="009A0AC7">
        <w:rPr>
          <w:sz w:val="22"/>
          <w:szCs w:val="22"/>
        </w:rPr>
        <w:t>or more of combined fluorine;</w:t>
      </w:r>
    </w:p>
    <w:p w14:paraId="2878B7D0" w14:textId="77777777" w:rsidR="00CA6BC6" w:rsidRPr="009A0AC7" w:rsidRDefault="00CA6BC6">
      <w:pPr>
        <w:pStyle w:val="1A1a"/>
        <w:ind w:left="1582" w:right="-23" w:hanging="1582"/>
        <w:jc w:val="both"/>
        <w:rPr>
          <w:sz w:val="22"/>
          <w:szCs w:val="22"/>
        </w:rPr>
      </w:pPr>
      <w:r w:rsidRPr="009A0AC7">
        <w:rPr>
          <w:sz w:val="22"/>
          <w:szCs w:val="22"/>
        </w:rPr>
        <w:tab/>
      </w:r>
      <w:r w:rsidRPr="009A0AC7">
        <w:rPr>
          <w:sz w:val="22"/>
          <w:szCs w:val="22"/>
        </w:rPr>
        <w:tab/>
      </w:r>
      <w:r w:rsidRPr="009A0AC7">
        <w:rPr>
          <w:sz w:val="22"/>
          <w:szCs w:val="22"/>
        </w:rPr>
        <w:tab/>
        <w:t>c.</w:t>
      </w:r>
      <w:r w:rsidRPr="009A0AC7">
        <w:rPr>
          <w:sz w:val="22"/>
          <w:szCs w:val="22"/>
        </w:rPr>
        <w:tab/>
        <w:t xml:space="preserve">Fluorinated </w:t>
      </w:r>
      <w:proofErr w:type="spellStart"/>
      <w:r w:rsidRPr="009A0AC7">
        <w:rPr>
          <w:sz w:val="22"/>
          <w:szCs w:val="22"/>
        </w:rPr>
        <w:t>phosphazene</w:t>
      </w:r>
      <w:proofErr w:type="spellEnd"/>
      <w:r w:rsidRPr="009A0AC7">
        <w:rPr>
          <w:sz w:val="22"/>
          <w:szCs w:val="22"/>
        </w:rPr>
        <w:t xml:space="preserve"> elastomers containing 30% by weight</w:t>
      </w:r>
      <w:r w:rsidRPr="009A0AC7">
        <w:rPr>
          <w:b/>
          <w:sz w:val="22"/>
          <w:szCs w:val="22"/>
        </w:rPr>
        <w:t xml:space="preserve"> </w:t>
      </w:r>
      <w:r w:rsidRPr="009A0AC7">
        <w:rPr>
          <w:sz w:val="22"/>
          <w:szCs w:val="22"/>
        </w:rPr>
        <w:t>or more of combined fluorine.</w:t>
      </w:r>
    </w:p>
    <w:p w14:paraId="3A307B75" w14:textId="77777777" w:rsidR="00CA6BC6" w:rsidRPr="009A0AC7" w:rsidRDefault="00CA6BC6">
      <w:pPr>
        <w:pStyle w:val="1A1a"/>
        <w:ind w:right="-22"/>
        <w:jc w:val="both"/>
        <w:rPr>
          <w:sz w:val="16"/>
          <w:szCs w:val="16"/>
        </w:rPr>
      </w:pPr>
    </w:p>
    <w:p w14:paraId="70FD099F"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C.</w:t>
      </w:r>
      <w:r w:rsidRPr="009A0AC7">
        <w:rPr>
          <w:sz w:val="22"/>
          <w:szCs w:val="22"/>
        </w:rPr>
        <w:tab/>
        <w:t>10.</w:t>
      </w:r>
      <w:r w:rsidRPr="009A0AC7">
        <w:rPr>
          <w:sz w:val="22"/>
          <w:szCs w:val="22"/>
        </w:rPr>
        <w:tab/>
        <w:t>"Fibrous or filamentary materials" as follows:</w:t>
      </w:r>
    </w:p>
    <w:p w14:paraId="36671BF6" w14:textId="77777777" w:rsidR="002D3ED3" w:rsidRPr="009A0AC7" w:rsidRDefault="002D3ED3" w:rsidP="002D3ED3">
      <w:pPr>
        <w:pStyle w:val="1A"/>
        <w:tabs>
          <w:tab w:val="clear" w:pos="340"/>
        </w:tabs>
        <w:ind w:left="1288" w:hanging="1288"/>
        <w:jc w:val="both"/>
        <w:rPr>
          <w:iCs/>
          <w:sz w:val="12"/>
          <w:szCs w:val="12"/>
        </w:rPr>
      </w:pPr>
    </w:p>
    <w:p w14:paraId="2CA8884E" w14:textId="77777777" w:rsidR="002D3ED3" w:rsidRPr="009A0AC7" w:rsidRDefault="002D3ED3" w:rsidP="002D3ED3">
      <w:pPr>
        <w:pStyle w:val="1A"/>
        <w:tabs>
          <w:tab w:val="clear" w:pos="340"/>
        </w:tabs>
        <w:ind w:left="1288" w:hanging="1288"/>
        <w:jc w:val="both"/>
        <w:rPr>
          <w:i/>
          <w:iCs/>
          <w:sz w:val="22"/>
          <w:szCs w:val="22"/>
          <w:u w:val="single"/>
        </w:rPr>
      </w:pPr>
      <w:r w:rsidRPr="009A0AC7">
        <w:rPr>
          <w:i/>
          <w:iCs/>
          <w:sz w:val="22"/>
          <w:szCs w:val="22"/>
        </w:rPr>
        <w:tab/>
      </w:r>
      <w:r w:rsidRPr="009A0AC7">
        <w:rPr>
          <w:i/>
          <w:iCs/>
          <w:sz w:val="22"/>
          <w:szCs w:val="22"/>
          <w:u w:val="single"/>
        </w:rPr>
        <w:t>Technical Notes</w:t>
      </w:r>
    </w:p>
    <w:p w14:paraId="5881ED4E" w14:textId="77777777" w:rsidR="00DD419F" w:rsidRPr="009A0AC7" w:rsidRDefault="002D3ED3" w:rsidP="005A1CBD">
      <w:pPr>
        <w:pStyle w:val="1A"/>
        <w:tabs>
          <w:tab w:val="clear" w:pos="340"/>
          <w:tab w:val="left" w:pos="1288"/>
        </w:tabs>
        <w:ind w:left="1596" w:hanging="1484"/>
        <w:jc w:val="both"/>
        <w:rPr>
          <w:iCs/>
          <w:spacing w:val="-4"/>
          <w:sz w:val="22"/>
          <w:szCs w:val="22"/>
          <w:lang w:val="en-AU"/>
        </w:rPr>
      </w:pPr>
      <w:r w:rsidRPr="009A0AC7">
        <w:rPr>
          <w:i/>
          <w:iCs/>
          <w:sz w:val="22"/>
          <w:szCs w:val="22"/>
        </w:rPr>
        <w:tab/>
        <w:t>1.</w:t>
      </w:r>
      <w:r w:rsidRPr="009A0AC7">
        <w:rPr>
          <w:i/>
          <w:iCs/>
          <w:sz w:val="22"/>
          <w:szCs w:val="22"/>
        </w:rPr>
        <w:tab/>
        <w:t>For the purpose</w:t>
      </w:r>
      <w:r w:rsidR="001A3667" w:rsidRPr="009A0AC7">
        <w:rPr>
          <w:i/>
          <w:iCs/>
          <w:sz w:val="22"/>
          <w:szCs w:val="22"/>
        </w:rPr>
        <w:t>s</w:t>
      </w:r>
      <w:r w:rsidRPr="009A0AC7">
        <w:rPr>
          <w:i/>
          <w:iCs/>
          <w:sz w:val="22"/>
          <w:szCs w:val="22"/>
        </w:rPr>
        <w:t xml:space="preserve"> of calculating "specific tensile strength", "specific modulus" or specific weight of "fibrous or filamentary mat</w:t>
      </w:r>
      <w:r w:rsidR="00997DE5" w:rsidRPr="009A0AC7">
        <w:rPr>
          <w:i/>
          <w:iCs/>
          <w:sz w:val="22"/>
          <w:szCs w:val="22"/>
        </w:rPr>
        <w:t xml:space="preserve">erials" in 1.C.10.a., 1.C.10.b., </w:t>
      </w:r>
      <w:r w:rsidRPr="009A0AC7">
        <w:rPr>
          <w:i/>
          <w:iCs/>
          <w:sz w:val="22"/>
          <w:szCs w:val="22"/>
        </w:rPr>
        <w:t>1.C.10.c.</w:t>
      </w:r>
      <w:r w:rsidR="00997DE5" w:rsidRPr="009A0AC7">
        <w:rPr>
          <w:i/>
          <w:iCs/>
          <w:sz w:val="22"/>
          <w:szCs w:val="22"/>
        </w:rPr>
        <w:t xml:space="preserve"> or 1.C.10.e.1.b.,</w:t>
      </w:r>
      <w:r w:rsidRPr="009A0AC7">
        <w:rPr>
          <w:i/>
          <w:iCs/>
          <w:sz w:val="22"/>
          <w:szCs w:val="22"/>
        </w:rPr>
        <w:t xml:space="preserve"> the tensile strength and modulus should be determined by using Method A described in ISO 10618</w:t>
      </w:r>
      <w:r w:rsidR="00AD5D3C" w:rsidRPr="009A0AC7">
        <w:rPr>
          <w:i/>
          <w:iCs/>
          <w:sz w:val="22"/>
          <w:szCs w:val="22"/>
        </w:rPr>
        <w:t>:</w:t>
      </w:r>
      <w:r w:rsidRPr="009A0AC7">
        <w:rPr>
          <w:i/>
          <w:iCs/>
          <w:sz w:val="22"/>
          <w:szCs w:val="22"/>
        </w:rPr>
        <w:t>2004</w:t>
      </w:r>
      <w:r w:rsidRPr="009A0AC7">
        <w:rPr>
          <w:i/>
          <w:iCs/>
          <w:sz w:val="22"/>
          <w:szCs w:val="22"/>
          <w:lang w:eastAsia="en-AU"/>
        </w:rPr>
        <w:t xml:space="preserve"> </w:t>
      </w:r>
      <w:r w:rsidRPr="009A0AC7">
        <w:rPr>
          <w:i/>
          <w:iCs/>
          <w:sz w:val="22"/>
          <w:szCs w:val="22"/>
        </w:rPr>
        <w:t>or national equivalents.</w:t>
      </w:r>
    </w:p>
    <w:p w14:paraId="0B79A26E" w14:textId="77777777" w:rsidR="002D3ED3" w:rsidRPr="009A0AC7" w:rsidRDefault="002D3ED3" w:rsidP="002777D6">
      <w:pPr>
        <w:tabs>
          <w:tab w:val="left" w:pos="-1080"/>
          <w:tab w:val="left" w:pos="-720"/>
          <w:tab w:val="left" w:pos="1288"/>
        </w:tabs>
        <w:spacing w:before="60"/>
        <w:ind w:left="1599" w:hanging="1486"/>
        <w:jc w:val="both"/>
        <w:rPr>
          <w:iCs/>
          <w:sz w:val="22"/>
          <w:szCs w:val="22"/>
          <w:u w:val="single"/>
        </w:rPr>
      </w:pPr>
      <w:r w:rsidRPr="009A0AC7">
        <w:rPr>
          <w:i/>
          <w:iCs/>
          <w:sz w:val="22"/>
          <w:szCs w:val="22"/>
        </w:rPr>
        <w:tab/>
        <w:t>2.</w:t>
      </w:r>
      <w:r w:rsidRPr="009A0AC7">
        <w:rPr>
          <w:i/>
          <w:iCs/>
          <w:sz w:val="22"/>
          <w:szCs w:val="22"/>
        </w:rPr>
        <w:tab/>
      </w:r>
      <w:r w:rsidR="00375975" w:rsidRPr="009A0AC7">
        <w:rPr>
          <w:i/>
          <w:iCs/>
          <w:sz w:val="22"/>
          <w:szCs w:val="22"/>
        </w:rPr>
        <w:t>For the purposes of a</w:t>
      </w:r>
      <w:r w:rsidRPr="009A0AC7">
        <w:rPr>
          <w:i/>
          <w:iCs/>
          <w:sz w:val="22"/>
          <w:szCs w:val="22"/>
        </w:rPr>
        <w:t>ssessing the "specific tensile strength", "specific modulus" or specific weight of non-unidirectional "fibrous or filamentary materials" (e.g., fabrics, random mats or braids) in 1.C.10.</w:t>
      </w:r>
      <w:r w:rsidR="00375975" w:rsidRPr="009A0AC7">
        <w:rPr>
          <w:i/>
          <w:iCs/>
          <w:sz w:val="22"/>
          <w:szCs w:val="22"/>
        </w:rPr>
        <w:t>,</w:t>
      </w:r>
      <w:r w:rsidRPr="009A0AC7">
        <w:rPr>
          <w:i/>
          <w:iCs/>
          <w:sz w:val="22"/>
          <w:szCs w:val="22"/>
        </w:rPr>
        <w:t xml:space="preserve"> </w:t>
      </w:r>
      <w:r w:rsidR="00375975" w:rsidRPr="009A0AC7">
        <w:rPr>
          <w:i/>
          <w:iCs/>
          <w:sz w:val="22"/>
          <w:szCs w:val="22"/>
        </w:rPr>
        <w:t xml:space="preserve">this </w:t>
      </w:r>
      <w:r w:rsidRPr="009A0AC7">
        <w:rPr>
          <w:i/>
          <w:sz w:val="22"/>
          <w:szCs w:val="22"/>
        </w:rPr>
        <w:t xml:space="preserve">is to be based on the mechanical properties of the constituent unidirectional </w:t>
      </w:r>
      <w:r w:rsidRPr="009A0AC7">
        <w:rPr>
          <w:i/>
          <w:sz w:val="22"/>
          <w:szCs w:val="22"/>
        </w:rPr>
        <w:lastRenderedPageBreak/>
        <w:t xml:space="preserve">monofilaments (e.g., monofilaments, yarns, </w:t>
      </w:r>
      <w:proofErr w:type="spellStart"/>
      <w:r w:rsidRPr="009A0AC7">
        <w:rPr>
          <w:i/>
          <w:sz w:val="22"/>
          <w:szCs w:val="22"/>
        </w:rPr>
        <w:t>rovings</w:t>
      </w:r>
      <w:proofErr w:type="spellEnd"/>
      <w:r w:rsidRPr="009A0AC7">
        <w:rPr>
          <w:i/>
          <w:sz w:val="22"/>
          <w:szCs w:val="22"/>
        </w:rPr>
        <w:t xml:space="preserve"> or tows) prior to processing into the non-unidirectional "</w:t>
      </w:r>
      <w:r w:rsidRPr="009A0AC7">
        <w:rPr>
          <w:i/>
          <w:iCs/>
          <w:sz w:val="22"/>
          <w:szCs w:val="22"/>
        </w:rPr>
        <w:t>fibrous or filamentary materials"</w:t>
      </w:r>
      <w:r w:rsidRPr="009A0AC7">
        <w:rPr>
          <w:i/>
          <w:sz w:val="22"/>
          <w:szCs w:val="22"/>
        </w:rPr>
        <w:t>.</w:t>
      </w:r>
    </w:p>
    <w:p w14:paraId="54590850" w14:textId="77777777" w:rsidR="002D3ED3" w:rsidRPr="009A0AC7" w:rsidRDefault="002D3ED3" w:rsidP="002D3ED3">
      <w:pPr>
        <w:pStyle w:val="1A1a"/>
        <w:ind w:left="1582" w:right="-23" w:hanging="1582"/>
        <w:jc w:val="both"/>
        <w:rPr>
          <w:sz w:val="16"/>
          <w:szCs w:val="16"/>
        </w:rPr>
      </w:pPr>
    </w:p>
    <w:p w14:paraId="76A0C14C" w14:textId="77777777" w:rsidR="00CA6BC6" w:rsidRPr="009A0AC7" w:rsidRDefault="002777D6" w:rsidP="002D3ED3">
      <w:pPr>
        <w:pStyle w:val="1A1a"/>
        <w:ind w:left="1582" w:right="-23" w:hanging="1582"/>
        <w:jc w:val="both"/>
        <w:rPr>
          <w:sz w:val="22"/>
          <w:szCs w:val="22"/>
        </w:rPr>
      </w:pPr>
      <w:r w:rsidRPr="009A0AC7">
        <w:rPr>
          <w:sz w:val="22"/>
          <w:szCs w:val="22"/>
        </w:rPr>
        <w:t>1.</w:t>
      </w:r>
      <w:r w:rsidRPr="009A0AC7">
        <w:rPr>
          <w:sz w:val="22"/>
          <w:szCs w:val="22"/>
        </w:rPr>
        <w:tab/>
        <w:t>C.</w:t>
      </w:r>
      <w:r w:rsidRPr="009A0AC7">
        <w:rPr>
          <w:sz w:val="22"/>
          <w:szCs w:val="22"/>
        </w:rPr>
        <w:tab/>
        <w:t>10.</w:t>
      </w:r>
      <w:r w:rsidRPr="009A0AC7">
        <w:rPr>
          <w:sz w:val="22"/>
          <w:szCs w:val="22"/>
        </w:rPr>
        <w:tab/>
      </w:r>
      <w:r w:rsidR="00CA6BC6" w:rsidRPr="009A0AC7">
        <w:rPr>
          <w:sz w:val="22"/>
          <w:szCs w:val="22"/>
        </w:rPr>
        <w:t>a.</w:t>
      </w:r>
      <w:r w:rsidR="00CA6BC6" w:rsidRPr="009A0AC7">
        <w:rPr>
          <w:sz w:val="22"/>
          <w:szCs w:val="22"/>
        </w:rPr>
        <w:tab/>
        <w:t>Organic "fibrous or filamentary materials", having all of the following:</w:t>
      </w:r>
    </w:p>
    <w:p w14:paraId="10247174"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"Specific modulus" exceeding 12.7 x 10</w:t>
      </w:r>
      <w:r w:rsidRPr="009A0AC7">
        <w:rPr>
          <w:sz w:val="22"/>
          <w:szCs w:val="22"/>
          <w:vertAlign w:val="superscript"/>
        </w:rPr>
        <w:t>6</w:t>
      </w:r>
      <w:r w:rsidRPr="009A0AC7">
        <w:rPr>
          <w:sz w:val="22"/>
          <w:szCs w:val="22"/>
        </w:rPr>
        <w:t xml:space="preserve"> m; </w:t>
      </w:r>
      <w:r w:rsidRPr="009A0AC7">
        <w:rPr>
          <w:sz w:val="22"/>
          <w:szCs w:val="22"/>
          <w:u w:val="single"/>
        </w:rPr>
        <w:t>and</w:t>
      </w:r>
    </w:p>
    <w:p w14:paraId="612137E5"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"Specific tensile strength" exceeding 23.5 x 10</w:t>
      </w:r>
      <w:r w:rsidRPr="009A0AC7">
        <w:rPr>
          <w:sz w:val="22"/>
          <w:szCs w:val="22"/>
          <w:vertAlign w:val="superscript"/>
        </w:rPr>
        <w:t>4</w:t>
      </w:r>
      <w:r w:rsidRPr="009A0AC7">
        <w:rPr>
          <w:sz w:val="22"/>
          <w:szCs w:val="22"/>
        </w:rPr>
        <w:t> m;</w:t>
      </w:r>
    </w:p>
    <w:p w14:paraId="526A3457" w14:textId="77777777" w:rsidR="00CA6BC6" w:rsidRPr="009A0AC7" w:rsidRDefault="00CA6BC6">
      <w:pPr>
        <w:pStyle w:val="1A1anote1"/>
        <w:spacing w:before="60"/>
        <w:ind w:left="2381" w:hanging="782"/>
        <w:rPr>
          <w:b/>
          <w:i/>
          <w:sz w:val="22"/>
          <w:szCs w:val="22"/>
        </w:rPr>
      </w:pPr>
      <w:r w:rsidRPr="009A0AC7">
        <w:rPr>
          <w:i/>
          <w:sz w:val="22"/>
          <w:szCs w:val="22"/>
          <w:u w:val="single"/>
        </w:rPr>
        <w:t>Note</w:t>
      </w:r>
      <w:r w:rsidRPr="009A0AC7">
        <w:rPr>
          <w:i/>
          <w:sz w:val="22"/>
          <w:szCs w:val="22"/>
        </w:rPr>
        <w:tab/>
        <w:t>1.C.10.a. does not apply to polyethylene.</w:t>
      </w:r>
    </w:p>
    <w:p w14:paraId="4F66D9E0" w14:textId="77777777" w:rsidR="00CA6BC6" w:rsidRPr="009A0AC7" w:rsidRDefault="00CA6BC6">
      <w:pPr>
        <w:pStyle w:val="1A1a"/>
        <w:jc w:val="both"/>
        <w:rPr>
          <w:sz w:val="20"/>
        </w:rPr>
      </w:pPr>
    </w:p>
    <w:p w14:paraId="37C15246" w14:textId="77777777" w:rsidR="00CA6BC6" w:rsidRPr="009A0AC7" w:rsidRDefault="00073691">
      <w:pPr>
        <w:pStyle w:val="1A1a"/>
        <w:ind w:right="-22"/>
        <w:jc w:val="both"/>
        <w:rPr>
          <w:sz w:val="22"/>
          <w:szCs w:val="22"/>
        </w:rPr>
      </w:pPr>
      <w:r w:rsidRPr="009A0AC7">
        <w:rPr>
          <w:sz w:val="22"/>
          <w:szCs w:val="22"/>
        </w:rPr>
        <w:t>1.</w:t>
      </w:r>
      <w:r w:rsidRPr="009A0AC7">
        <w:rPr>
          <w:sz w:val="22"/>
          <w:szCs w:val="22"/>
        </w:rPr>
        <w:tab/>
        <w:t>C.</w:t>
      </w:r>
      <w:r w:rsidRPr="009A0AC7">
        <w:rPr>
          <w:sz w:val="22"/>
          <w:szCs w:val="22"/>
        </w:rPr>
        <w:tab/>
        <w:t>10.</w:t>
      </w:r>
      <w:r w:rsidRPr="009A0AC7">
        <w:rPr>
          <w:sz w:val="22"/>
          <w:szCs w:val="22"/>
        </w:rPr>
        <w:tab/>
      </w:r>
      <w:r w:rsidR="00CA6BC6" w:rsidRPr="009A0AC7">
        <w:rPr>
          <w:sz w:val="22"/>
          <w:szCs w:val="22"/>
        </w:rPr>
        <w:t>b.</w:t>
      </w:r>
      <w:r w:rsidR="00CA6BC6" w:rsidRPr="009A0AC7">
        <w:rPr>
          <w:sz w:val="22"/>
          <w:szCs w:val="22"/>
        </w:rPr>
        <w:tab/>
        <w:t>Carbon "fibrous or filamentary materials", having all of the following:</w:t>
      </w:r>
    </w:p>
    <w:p w14:paraId="0E7E107D"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"Specific modulus" exceeding 14.65 x 10</w:t>
      </w:r>
      <w:r w:rsidRPr="009A0AC7">
        <w:rPr>
          <w:sz w:val="22"/>
          <w:szCs w:val="22"/>
          <w:vertAlign w:val="superscript"/>
        </w:rPr>
        <w:t>6</w:t>
      </w:r>
      <w:r w:rsidRPr="009A0AC7">
        <w:rPr>
          <w:sz w:val="22"/>
          <w:szCs w:val="22"/>
        </w:rPr>
        <w:t xml:space="preserve"> m; </w:t>
      </w:r>
      <w:r w:rsidRPr="009A0AC7">
        <w:rPr>
          <w:sz w:val="22"/>
          <w:szCs w:val="22"/>
          <w:u w:val="single"/>
        </w:rPr>
        <w:t>and</w:t>
      </w:r>
    </w:p>
    <w:p w14:paraId="154B42B6" w14:textId="77777777" w:rsidR="00CA6BC6" w:rsidRPr="009A0AC7" w:rsidRDefault="00CA6BC6">
      <w:pPr>
        <w:pStyle w:val="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"Specific tensile strength" exceeding 26.82 x 10</w:t>
      </w:r>
      <w:r w:rsidRPr="009A0AC7">
        <w:rPr>
          <w:sz w:val="22"/>
          <w:szCs w:val="22"/>
          <w:vertAlign w:val="superscript"/>
        </w:rPr>
        <w:t>4</w:t>
      </w:r>
      <w:r w:rsidRPr="009A0AC7">
        <w:rPr>
          <w:sz w:val="22"/>
          <w:szCs w:val="22"/>
        </w:rPr>
        <w:t xml:space="preserve"> m;</w:t>
      </w:r>
    </w:p>
    <w:p w14:paraId="034AF58C" w14:textId="77777777" w:rsidR="00D70F43" w:rsidRPr="009A0AC7" w:rsidRDefault="00D70F43" w:rsidP="00D70F43">
      <w:pPr>
        <w:pStyle w:val="1A1anote1"/>
        <w:ind w:left="2381" w:right="-23" w:hanging="782"/>
        <w:jc w:val="both"/>
        <w:rPr>
          <w:sz w:val="12"/>
          <w:szCs w:val="12"/>
        </w:rPr>
      </w:pPr>
    </w:p>
    <w:p w14:paraId="6DBA9C87" w14:textId="77777777" w:rsidR="00CA6BC6" w:rsidRPr="009A0AC7" w:rsidRDefault="00CA6BC6" w:rsidP="00D70F43">
      <w:pPr>
        <w:pStyle w:val="1A1anote1"/>
        <w:ind w:left="2381" w:right="-23" w:hanging="782"/>
        <w:jc w:val="both"/>
        <w:rPr>
          <w:i/>
          <w:sz w:val="22"/>
          <w:szCs w:val="22"/>
        </w:rPr>
      </w:pPr>
      <w:r w:rsidRPr="009A0AC7">
        <w:rPr>
          <w:i/>
          <w:sz w:val="22"/>
          <w:szCs w:val="22"/>
          <w:u w:val="single"/>
        </w:rPr>
        <w:t>Note</w:t>
      </w:r>
      <w:r w:rsidRPr="009A0AC7">
        <w:rPr>
          <w:i/>
          <w:sz w:val="22"/>
          <w:szCs w:val="22"/>
        </w:rPr>
        <w:tab/>
        <w:t>1.C.10.b. does not apply to:</w:t>
      </w:r>
    </w:p>
    <w:p w14:paraId="2B13C861" w14:textId="77777777" w:rsidR="00CA6BC6" w:rsidRPr="009A0AC7" w:rsidRDefault="00CA6BC6">
      <w:pPr>
        <w:pStyle w:val="1A1anote1"/>
        <w:ind w:left="2835" w:right="-23" w:hanging="425"/>
        <w:jc w:val="both"/>
        <w:rPr>
          <w:i/>
          <w:sz w:val="22"/>
          <w:szCs w:val="22"/>
        </w:rPr>
      </w:pPr>
      <w:r w:rsidRPr="009A0AC7">
        <w:rPr>
          <w:i/>
          <w:sz w:val="22"/>
          <w:szCs w:val="22"/>
        </w:rPr>
        <w:t>a.</w:t>
      </w:r>
      <w:r w:rsidRPr="009A0AC7">
        <w:rPr>
          <w:i/>
          <w:sz w:val="22"/>
          <w:szCs w:val="22"/>
        </w:rPr>
        <w:tab/>
        <w:t>"Fibrous or filamentary materials", for the repair of "civil aircraft" structures or laminates, having all of the following:</w:t>
      </w:r>
    </w:p>
    <w:p w14:paraId="30FAF9D8" w14:textId="77777777" w:rsidR="00CA6BC6" w:rsidRPr="009A0AC7" w:rsidRDefault="00CA6BC6">
      <w:pPr>
        <w:pStyle w:val="1A1anote1"/>
        <w:ind w:left="3240" w:right="-23" w:hanging="367"/>
        <w:jc w:val="both"/>
        <w:rPr>
          <w:i/>
          <w:sz w:val="22"/>
          <w:szCs w:val="22"/>
        </w:rPr>
      </w:pPr>
      <w:r w:rsidRPr="009A0AC7">
        <w:rPr>
          <w:i/>
          <w:sz w:val="22"/>
          <w:szCs w:val="22"/>
        </w:rPr>
        <w:t>1.</w:t>
      </w:r>
      <w:r w:rsidRPr="009A0AC7">
        <w:rPr>
          <w:i/>
          <w:sz w:val="22"/>
          <w:szCs w:val="22"/>
        </w:rPr>
        <w:tab/>
        <w:t>An area not exceeding 1 m</w:t>
      </w:r>
      <w:r w:rsidRPr="009A0AC7">
        <w:rPr>
          <w:i/>
          <w:sz w:val="22"/>
          <w:szCs w:val="22"/>
          <w:vertAlign w:val="superscript"/>
        </w:rPr>
        <w:t>2</w:t>
      </w:r>
      <w:r w:rsidRPr="009A0AC7">
        <w:rPr>
          <w:i/>
          <w:sz w:val="22"/>
          <w:szCs w:val="22"/>
        </w:rPr>
        <w:t>;</w:t>
      </w:r>
    </w:p>
    <w:p w14:paraId="274FADAF" w14:textId="77777777" w:rsidR="00CA6BC6" w:rsidRPr="009A0AC7" w:rsidRDefault="00CA6BC6">
      <w:pPr>
        <w:pStyle w:val="1A1anote1"/>
        <w:ind w:left="3240" w:right="-23" w:hanging="367"/>
        <w:jc w:val="both"/>
        <w:rPr>
          <w:i/>
          <w:sz w:val="22"/>
          <w:szCs w:val="22"/>
        </w:rPr>
      </w:pPr>
      <w:r w:rsidRPr="009A0AC7">
        <w:rPr>
          <w:i/>
          <w:sz w:val="22"/>
          <w:szCs w:val="22"/>
        </w:rPr>
        <w:t>2.</w:t>
      </w:r>
      <w:r w:rsidRPr="009A0AC7">
        <w:rPr>
          <w:i/>
          <w:sz w:val="22"/>
          <w:szCs w:val="22"/>
        </w:rPr>
        <w:tab/>
        <w:t xml:space="preserve">A length not exceeding 2.5 m; </w:t>
      </w:r>
      <w:r w:rsidRPr="009A0AC7">
        <w:rPr>
          <w:i/>
          <w:sz w:val="22"/>
          <w:szCs w:val="22"/>
          <w:u w:val="single"/>
        </w:rPr>
        <w:t>and</w:t>
      </w:r>
    </w:p>
    <w:p w14:paraId="36C6E0BA" w14:textId="77777777" w:rsidR="00CA6BC6" w:rsidRPr="009A0AC7" w:rsidRDefault="00CA6BC6">
      <w:pPr>
        <w:pStyle w:val="1A1anote1"/>
        <w:ind w:left="3240" w:right="-23" w:hanging="367"/>
        <w:jc w:val="both"/>
        <w:rPr>
          <w:i/>
          <w:sz w:val="22"/>
          <w:szCs w:val="22"/>
        </w:rPr>
      </w:pPr>
      <w:r w:rsidRPr="009A0AC7">
        <w:rPr>
          <w:i/>
          <w:sz w:val="22"/>
          <w:szCs w:val="22"/>
        </w:rPr>
        <w:t>3.</w:t>
      </w:r>
      <w:r w:rsidRPr="009A0AC7">
        <w:rPr>
          <w:i/>
          <w:sz w:val="22"/>
          <w:szCs w:val="22"/>
        </w:rPr>
        <w:tab/>
        <w:t>A width exceeding 15 mm</w:t>
      </w:r>
      <w:r w:rsidR="008D7974" w:rsidRPr="009A0AC7">
        <w:rPr>
          <w:i/>
          <w:sz w:val="22"/>
          <w:szCs w:val="22"/>
        </w:rPr>
        <w:t>;</w:t>
      </w:r>
    </w:p>
    <w:p w14:paraId="06A8045C" w14:textId="77777777" w:rsidR="00CA6BC6" w:rsidRPr="009A0AC7" w:rsidRDefault="00CA6BC6" w:rsidP="000A5957">
      <w:pPr>
        <w:pStyle w:val="1A1anote1"/>
        <w:spacing w:before="60"/>
        <w:ind w:left="2835" w:right="-23" w:hanging="425"/>
        <w:jc w:val="both"/>
        <w:rPr>
          <w:sz w:val="22"/>
          <w:szCs w:val="22"/>
        </w:rPr>
      </w:pPr>
      <w:r w:rsidRPr="009A0AC7">
        <w:rPr>
          <w:i/>
          <w:sz w:val="22"/>
          <w:szCs w:val="22"/>
        </w:rPr>
        <w:t>b.</w:t>
      </w:r>
      <w:r w:rsidRPr="009A0AC7">
        <w:rPr>
          <w:i/>
          <w:sz w:val="22"/>
          <w:szCs w:val="22"/>
        </w:rPr>
        <w:tab/>
        <w:t>Mechanically chopped, milled or cut carbon "fibrous or filamentary materials" 25.0 mm or less in length.</w:t>
      </w:r>
    </w:p>
    <w:p w14:paraId="76BBE727" w14:textId="77777777" w:rsidR="00CA6BC6" w:rsidRPr="009A0AC7" w:rsidRDefault="00CA6BC6">
      <w:pPr>
        <w:pStyle w:val="1A1anote1"/>
        <w:ind w:left="0" w:right="-22" w:firstLine="0"/>
        <w:jc w:val="both"/>
        <w:rPr>
          <w:sz w:val="20"/>
        </w:rPr>
      </w:pPr>
    </w:p>
    <w:p w14:paraId="219FCA0B" w14:textId="77777777" w:rsidR="00CA6BC6" w:rsidRPr="009A0AC7" w:rsidRDefault="001421AD">
      <w:pPr>
        <w:pStyle w:val="1A1a"/>
        <w:ind w:right="-22"/>
        <w:jc w:val="both"/>
        <w:rPr>
          <w:color w:val="auto"/>
          <w:sz w:val="22"/>
          <w:szCs w:val="22"/>
        </w:rPr>
      </w:pPr>
      <w:r w:rsidRPr="009A0AC7">
        <w:rPr>
          <w:sz w:val="22"/>
          <w:szCs w:val="22"/>
        </w:rPr>
        <w:t>1.</w:t>
      </w:r>
      <w:r w:rsidRPr="009A0AC7">
        <w:rPr>
          <w:sz w:val="22"/>
          <w:szCs w:val="22"/>
        </w:rPr>
        <w:tab/>
        <w:t>C.</w:t>
      </w:r>
      <w:r w:rsidRPr="009A0AC7">
        <w:rPr>
          <w:sz w:val="22"/>
          <w:szCs w:val="22"/>
        </w:rPr>
        <w:tab/>
        <w:t>10.</w:t>
      </w:r>
      <w:r w:rsidRPr="009A0AC7">
        <w:rPr>
          <w:sz w:val="22"/>
          <w:szCs w:val="22"/>
        </w:rPr>
        <w:tab/>
      </w:r>
      <w:r w:rsidR="00CA6BC6" w:rsidRPr="009A0AC7">
        <w:rPr>
          <w:color w:val="auto"/>
          <w:sz w:val="22"/>
          <w:szCs w:val="22"/>
        </w:rPr>
        <w:t>c.</w:t>
      </w:r>
      <w:r w:rsidR="00CA6BC6" w:rsidRPr="009A0AC7">
        <w:rPr>
          <w:color w:val="auto"/>
          <w:sz w:val="22"/>
          <w:szCs w:val="22"/>
        </w:rPr>
        <w:tab/>
        <w:t>Inorganic "fibrous or filamentary materials", having all of the following:</w:t>
      </w:r>
    </w:p>
    <w:p w14:paraId="0A16B9AD" w14:textId="77777777" w:rsidR="00DD419F" w:rsidRPr="009A0AC7" w:rsidRDefault="00DD419F" w:rsidP="00DD419F">
      <w:pPr>
        <w:tabs>
          <w:tab w:val="left" w:pos="340"/>
          <w:tab w:val="left" w:pos="728"/>
          <w:tab w:val="left" w:pos="1186"/>
          <w:tab w:val="left" w:pos="1596"/>
        </w:tabs>
        <w:ind w:left="2058" w:right="-23" w:hanging="2058"/>
        <w:jc w:val="both"/>
        <w:rPr>
          <w:sz w:val="22"/>
          <w:szCs w:val="22"/>
          <w:lang w:val="en-US"/>
        </w:rPr>
      </w:pP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t>1.</w:t>
      </w:r>
      <w:r w:rsidRPr="009A0AC7">
        <w:rPr>
          <w:sz w:val="22"/>
          <w:szCs w:val="22"/>
          <w:lang w:val="en-US"/>
        </w:rPr>
        <w:tab/>
        <w:t>Having any of the following:</w:t>
      </w:r>
    </w:p>
    <w:p w14:paraId="24DDE5BC" w14:textId="77777777" w:rsidR="00DD419F" w:rsidRPr="009A0AC7" w:rsidRDefault="00DD419F" w:rsidP="00DD419F">
      <w:pPr>
        <w:tabs>
          <w:tab w:val="left" w:pos="340"/>
          <w:tab w:val="left" w:pos="709"/>
          <w:tab w:val="left" w:pos="1190"/>
          <w:tab w:val="left" w:pos="1610"/>
          <w:tab w:val="left" w:pos="2058"/>
        </w:tabs>
        <w:ind w:left="2520" w:right="-23" w:hanging="2520"/>
        <w:jc w:val="both"/>
        <w:rPr>
          <w:sz w:val="22"/>
          <w:szCs w:val="22"/>
          <w:u w:val="single"/>
          <w:lang w:val="en-US"/>
        </w:rPr>
      </w:pP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t>a.</w:t>
      </w:r>
      <w:r w:rsidRPr="009A0AC7">
        <w:rPr>
          <w:sz w:val="22"/>
          <w:szCs w:val="22"/>
          <w:lang w:val="en-US"/>
        </w:rPr>
        <w:tab/>
        <w:t>Composed of 50% or more by weight silicon dioxide and having a "specific modulus" exceeding 2.54 x 10</w:t>
      </w:r>
      <w:r w:rsidRPr="009A0AC7">
        <w:rPr>
          <w:sz w:val="22"/>
          <w:szCs w:val="22"/>
          <w:vertAlign w:val="superscript"/>
          <w:lang w:val="en-US"/>
        </w:rPr>
        <w:t xml:space="preserve">6 </w:t>
      </w:r>
      <w:r w:rsidRPr="009A0AC7">
        <w:rPr>
          <w:sz w:val="22"/>
          <w:szCs w:val="22"/>
          <w:lang w:val="en-US"/>
        </w:rPr>
        <w:t xml:space="preserve">m; </w:t>
      </w:r>
      <w:r w:rsidRPr="009A0AC7">
        <w:rPr>
          <w:sz w:val="22"/>
          <w:szCs w:val="22"/>
          <w:u w:val="single"/>
          <w:lang w:val="en-US"/>
        </w:rPr>
        <w:t>or</w:t>
      </w:r>
    </w:p>
    <w:p w14:paraId="6FC32680" w14:textId="77777777" w:rsidR="00DD419F" w:rsidRPr="009A0AC7" w:rsidRDefault="00DD419F" w:rsidP="00DD419F">
      <w:pPr>
        <w:tabs>
          <w:tab w:val="left" w:pos="340"/>
          <w:tab w:val="left" w:pos="709"/>
          <w:tab w:val="left" w:pos="1190"/>
          <w:tab w:val="left" w:pos="1610"/>
          <w:tab w:val="left" w:pos="2058"/>
        </w:tabs>
        <w:ind w:left="2520" w:right="-23" w:hanging="2520"/>
        <w:jc w:val="both"/>
        <w:rPr>
          <w:sz w:val="22"/>
          <w:szCs w:val="22"/>
          <w:lang w:val="en-US"/>
        </w:rPr>
      </w:pP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r>
      <w:r w:rsidRPr="009A0AC7">
        <w:rPr>
          <w:sz w:val="22"/>
          <w:szCs w:val="22"/>
          <w:lang w:val="en-US"/>
        </w:rPr>
        <w:tab/>
        <w:t>b.</w:t>
      </w:r>
      <w:r w:rsidRPr="009A0AC7">
        <w:rPr>
          <w:sz w:val="22"/>
          <w:szCs w:val="22"/>
          <w:lang w:val="en-US"/>
        </w:rPr>
        <w:tab/>
        <w:t>Not specified in 1.C.10.c.1.a. and having a "specific modulus" exceeding 5.6 x 10</w:t>
      </w:r>
      <w:r w:rsidRPr="009A0AC7">
        <w:rPr>
          <w:sz w:val="22"/>
          <w:szCs w:val="22"/>
          <w:vertAlign w:val="superscript"/>
          <w:lang w:val="en-US"/>
        </w:rPr>
        <w:t>6</w:t>
      </w:r>
      <w:r w:rsidRPr="009A0AC7">
        <w:rPr>
          <w:sz w:val="22"/>
          <w:szCs w:val="22"/>
          <w:lang w:val="en-US"/>
        </w:rPr>
        <w:t xml:space="preserve"> m; </w:t>
      </w:r>
      <w:r w:rsidRPr="009A0AC7">
        <w:rPr>
          <w:sz w:val="22"/>
          <w:szCs w:val="22"/>
          <w:u w:val="single"/>
          <w:lang w:val="en-US"/>
        </w:rPr>
        <w:t>and</w:t>
      </w:r>
    </w:p>
    <w:p w14:paraId="2CA8E819" w14:textId="77777777" w:rsidR="00CA6BC6" w:rsidRPr="009A0AC7" w:rsidRDefault="00CA6BC6">
      <w:pPr>
        <w:pStyle w:val="1A1a1"/>
        <w:ind w:right="-23"/>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Melting, softening, decomposition or sublimation point exceeding 1,922 K (1,649°C) in an inert environment;</w:t>
      </w:r>
    </w:p>
    <w:p w14:paraId="66DCDAA0" w14:textId="77777777" w:rsidR="00CA6BC6" w:rsidRPr="009A0AC7" w:rsidRDefault="00CA6BC6">
      <w:pPr>
        <w:pStyle w:val="1A1anote1"/>
        <w:spacing w:before="60"/>
        <w:ind w:left="2381" w:right="-23" w:hanging="782"/>
        <w:jc w:val="both"/>
        <w:rPr>
          <w:i/>
          <w:sz w:val="22"/>
          <w:szCs w:val="22"/>
        </w:rPr>
      </w:pPr>
      <w:r w:rsidRPr="009A0AC7">
        <w:rPr>
          <w:i/>
          <w:sz w:val="22"/>
          <w:szCs w:val="22"/>
          <w:u w:val="single"/>
        </w:rPr>
        <w:t>Note</w:t>
      </w:r>
      <w:r w:rsidRPr="009A0AC7">
        <w:rPr>
          <w:i/>
          <w:sz w:val="22"/>
          <w:szCs w:val="22"/>
        </w:rPr>
        <w:tab/>
        <w:t>1.C.10.c. does not apply to:</w:t>
      </w:r>
    </w:p>
    <w:p w14:paraId="41BC1A45" w14:textId="77777777" w:rsidR="00CA6BC6" w:rsidRPr="009A0AC7" w:rsidRDefault="00CA6BC6">
      <w:pPr>
        <w:pStyle w:val="1A1anote1a"/>
        <w:ind w:right="-22"/>
        <w:jc w:val="both"/>
        <w:rPr>
          <w:i/>
          <w:spacing w:val="-2"/>
          <w:sz w:val="22"/>
          <w:szCs w:val="22"/>
        </w:rPr>
      </w:pPr>
      <w:r w:rsidRPr="009A0AC7">
        <w:rPr>
          <w:i/>
          <w:spacing w:val="-2"/>
          <w:sz w:val="22"/>
          <w:szCs w:val="22"/>
        </w:rPr>
        <w:t>a.</w:t>
      </w:r>
      <w:r w:rsidRPr="009A0AC7">
        <w:rPr>
          <w:i/>
          <w:spacing w:val="-2"/>
          <w:sz w:val="22"/>
          <w:szCs w:val="22"/>
        </w:rPr>
        <w:tab/>
        <w:t>Discontinuous, multiphase, polycrystalline alumina fibres in chopped fibre or random mat form, containing 3% by</w:t>
      </w:r>
      <w:r w:rsidR="00D02DD3" w:rsidRPr="009A0AC7">
        <w:rPr>
          <w:i/>
          <w:spacing w:val="-2"/>
          <w:sz w:val="22"/>
          <w:szCs w:val="22"/>
        </w:rPr>
        <w:t xml:space="preserve"> weight or more silica, with a "</w:t>
      </w:r>
      <w:r w:rsidRPr="009A0AC7">
        <w:rPr>
          <w:i/>
          <w:spacing w:val="-2"/>
          <w:sz w:val="22"/>
          <w:szCs w:val="22"/>
        </w:rPr>
        <w:t>specific modulus</w:t>
      </w:r>
      <w:r w:rsidR="00D02DD3" w:rsidRPr="009A0AC7">
        <w:rPr>
          <w:i/>
          <w:spacing w:val="-2"/>
          <w:sz w:val="22"/>
          <w:szCs w:val="22"/>
        </w:rPr>
        <w:t>"</w:t>
      </w:r>
      <w:r w:rsidRPr="009A0AC7">
        <w:rPr>
          <w:i/>
          <w:spacing w:val="-2"/>
          <w:sz w:val="22"/>
          <w:szCs w:val="22"/>
        </w:rPr>
        <w:t xml:space="preserve"> of less than 10 x 10</w:t>
      </w:r>
      <w:r w:rsidR="008D7974" w:rsidRPr="009A0AC7">
        <w:rPr>
          <w:i/>
          <w:spacing w:val="-2"/>
          <w:sz w:val="22"/>
          <w:szCs w:val="22"/>
          <w:vertAlign w:val="superscript"/>
        </w:rPr>
        <w:t>6</w:t>
      </w:r>
      <w:r w:rsidRPr="009A0AC7">
        <w:rPr>
          <w:i/>
          <w:spacing w:val="-2"/>
          <w:sz w:val="22"/>
          <w:szCs w:val="22"/>
        </w:rPr>
        <w:t> m;</w:t>
      </w:r>
    </w:p>
    <w:p w14:paraId="6848A35A" w14:textId="77777777" w:rsidR="00CA6BC6" w:rsidRPr="009A0AC7" w:rsidRDefault="00CA6BC6">
      <w:pPr>
        <w:pStyle w:val="1A1anote1a"/>
        <w:ind w:right="-22"/>
        <w:jc w:val="both"/>
        <w:rPr>
          <w:i/>
          <w:sz w:val="22"/>
          <w:szCs w:val="22"/>
        </w:rPr>
      </w:pPr>
      <w:r w:rsidRPr="009A0AC7">
        <w:rPr>
          <w:i/>
          <w:sz w:val="22"/>
          <w:szCs w:val="22"/>
        </w:rPr>
        <w:t>b.</w:t>
      </w:r>
      <w:r w:rsidRPr="009A0AC7">
        <w:rPr>
          <w:i/>
          <w:sz w:val="22"/>
          <w:szCs w:val="22"/>
        </w:rPr>
        <w:tab/>
        <w:t>Molybdenum and molybdenum alloy fibres;</w:t>
      </w:r>
    </w:p>
    <w:p w14:paraId="45AFAF2D" w14:textId="77777777" w:rsidR="00CA6BC6" w:rsidRPr="009A0AC7" w:rsidRDefault="00CA6BC6">
      <w:pPr>
        <w:pStyle w:val="1A1anote1a"/>
        <w:ind w:right="-22"/>
        <w:jc w:val="both"/>
        <w:rPr>
          <w:i/>
          <w:sz w:val="22"/>
          <w:szCs w:val="22"/>
        </w:rPr>
      </w:pPr>
      <w:r w:rsidRPr="009A0AC7">
        <w:rPr>
          <w:i/>
          <w:sz w:val="22"/>
          <w:szCs w:val="22"/>
        </w:rPr>
        <w:t>c.</w:t>
      </w:r>
      <w:r w:rsidRPr="009A0AC7">
        <w:rPr>
          <w:i/>
          <w:sz w:val="22"/>
          <w:szCs w:val="22"/>
        </w:rPr>
        <w:tab/>
        <w:t>Boron fibres;</w:t>
      </w:r>
    </w:p>
    <w:p w14:paraId="7FE0385F" w14:textId="77777777" w:rsidR="00CA6BC6" w:rsidRPr="009A0AC7" w:rsidRDefault="00CA6BC6">
      <w:pPr>
        <w:pStyle w:val="1A1anote1a"/>
        <w:ind w:right="-22"/>
        <w:jc w:val="both"/>
        <w:rPr>
          <w:i/>
          <w:sz w:val="22"/>
          <w:szCs w:val="22"/>
        </w:rPr>
      </w:pPr>
      <w:r w:rsidRPr="009A0AC7">
        <w:rPr>
          <w:i/>
          <w:sz w:val="22"/>
          <w:szCs w:val="22"/>
        </w:rPr>
        <w:t>d.</w:t>
      </w:r>
      <w:r w:rsidRPr="009A0AC7">
        <w:rPr>
          <w:i/>
          <w:sz w:val="22"/>
          <w:szCs w:val="22"/>
        </w:rPr>
        <w:tab/>
        <w:t>Discontinuous ceramic fibres with a melting, softening, decomposition or sublimation point lower than 2,043 K (1,770°C) in an inert environment.</w:t>
      </w:r>
    </w:p>
    <w:p w14:paraId="57DF8B59" w14:textId="77777777" w:rsidR="00D02DD3" w:rsidRPr="009A0AC7" w:rsidRDefault="00D02DD3">
      <w:pPr>
        <w:pStyle w:val="1A1a1"/>
        <w:ind w:right="-22"/>
        <w:jc w:val="both"/>
        <w:rPr>
          <w:sz w:val="16"/>
          <w:szCs w:val="16"/>
        </w:rPr>
      </w:pPr>
    </w:p>
    <w:p w14:paraId="35F1B278" w14:textId="77777777" w:rsidR="00CA6BC6" w:rsidRPr="009A0AC7" w:rsidRDefault="00CA6BC6">
      <w:pPr>
        <w:pStyle w:val="1A1a1"/>
        <w:ind w:right="-22"/>
        <w:jc w:val="both"/>
        <w:rPr>
          <w:sz w:val="22"/>
          <w:szCs w:val="22"/>
        </w:rPr>
      </w:pPr>
      <w:r w:rsidRPr="009A0AC7">
        <w:rPr>
          <w:sz w:val="22"/>
          <w:szCs w:val="22"/>
        </w:rPr>
        <w:t>1.</w:t>
      </w:r>
      <w:r w:rsidRPr="009A0AC7">
        <w:rPr>
          <w:sz w:val="22"/>
          <w:szCs w:val="22"/>
        </w:rPr>
        <w:tab/>
        <w:t>C.</w:t>
      </w:r>
      <w:r w:rsidRPr="009A0AC7">
        <w:rPr>
          <w:sz w:val="22"/>
          <w:szCs w:val="22"/>
        </w:rPr>
        <w:tab/>
        <w:t>10.</w:t>
      </w:r>
      <w:r w:rsidRPr="009A0AC7">
        <w:rPr>
          <w:sz w:val="22"/>
          <w:szCs w:val="22"/>
        </w:rPr>
        <w:tab/>
        <w:t>d.</w:t>
      </w:r>
      <w:r w:rsidRPr="009A0AC7">
        <w:rPr>
          <w:sz w:val="22"/>
          <w:szCs w:val="22"/>
        </w:rPr>
        <w:tab/>
        <w:t>"Fibrous or filamentary materials", having any of the following:</w:t>
      </w:r>
    </w:p>
    <w:p w14:paraId="145876F8" w14:textId="77777777" w:rsidR="00CA6BC6" w:rsidRPr="009A0AC7" w:rsidRDefault="00CA6BC6">
      <w:pPr>
        <w:pStyle w:val="1A1a1"/>
        <w:ind w:left="2064" w:right="-23" w:hanging="204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Composed of any of the following: </w:t>
      </w:r>
    </w:p>
    <w:p w14:paraId="20D8C59D"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 xml:space="preserve">Polyetherimides specified </w:t>
      </w:r>
      <w:r w:rsidR="007C5B3E" w:rsidRPr="009A0AC7">
        <w:rPr>
          <w:sz w:val="22"/>
          <w:szCs w:val="22"/>
        </w:rPr>
        <w:t>in</w:t>
      </w:r>
      <w:r w:rsidRPr="009A0AC7">
        <w:rPr>
          <w:sz w:val="22"/>
          <w:szCs w:val="22"/>
        </w:rPr>
        <w:t xml:space="preserve"> 1.C.8.a</w:t>
      </w:r>
      <w:r w:rsidR="00B26BB0" w:rsidRPr="009A0AC7">
        <w:rPr>
          <w:sz w:val="22"/>
          <w:szCs w:val="22"/>
        </w:rPr>
        <w:t>.</w:t>
      </w:r>
      <w:r w:rsidRPr="009A0AC7">
        <w:rPr>
          <w:sz w:val="22"/>
          <w:szCs w:val="22"/>
        </w:rPr>
        <w:t xml:space="preserve">; </w:t>
      </w:r>
      <w:r w:rsidRPr="009A0AC7">
        <w:rPr>
          <w:sz w:val="22"/>
          <w:szCs w:val="22"/>
          <w:u w:val="single"/>
        </w:rPr>
        <w:t>or</w:t>
      </w:r>
    </w:p>
    <w:p w14:paraId="3721D062"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00BC088B" w:rsidRPr="009A0AC7">
        <w:rPr>
          <w:sz w:val="22"/>
          <w:szCs w:val="22"/>
        </w:rPr>
        <w:t>.</w:t>
      </w:r>
      <w:r w:rsidR="00BC088B" w:rsidRPr="009A0AC7">
        <w:rPr>
          <w:sz w:val="22"/>
          <w:szCs w:val="22"/>
        </w:rPr>
        <w:tab/>
        <w:t xml:space="preserve">Materials specified </w:t>
      </w:r>
      <w:r w:rsidR="007C5B3E" w:rsidRPr="009A0AC7">
        <w:rPr>
          <w:sz w:val="22"/>
          <w:szCs w:val="22"/>
        </w:rPr>
        <w:t>in</w:t>
      </w:r>
      <w:r w:rsidR="00BC088B" w:rsidRPr="009A0AC7">
        <w:rPr>
          <w:sz w:val="22"/>
          <w:szCs w:val="22"/>
        </w:rPr>
        <w:t xml:space="preserve"> 1.C.8.d</w:t>
      </w:r>
      <w:r w:rsidRPr="009A0AC7">
        <w:rPr>
          <w:sz w:val="22"/>
          <w:szCs w:val="22"/>
        </w:rPr>
        <w:t xml:space="preserve">. to 1.C.8.f.; </w:t>
      </w:r>
      <w:r w:rsidRPr="009A0AC7">
        <w:rPr>
          <w:sz w:val="22"/>
          <w:szCs w:val="22"/>
          <w:u w:val="single"/>
        </w:rPr>
        <w:t>or</w:t>
      </w:r>
    </w:p>
    <w:p w14:paraId="274409DB" w14:textId="77777777" w:rsidR="00DD419F" w:rsidRPr="009A0AC7" w:rsidRDefault="00CA6BC6" w:rsidP="00A06E90">
      <w:pPr>
        <w:pStyle w:val="1A1a1"/>
        <w:ind w:left="2064" w:right="-23" w:hanging="2041"/>
        <w:jc w:val="both"/>
        <w:rPr>
          <w:sz w:val="16"/>
          <w:szCs w:val="16"/>
          <w:lang w:val="en-US"/>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 xml:space="preserve">Composed of materials specified </w:t>
      </w:r>
      <w:r w:rsidR="007C5B3E" w:rsidRPr="009A0AC7">
        <w:rPr>
          <w:sz w:val="22"/>
          <w:szCs w:val="22"/>
        </w:rPr>
        <w:t>in</w:t>
      </w:r>
      <w:r w:rsidRPr="009A0AC7">
        <w:rPr>
          <w:sz w:val="22"/>
          <w:szCs w:val="22"/>
        </w:rPr>
        <w:t xml:space="preserve"> 1.C.</w:t>
      </w:r>
      <w:r w:rsidR="006A628F" w:rsidRPr="009A0AC7">
        <w:rPr>
          <w:sz w:val="22"/>
          <w:szCs w:val="22"/>
        </w:rPr>
        <w:t>10.d.1.a. or 1.C.10.d.1.b. and '</w:t>
      </w:r>
      <w:r w:rsidRPr="009A0AC7">
        <w:rPr>
          <w:sz w:val="22"/>
          <w:szCs w:val="22"/>
        </w:rPr>
        <w:t>commingled</w:t>
      </w:r>
      <w:r w:rsidR="006A628F" w:rsidRPr="009A0AC7">
        <w:rPr>
          <w:sz w:val="22"/>
          <w:szCs w:val="22"/>
        </w:rPr>
        <w:t>'</w:t>
      </w:r>
      <w:r w:rsidRPr="009A0AC7">
        <w:rPr>
          <w:sz w:val="22"/>
          <w:szCs w:val="22"/>
        </w:rPr>
        <w:t xml:space="preserve"> with other fibres specified </w:t>
      </w:r>
      <w:r w:rsidR="007C5B3E" w:rsidRPr="009A0AC7">
        <w:rPr>
          <w:sz w:val="22"/>
          <w:szCs w:val="22"/>
        </w:rPr>
        <w:t>in</w:t>
      </w:r>
      <w:r w:rsidRPr="009A0AC7">
        <w:rPr>
          <w:sz w:val="22"/>
          <w:szCs w:val="22"/>
        </w:rPr>
        <w:t xml:space="preserve"> 1.C.10.a., 1.C.10.b. or 1.C.10.c.;</w:t>
      </w:r>
    </w:p>
    <w:p w14:paraId="783AF09F" w14:textId="77777777" w:rsidR="006A628F" w:rsidRPr="009A0AC7" w:rsidRDefault="006A628F" w:rsidP="00A06E90">
      <w:pPr>
        <w:pStyle w:val="1A1a1"/>
        <w:spacing w:before="60"/>
        <w:ind w:left="2064" w:right="-23" w:hanging="2041"/>
        <w:rPr>
          <w:i/>
          <w:sz w:val="22"/>
          <w:szCs w:val="22"/>
          <w:u w:val="single"/>
          <w:lang w:val="en-US"/>
        </w:rPr>
      </w:pPr>
      <w:r w:rsidRPr="009A0AC7">
        <w:rPr>
          <w:i/>
          <w:sz w:val="22"/>
          <w:szCs w:val="22"/>
          <w:lang w:val="en-US"/>
        </w:rPr>
        <w:tab/>
      </w:r>
      <w:r w:rsidRPr="009A0AC7">
        <w:rPr>
          <w:i/>
          <w:sz w:val="22"/>
          <w:szCs w:val="22"/>
          <w:lang w:val="en-US"/>
        </w:rPr>
        <w:tab/>
      </w:r>
      <w:r w:rsidRPr="009A0AC7">
        <w:rPr>
          <w:i/>
          <w:sz w:val="22"/>
          <w:szCs w:val="22"/>
          <w:lang w:val="en-US"/>
        </w:rPr>
        <w:tab/>
      </w:r>
      <w:r w:rsidRPr="009A0AC7">
        <w:rPr>
          <w:i/>
          <w:sz w:val="22"/>
          <w:szCs w:val="22"/>
          <w:lang w:val="en-US"/>
        </w:rPr>
        <w:tab/>
      </w:r>
      <w:r w:rsidRPr="009A0AC7">
        <w:rPr>
          <w:i/>
          <w:sz w:val="22"/>
          <w:szCs w:val="22"/>
          <w:lang w:val="en-US"/>
        </w:rPr>
        <w:tab/>
      </w:r>
      <w:r w:rsidRPr="009A0AC7">
        <w:rPr>
          <w:i/>
          <w:sz w:val="22"/>
          <w:szCs w:val="22"/>
          <w:u w:val="single"/>
          <w:lang w:val="en-US"/>
        </w:rPr>
        <w:t>Technical Note</w:t>
      </w:r>
    </w:p>
    <w:p w14:paraId="082DEA58" w14:textId="77777777" w:rsidR="006A628F" w:rsidRPr="009A0AC7" w:rsidRDefault="006A628F" w:rsidP="006A628F">
      <w:pPr>
        <w:pStyle w:val="1A1a1"/>
        <w:ind w:right="-22"/>
        <w:jc w:val="both"/>
        <w:rPr>
          <w:i/>
          <w:sz w:val="22"/>
          <w:szCs w:val="22"/>
          <w:lang w:val="en-US"/>
        </w:rPr>
      </w:pPr>
      <w:r w:rsidRPr="009A0AC7">
        <w:rPr>
          <w:i/>
          <w:sz w:val="22"/>
          <w:szCs w:val="22"/>
          <w:lang w:val="en-US"/>
        </w:rPr>
        <w:tab/>
      </w:r>
      <w:r w:rsidRPr="009A0AC7">
        <w:rPr>
          <w:i/>
          <w:sz w:val="22"/>
          <w:szCs w:val="22"/>
          <w:lang w:val="en-US"/>
        </w:rPr>
        <w:tab/>
      </w:r>
      <w:r w:rsidRPr="009A0AC7">
        <w:rPr>
          <w:i/>
          <w:sz w:val="22"/>
          <w:szCs w:val="22"/>
          <w:lang w:val="en-US"/>
        </w:rPr>
        <w:tab/>
      </w:r>
      <w:r w:rsidRPr="009A0AC7">
        <w:rPr>
          <w:i/>
          <w:sz w:val="22"/>
          <w:szCs w:val="22"/>
          <w:lang w:val="en-US"/>
        </w:rPr>
        <w:tab/>
      </w:r>
      <w:r w:rsidRPr="009A0AC7">
        <w:rPr>
          <w:i/>
          <w:sz w:val="22"/>
          <w:szCs w:val="22"/>
          <w:lang w:val="en-US"/>
        </w:rPr>
        <w:tab/>
      </w:r>
      <w:r w:rsidR="002A6CB1" w:rsidRPr="009A0AC7">
        <w:rPr>
          <w:i/>
          <w:sz w:val="22"/>
          <w:szCs w:val="22"/>
          <w:lang w:val="en-US"/>
        </w:rPr>
        <w:t xml:space="preserve">For the purposes of 1.C.10.d.2., </w:t>
      </w:r>
      <w:r w:rsidRPr="009A0AC7">
        <w:rPr>
          <w:i/>
          <w:sz w:val="22"/>
          <w:szCs w:val="22"/>
          <w:lang w:val="en-US"/>
        </w:rPr>
        <w:t>'</w:t>
      </w:r>
      <w:r w:rsidR="002A6CB1" w:rsidRPr="009A0AC7">
        <w:rPr>
          <w:i/>
          <w:sz w:val="22"/>
          <w:szCs w:val="22"/>
          <w:lang w:val="en-US"/>
        </w:rPr>
        <w:t>c</w:t>
      </w:r>
      <w:r w:rsidRPr="009A0AC7">
        <w:rPr>
          <w:i/>
          <w:sz w:val="22"/>
          <w:szCs w:val="22"/>
          <w:lang w:val="en-US"/>
        </w:rPr>
        <w:t xml:space="preserve">ommingled' is filament to filament blending of thermoplastic </w:t>
      </w:r>
      <w:proofErr w:type="spellStart"/>
      <w:r w:rsidRPr="009A0AC7">
        <w:rPr>
          <w:i/>
          <w:sz w:val="22"/>
          <w:szCs w:val="22"/>
          <w:lang w:val="en-US"/>
        </w:rPr>
        <w:t>fibres</w:t>
      </w:r>
      <w:proofErr w:type="spellEnd"/>
      <w:r w:rsidRPr="009A0AC7">
        <w:rPr>
          <w:i/>
          <w:sz w:val="22"/>
          <w:szCs w:val="22"/>
          <w:lang w:val="en-US"/>
        </w:rPr>
        <w:t xml:space="preserve"> and reinforcement </w:t>
      </w:r>
      <w:proofErr w:type="spellStart"/>
      <w:r w:rsidRPr="009A0AC7">
        <w:rPr>
          <w:i/>
          <w:sz w:val="22"/>
          <w:szCs w:val="22"/>
          <w:lang w:val="en-US"/>
        </w:rPr>
        <w:t>fibres</w:t>
      </w:r>
      <w:proofErr w:type="spellEnd"/>
      <w:r w:rsidRPr="009A0AC7">
        <w:rPr>
          <w:i/>
          <w:sz w:val="22"/>
          <w:szCs w:val="22"/>
          <w:lang w:val="en-US"/>
        </w:rPr>
        <w:t xml:space="preserve"> in order to produce a </w:t>
      </w:r>
      <w:proofErr w:type="spellStart"/>
      <w:r w:rsidRPr="009A0AC7">
        <w:rPr>
          <w:i/>
          <w:sz w:val="22"/>
          <w:szCs w:val="22"/>
          <w:lang w:val="en-US"/>
        </w:rPr>
        <w:t>fibre</w:t>
      </w:r>
      <w:proofErr w:type="spellEnd"/>
      <w:r w:rsidRPr="009A0AC7">
        <w:rPr>
          <w:i/>
          <w:sz w:val="22"/>
          <w:szCs w:val="22"/>
          <w:lang w:val="en-US"/>
        </w:rPr>
        <w:t xml:space="preserve"> reinforcement "matrix" mix in total </w:t>
      </w:r>
      <w:proofErr w:type="spellStart"/>
      <w:r w:rsidRPr="009A0AC7">
        <w:rPr>
          <w:i/>
          <w:sz w:val="22"/>
          <w:szCs w:val="22"/>
          <w:lang w:val="en-US"/>
        </w:rPr>
        <w:t>fibre</w:t>
      </w:r>
      <w:proofErr w:type="spellEnd"/>
      <w:r w:rsidRPr="009A0AC7">
        <w:rPr>
          <w:i/>
          <w:sz w:val="22"/>
          <w:szCs w:val="22"/>
          <w:lang w:val="en-US"/>
        </w:rPr>
        <w:t xml:space="preserve"> form.</w:t>
      </w:r>
    </w:p>
    <w:p w14:paraId="6483D8B4" w14:textId="77777777" w:rsidR="00A06E90" w:rsidRPr="009A0AC7" w:rsidRDefault="00A06E90" w:rsidP="006A628F">
      <w:pPr>
        <w:pStyle w:val="1A1a1"/>
        <w:ind w:right="-22"/>
        <w:jc w:val="both"/>
        <w:rPr>
          <w:i/>
          <w:sz w:val="22"/>
          <w:szCs w:val="22"/>
          <w:lang w:val="en-US"/>
        </w:rPr>
      </w:pPr>
    </w:p>
    <w:p w14:paraId="311D6E13" w14:textId="77777777" w:rsidR="00A06E90" w:rsidRPr="009A0AC7" w:rsidRDefault="00A06E90" w:rsidP="006A628F">
      <w:pPr>
        <w:pStyle w:val="1A1a1"/>
        <w:ind w:right="-22"/>
        <w:jc w:val="both"/>
        <w:rPr>
          <w:i/>
          <w:sz w:val="22"/>
          <w:szCs w:val="22"/>
          <w:lang w:val="en-US"/>
        </w:rPr>
      </w:pPr>
    </w:p>
    <w:p w14:paraId="51148BF8" w14:textId="77777777" w:rsidR="00A06E90" w:rsidRPr="009A0AC7" w:rsidRDefault="00A06E90" w:rsidP="006A628F">
      <w:pPr>
        <w:pStyle w:val="1A1a1"/>
        <w:ind w:right="-22"/>
        <w:jc w:val="both"/>
        <w:rPr>
          <w:i/>
          <w:sz w:val="22"/>
          <w:szCs w:val="22"/>
          <w:lang w:val="en-US"/>
        </w:rPr>
      </w:pPr>
    </w:p>
    <w:p w14:paraId="1C4A845C" w14:textId="77777777" w:rsidR="00CA6BC6" w:rsidRPr="009A0AC7" w:rsidRDefault="00CA6BC6">
      <w:pPr>
        <w:pStyle w:val="1A1a1"/>
        <w:ind w:right="-22"/>
        <w:jc w:val="both"/>
        <w:rPr>
          <w:sz w:val="16"/>
          <w:szCs w:val="16"/>
        </w:rPr>
      </w:pPr>
    </w:p>
    <w:p w14:paraId="71C47A09" w14:textId="77777777" w:rsidR="00CA6BC6" w:rsidRPr="009A0AC7" w:rsidRDefault="00BE52A9">
      <w:pPr>
        <w:pStyle w:val="1A1a"/>
        <w:ind w:right="-22"/>
        <w:jc w:val="both"/>
        <w:rPr>
          <w:sz w:val="22"/>
          <w:szCs w:val="22"/>
        </w:rPr>
      </w:pPr>
      <w:r w:rsidRPr="009A0AC7">
        <w:rPr>
          <w:sz w:val="22"/>
          <w:szCs w:val="22"/>
        </w:rPr>
        <w:lastRenderedPageBreak/>
        <w:t>1.</w:t>
      </w:r>
      <w:r w:rsidRPr="009A0AC7">
        <w:rPr>
          <w:sz w:val="22"/>
          <w:szCs w:val="22"/>
        </w:rPr>
        <w:tab/>
        <w:t>C.</w:t>
      </w:r>
      <w:r w:rsidRPr="009A0AC7">
        <w:rPr>
          <w:sz w:val="22"/>
          <w:szCs w:val="22"/>
        </w:rPr>
        <w:tab/>
        <w:t>10.</w:t>
      </w:r>
      <w:r w:rsidRPr="009A0AC7">
        <w:rPr>
          <w:sz w:val="22"/>
          <w:szCs w:val="22"/>
        </w:rPr>
        <w:tab/>
      </w:r>
      <w:r w:rsidR="00CA6BC6" w:rsidRPr="009A0AC7">
        <w:rPr>
          <w:sz w:val="22"/>
          <w:szCs w:val="22"/>
        </w:rPr>
        <w:t>e.</w:t>
      </w:r>
      <w:r w:rsidR="00CA6BC6" w:rsidRPr="009A0AC7">
        <w:rPr>
          <w:sz w:val="22"/>
          <w:szCs w:val="22"/>
        </w:rPr>
        <w:tab/>
        <w:t>Fully or partially resin-impregnated or pitch-impregnated "fibrous or filamentary materials" (prepregs), metal or carbon-coated "fibrous or filame</w:t>
      </w:r>
      <w:r w:rsidR="006A628F" w:rsidRPr="009A0AC7">
        <w:rPr>
          <w:sz w:val="22"/>
          <w:szCs w:val="22"/>
        </w:rPr>
        <w:t>ntary materials" (preforms) or '</w:t>
      </w:r>
      <w:r w:rsidR="00CA6BC6" w:rsidRPr="009A0AC7">
        <w:rPr>
          <w:sz w:val="22"/>
          <w:szCs w:val="22"/>
        </w:rPr>
        <w:t>carbon fibre preforms</w:t>
      </w:r>
      <w:r w:rsidR="006A628F" w:rsidRPr="009A0AC7">
        <w:rPr>
          <w:sz w:val="22"/>
          <w:szCs w:val="22"/>
        </w:rPr>
        <w:t>'</w:t>
      </w:r>
      <w:r w:rsidR="00CA6BC6" w:rsidRPr="009A0AC7">
        <w:rPr>
          <w:sz w:val="22"/>
          <w:szCs w:val="22"/>
        </w:rPr>
        <w:t>, having all of the following:</w:t>
      </w:r>
    </w:p>
    <w:p w14:paraId="198AA974" w14:textId="77777777" w:rsidR="00CA6BC6" w:rsidRPr="009A0AC7" w:rsidRDefault="00CA6BC6">
      <w:pPr>
        <w:pStyle w:val="1A1a1"/>
        <w:ind w:left="2064" w:right="-23" w:hanging="2041"/>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Having any of the following:</w:t>
      </w:r>
    </w:p>
    <w:p w14:paraId="7793761E"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t xml:space="preserve">Inorganic "fibrous or filamentary materials" specified </w:t>
      </w:r>
      <w:r w:rsidR="007C5B3E" w:rsidRPr="009A0AC7">
        <w:rPr>
          <w:sz w:val="22"/>
          <w:szCs w:val="22"/>
        </w:rPr>
        <w:t>in</w:t>
      </w:r>
      <w:r w:rsidRPr="009A0AC7">
        <w:rPr>
          <w:sz w:val="22"/>
          <w:szCs w:val="22"/>
        </w:rPr>
        <w:t xml:space="preserve"> 1.C.10.c.; </w:t>
      </w:r>
      <w:r w:rsidRPr="009A0AC7">
        <w:rPr>
          <w:sz w:val="22"/>
          <w:szCs w:val="22"/>
          <w:u w:val="single"/>
        </w:rPr>
        <w:t>or</w:t>
      </w:r>
    </w:p>
    <w:p w14:paraId="6F2758D4"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Organic or carbon "fibrous or filamentary materials", having all of the following:</w:t>
      </w:r>
    </w:p>
    <w:p w14:paraId="5387A7A3" w14:textId="77777777" w:rsidR="00CA6BC6" w:rsidRPr="009A0AC7" w:rsidRDefault="00CA6BC6">
      <w:pPr>
        <w:pStyle w:val="1A1a1a1"/>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"Specific modulus" exceeding 10.15 x 10</w:t>
      </w:r>
      <w:r w:rsidR="008D7974" w:rsidRPr="009A0AC7">
        <w:rPr>
          <w:sz w:val="22"/>
          <w:szCs w:val="22"/>
          <w:vertAlign w:val="superscript"/>
        </w:rPr>
        <w:t>6</w:t>
      </w:r>
      <w:r w:rsidRPr="009A0AC7">
        <w:rPr>
          <w:sz w:val="22"/>
          <w:szCs w:val="22"/>
        </w:rPr>
        <w:t xml:space="preserve"> m; </w:t>
      </w:r>
      <w:r w:rsidRPr="009A0AC7">
        <w:rPr>
          <w:sz w:val="22"/>
          <w:szCs w:val="22"/>
          <w:u w:val="single"/>
        </w:rPr>
        <w:t>and</w:t>
      </w:r>
    </w:p>
    <w:p w14:paraId="16370457" w14:textId="77777777" w:rsidR="00CA6BC6" w:rsidRPr="009A0AC7" w:rsidRDefault="00CA6BC6">
      <w:pPr>
        <w:pStyle w:val="1A1a1a1"/>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"Specific tensile strength" exceeding 17.7 x 10</w:t>
      </w:r>
      <w:r w:rsidR="008D7974" w:rsidRPr="009A0AC7">
        <w:rPr>
          <w:sz w:val="22"/>
          <w:szCs w:val="22"/>
          <w:vertAlign w:val="superscript"/>
        </w:rPr>
        <w:t>4</w:t>
      </w:r>
      <w:r w:rsidRPr="009A0AC7">
        <w:rPr>
          <w:sz w:val="22"/>
          <w:szCs w:val="22"/>
        </w:rPr>
        <w:t xml:space="preserve"> m; </w:t>
      </w:r>
      <w:r w:rsidRPr="009A0AC7">
        <w:rPr>
          <w:sz w:val="22"/>
          <w:szCs w:val="22"/>
          <w:u w:val="single"/>
        </w:rPr>
        <w:t>and</w:t>
      </w:r>
    </w:p>
    <w:p w14:paraId="57AE3533" w14:textId="77777777" w:rsidR="00CA6BC6" w:rsidRPr="009A0AC7" w:rsidRDefault="00073691" w:rsidP="00DD419F">
      <w:pPr>
        <w:pStyle w:val="1A1a1"/>
        <w:spacing w:before="120"/>
        <w:ind w:left="2064" w:right="-23" w:hanging="2041"/>
        <w:jc w:val="both"/>
        <w:rPr>
          <w:sz w:val="22"/>
          <w:szCs w:val="22"/>
        </w:rPr>
      </w:pPr>
      <w:r w:rsidRPr="009A0AC7">
        <w:rPr>
          <w:sz w:val="22"/>
          <w:szCs w:val="22"/>
        </w:rPr>
        <w:t>1.</w:t>
      </w:r>
      <w:r w:rsidRPr="009A0AC7">
        <w:rPr>
          <w:sz w:val="22"/>
          <w:szCs w:val="22"/>
        </w:rPr>
        <w:tab/>
        <w:t>C.</w:t>
      </w:r>
      <w:r w:rsidRPr="009A0AC7">
        <w:rPr>
          <w:sz w:val="22"/>
          <w:szCs w:val="22"/>
        </w:rPr>
        <w:tab/>
        <w:t>10.</w:t>
      </w:r>
      <w:r w:rsidRPr="009A0AC7">
        <w:rPr>
          <w:sz w:val="22"/>
          <w:szCs w:val="22"/>
        </w:rPr>
        <w:tab/>
        <w:t>e.</w:t>
      </w:r>
      <w:r w:rsidRPr="009A0AC7">
        <w:rPr>
          <w:sz w:val="22"/>
          <w:szCs w:val="22"/>
        </w:rPr>
        <w:tab/>
      </w:r>
      <w:r w:rsidR="00CA6BC6" w:rsidRPr="009A0AC7">
        <w:rPr>
          <w:sz w:val="22"/>
          <w:szCs w:val="22"/>
        </w:rPr>
        <w:t>2.</w:t>
      </w:r>
      <w:r w:rsidR="00CA6BC6" w:rsidRPr="009A0AC7">
        <w:rPr>
          <w:sz w:val="22"/>
          <w:szCs w:val="22"/>
        </w:rPr>
        <w:tab/>
        <w:t>Having any of the following:</w:t>
      </w:r>
    </w:p>
    <w:p w14:paraId="513BDD30"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a.</w:t>
      </w:r>
      <w:r w:rsidRPr="009A0AC7">
        <w:rPr>
          <w:sz w:val="22"/>
          <w:szCs w:val="22"/>
        </w:rPr>
        <w:tab/>
      </w:r>
      <w:r w:rsidRPr="009A0AC7">
        <w:rPr>
          <w:spacing w:val="-4"/>
          <w:sz w:val="22"/>
          <w:szCs w:val="22"/>
        </w:rPr>
        <w:t>Resin or pitch</w:t>
      </w:r>
      <w:r w:rsidR="00D02DD3" w:rsidRPr="009A0AC7">
        <w:rPr>
          <w:spacing w:val="-4"/>
          <w:sz w:val="22"/>
          <w:szCs w:val="22"/>
        </w:rPr>
        <w:t>,</w:t>
      </w:r>
      <w:r w:rsidRPr="009A0AC7">
        <w:rPr>
          <w:spacing w:val="-4"/>
          <w:sz w:val="22"/>
          <w:szCs w:val="22"/>
        </w:rPr>
        <w:t xml:space="preserve"> </w:t>
      </w:r>
      <w:r w:rsidRPr="009A0AC7">
        <w:rPr>
          <w:sz w:val="22"/>
          <w:szCs w:val="22"/>
        </w:rPr>
        <w:t xml:space="preserve">specified </w:t>
      </w:r>
      <w:r w:rsidR="007C5B3E" w:rsidRPr="009A0AC7">
        <w:rPr>
          <w:sz w:val="22"/>
          <w:szCs w:val="22"/>
        </w:rPr>
        <w:t>in</w:t>
      </w:r>
      <w:r w:rsidRPr="009A0AC7">
        <w:rPr>
          <w:sz w:val="22"/>
          <w:szCs w:val="22"/>
        </w:rPr>
        <w:t xml:space="preserve"> 1.C.8. or 1.C.9.b.;</w:t>
      </w:r>
    </w:p>
    <w:p w14:paraId="00A1575A"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b.</w:t>
      </w:r>
      <w:r w:rsidRPr="009A0AC7">
        <w:rPr>
          <w:sz w:val="22"/>
          <w:szCs w:val="22"/>
        </w:rPr>
        <w:tab/>
        <w:t xml:space="preserve">'Dynamic Mechanical Analysis glass transition temperature (DMA </w:t>
      </w:r>
      <w:proofErr w:type="spellStart"/>
      <w:r w:rsidRPr="009A0AC7">
        <w:rPr>
          <w:sz w:val="22"/>
          <w:szCs w:val="22"/>
        </w:rPr>
        <w:t>T</w:t>
      </w:r>
      <w:r w:rsidRPr="009A0AC7">
        <w:rPr>
          <w:sz w:val="22"/>
          <w:szCs w:val="22"/>
          <w:vertAlign w:val="subscript"/>
        </w:rPr>
        <w:t>g</w:t>
      </w:r>
      <w:proofErr w:type="spellEnd"/>
      <w:r w:rsidRPr="009A0AC7">
        <w:rPr>
          <w:sz w:val="22"/>
          <w:szCs w:val="22"/>
        </w:rPr>
        <w:t>)' equal to or exceeding 453 K (180</w:t>
      </w:r>
      <w:r w:rsidRPr="009A0AC7">
        <w:rPr>
          <w:sz w:val="22"/>
          <w:szCs w:val="22"/>
        </w:rPr>
        <w:sym w:font="Symbol" w:char="F0B0"/>
      </w:r>
      <w:r w:rsidRPr="009A0AC7">
        <w:rPr>
          <w:sz w:val="22"/>
          <w:szCs w:val="22"/>
        </w:rPr>
        <w:t xml:space="preserve">C) and having a phenolic resin; </w:t>
      </w:r>
      <w:r w:rsidRPr="009A0AC7">
        <w:rPr>
          <w:sz w:val="22"/>
          <w:szCs w:val="22"/>
          <w:u w:val="single"/>
        </w:rPr>
        <w:t>or</w:t>
      </w:r>
    </w:p>
    <w:p w14:paraId="48A0D42A" w14:textId="77777777" w:rsidR="00CA6BC6" w:rsidRPr="009A0AC7" w:rsidRDefault="00CA6BC6">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c.</w:t>
      </w:r>
      <w:r w:rsidRPr="009A0AC7">
        <w:rPr>
          <w:sz w:val="22"/>
          <w:szCs w:val="22"/>
        </w:rPr>
        <w:tab/>
        <w:t xml:space="preserve">'Dynamic Mechanical Analysis glass transition temperature (DMA </w:t>
      </w:r>
      <w:proofErr w:type="spellStart"/>
      <w:r w:rsidRPr="009A0AC7">
        <w:rPr>
          <w:sz w:val="22"/>
          <w:szCs w:val="22"/>
        </w:rPr>
        <w:t>T</w:t>
      </w:r>
      <w:r w:rsidRPr="009A0AC7">
        <w:rPr>
          <w:sz w:val="22"/>
          <w:szCs w:val="22"/>
          <w:vertAlign w:val="subscript"/>
        </w:rPr>
        <w:t>g</w:t>
      </w:r>
      <w:proofErr w:type="spellEnd"/>
      <w:r w:rsidRPr="009A0AC7">
        <w:rPr>
          <w:sz w:val="22"/>
          <w:szCs w:val="22"/>
        </w:rPr>
        <w:t>)' equal to or exceeding 505 K (232</w:t>
      </w:r>
      <w:r w:rsidRPr="009A0AC7">
        <w:rPr>
          <w:sz w:val="22"/>
          <w:szCs w:val="22"/>
        </w:rPr>
        <w:sym w:font="Symbol" w:char="F0B0"/>
      </w:r>
      <w:r w:rsidRPr="009A0AC7">
        <w:rPr>
          <w:sz w:val="22"/>
          <w:szCs w:val="22"/>
        </w:rPr>
        <w:t xml:space="preserve">C) and having a resin or pitch, not specified </w:t>
      </w:r>
      <w:r w:rsidR="007C5B3E" w:rsidRPr="009A0AC7">
        <w:rPr>
          <w:sz w:val="22"/>
          <w:szCs w:val="22"/>
        </w:rPr>
        <w:t>in</w:t>
      </w:r>
      <w:r w:rsidRPr="009A0AC7">
        <w:rPr>
          <w:sz w:val="22"/>
          <w:szCs w:val="22"/>
        </w:rPr>
        <w:t xml:space="preserve"> 1.C.8. or 1.C.9.b., and not being a phenolic resin</w:t>
      </w:r>
      <w:r w:rsidR="008D7974" w:rsidRPr="009A0AC7">
        <w:rPr>
          <w:sz w:val="22"/>
          <w:szCs w:val="22"/>
        </w:rPr>
        <w:t>.</w:t>
      </w:r>
    </w:p>
    <w:p w14:paraId="5CF81923" w14:textId="77777777" w:rsidR="00CA6BC6" w:rsidRPr="009A0AC7" w:rsidRDefault="00CA6BC6" w:rsidP="00F95BE0">
      <w:pPr>
        <w:pStyle w:val="1A1anote1"/>
        <w:spacing w:before="120"/>
        <w:ind w:left="2381" w:right="-23" w:hanging="782"/>
        <w:jc w:val="both"/>
        <w:rPr>
          <w:i/>
          <w:sz w:val="22"/>
          <w:szCs w:val="22"/>
        </w:rPr>
      </w:pPr>
      <w:r w:rsidRPr="009A0AC7">
        <w:rPr>
          <w:i/>
          <w:sz w:val="22"/>
          <w:szCs w:val="22"/>
          <w:u w:val="single"/>
        </w:rPr>
        <w:t>Note 1</w:t>
      </w:r>
      <w:r w:rsidRPr="009A0AC7">
        <w:rPr>
          <w:i/>
          <w:sz w:val="22"/>
          <w:szCs w:val="22"/>
        </w:rPr>
        <w:tab/>
        <w:t>Metal or carbon-coated "fibrous or filame</w:t>
      </w:r>
      <w:r w:rsidR="006A628F" w:rsidRPr="009A0AC7">
        <w:rPr>
          <w:i/>
          <w:sz w:val="22"/>
          <w:szCs w:val="22"/>
        </w:rPr>
        <w:t>ntary materials" (preforms) or '</w:t>
      </w:r>
      <w:r w:rsidRPr="009A0AC7">
        <w:rPr>
          <w:i/>
          <w:sz w:val="22"/>
          <w:szCs w:val="22"/>
        </w:rPr>
        <w:t>carbon fibre preforms</w:t>
      </w:r>
      <w:r w:rsidR="006A628F" w:rsidRPr="009A0AC7">
        <w:rPr>
          <w:i/>
          <w:sz w:val="22"/>
          <w:szCs w:val="22"/>
        </w:rPr>
        <w:t>'</w:t>
      </w:r>
      <w:r w:rsidRPr="009A0AC7">
        <w:rPr>
          <w:i/>
          <w:sz w:val="22"/>
          <w:szCs w:val="22"/>
        </w:rPr>
        <w:t>, not impregnated with resin or pitch, are specified by "fibrous or filamentary materials" in 1.C.10.a., 1.C.10.b. or 1.C.10.c.</w:t>
      </w:r>
    </w:p>
    <w:p w14:paraId="34E93CC4" w14:textId="77777777" w:rsidR="00CA6BC6" w:rsidRPr="009A0AC7" w:rsidRDefault="00CA6BC6" w:rsidP="00F95BE0">
      <w:pPr>
        <w:pStyle w:val="1A1anote1"/>
        <w:spacing w:before="120"/>
        <w:ind w:left="2381" w:right="-23" w:hanging="782"/>
        <w:jc w:val="both"/>
        <w:rPr>
          <w:i/>
          <w:sz w:val="22"/>
          <w:szCs w:val="22"/>
        </w:rPr>
      </w:pPr>
      <w:r w:rsidRPr="009A0AC7">
        <w:rPr>
          <w:i/>
          <w:sz w:val="22"/>
          <w:szCs w:val="22"/>
          <w:u w:val="single"/>
        </w:rPr>
        <w:t>Note 2</w:t>
      </w:r>
      <w:r w:rsidRPr="009A0AC7">
        <w:rPr>
          <w:i/>
          <w:sz w:val="22"/>
          <w:szCs w:val="22"/>
        </w:rPr>
        <w:tab/>
        <w:t>1.C.10.e. does not apply to:</w:t>
      </w:r>
    </w:p>
    <w:p w14:paraId="72CCF800" w14:textId="77777777" w:rsidR="00CA6BC6" w:rsidRPr="009A0AC7" w:rsidRDefault="00CA6BC6">
      <w:pPr>
        <w:pStyle w:val="1A1anote1"/>
        <w:tabs>
          <w:tab w:val="left" w:pos="2410"/>
        </w:tabs>
        <w:ind w:left="2835" w:right="-23" w:hanging="1236"/>
        <w:jc w:val="both"/>
        <w:rPr>
          <w:i/>
          <w:sz w:val="22"/>
          <w:szCs w:val="22"/>
        </w:rPr>
      </w:pPr>
      <w:r w:rsidRPr="009A0AC7">
        <w:rPr>
          <w:i/>
          <w:sz w:val="22"/>
          <w:szCs w:val="22"/>
        </w:rPr>
        <w:tab/>
        <w:t>a.</w:t>
      </w:r>
      <w:r w:rsidRPr="009A0AC7">
        <w:rPr>
          <w:i/>
          <w:sz w:val="22"/>
          <w:szCs w:val="22"/>
        </w:rPr>
        <w:tab/>
        <w:t xml:space="preserve">Epoxy resin "matrix" impregnated carbon "fibrous or </w:t>
      </w:r>
      <w:r w:rsidRPr="009A0AC7">
        <w:rPr>
          <w:i/>
          <w:spacing w:val="-2"/>
          <w:sz w:val="22"/>
          <w:szCs w:val="22"/>
        </w:rPr>
        <w:t>filamentary materials" (prepregs) for the repair of "civil aircraft" structures or laminates, having all of the following</w:t>
      </w:r>
      <w:r w:rsidR="008D7974" w:rsidRPr="009A0AC7">
        <w:rPr>
          <w:i/>
          <w:spacing w:val="-2"/>
          <w:sz w:val="22"/>
          <w:szCs w:val="22"/>
        </w:rPr>
        <w:t>:</w:t>
      </w:r>
    </w:p>
    <w:p w14:paraId="3C531F2C" w14:textId="77777777" w:rsidR="00CA6BC6" w:rsidRPr="009A0AC7" w:rsidRDefault="00CA6BC6">
      <w:pPr>
        <w:pStyle w:val="1A1anote1a"/>
        <w:ind w:left="3261" w:hanging="426"/>
        <w:jc w:val="both"/>
        <w:rPr>
          <w:i/>
          <w:spacing w:val="-2"/>
          <w:sz w:val="22"/>
          <w:szCs w:val="22"/>
        </w:rPr>
      </w:pPr>
      <w:r w:rsidRPr="009A0AC7">
        <w:rPr>
          <w:i/>
          <w:sz w:val="22"/>
          <w:szCs w:val="22"/>
        </w:rPr>
        <w:t>1.</w:t>
      </w:r>
      <w:r w:rsidRPr="009A0AC7">
        <w:rPr>
          <w:i/>
          <w:sz w:val="22"/>
          <w:szCs w:val="22"/>
        </w:rPr>
        <w:tab/>
        <w:t>An area not exceeding 1 m</w:t>
      </w:r>
      <w:r w:rsidRPr="009A0AC7">
        <w:rPr>
          <w:i/>
          <w:sz w:val="22"/>
          <w:szCs w:val="22"/>
          <w:vertAlign w:val="superscript"/>
        </w:rPr>
        <w:t>2</w:t>
      </w:r>
      <w:r w:rsidRPr="009A0AC7">
        <w:rPr>
          <w:i/>
          <w:sz w:val="22"/>
          <w:szCs w:val="22"/>
        </w:rPr>
        <w:t>;</w:t>
      </w:r>
    </w:p>
    <w:p w14:paraId="5BDFA889" w14:textId="77777777" w:rsidR="00CA6BC6" w:rsidRPr="009A0AC7" w:rsidRDefault="00CA6BC6">
      <w:pPr>
        <w:pStyle w:val="1A1anote1a"/>
        <w:ind w:left="3261" w:hanging="426"/>
        <w:jc w:val="both"/>
        <w:rPr>
          <w:i/>
          <w:sz w:val="22"/>
          <w:szCs w:val="22"/>
        </w:rPr>
      </w:pPr>
      <w:r w:rsidRPr="009A0AC7">
        <w:rPr>
          <w:i/>
          <w:sz w:val="22"/>
          <w:szCs w:val="22"/>
        </w:rPr>
        <w:t>2.</w:t>
      </w:r>
      <w:r w:rsidRPr="009A0AC7">
        <w:rPr>
          <w:i/>
          <w:sz w:val="22"/>
          <w:szCs w:val="22"/>
        </w:rPr>
        <w:tab/>
        <w:t xml:space="preserve">A length not exceeding 2.5 m; </w:t>
      </w:r>
      <w:r w:rsidRPr="009A0AC7">
        <w:rPr>
          <w:i/>
          <w:sz w:val="22"/>
          <w:szCs w:val="22"/>
          <w:u w:val="single"/>
        </w:rPr>
        <w:t>and</w:t>
      </w:r>
    </w:p>
    <w:p w14:paraId="2E516989" w14:textId="77777777" w:rsidR="00CA6BC6" w:rsidRPr="009A0AC7" w:rsidRDefault="00CA6BC6">
      <w:pPr>
        <w:pStyle w:val="1A1anote1a"/>
        <w:ind w:left="3261" w:hanging="426"/>
        <w:jc w:val="both"/>
        <w:rPr>
          <w:i/>
          <w:sz w:val="22"/>
          <w:szCs w:val="22"/>
        </w:rPr>
      </w:pPr>
      <w:r w:rsidRPr="009A0AC7">
        <w:rPr>
          <w:i/>
          <w:sz w:val="22"/>
          <w:szCs w:val="22"/>
        </w:rPr>
        <w:t>3.</w:t>
      </w:r>
      <w:r w:rsidRPr="009A0AC7">
        <w:rPr>
          <w:i/>
          <w:sz w:val="22"/>
          <w:szCs w:val="22"/>
        </w:rPr>
        <w:tab/>
        <w:t>A width exceeding 15 mm;</w:t>
      </w:r>
    </w:p>
    <w:p w14:paraId="044A777A" w14:textId="77777777" w:rsidR="00CA6BC6" w:rsidRPr="009A0AC7" w:rsidRDefault="00CA6BC6">
      <w:pPr>
        <w:pStyle w:val="1A1anote1"/>
        <w:tabs>
          <w:tab w:val="left" w:pos="2410"/>
        </w:tabs>
        <w:ind w:left="2835" w:right="-23" w:hanging="1236"/>
        <w:jc w:val="both"/>
        <w:rPr>
          <w:i/>
          <w:spacing w:val="-2"/>
          <w:sz w:val="22"/>
          <w:szCs w:val="22"/>
        </w:rPr>
      </w:pPr>
      <w:r w:rsidRPr="009A0AC7">
        <w:rPr>
          <w:i/>
          <w:sz w:val="22"/>
          <w:szCs w:val="22"/>
        </w:rPr>
        <w:tab/>
        <w:t>b.</w:t>
      </w:r>
      <w:r w:rsidRPr="009A0AC7">
        <w:rPr>
          <w:i/>
          <w:sz w:val="22"/>
          <w:szCs w:val="22"/>
        </w:rPr>
        <w:tab/>
      </w:r>
      <w:r w:rsidRPr="009A0AC7">
        <w:rPr>
          <w:i/>
          <w:spacing w:val="-2"/>
          <w:sz w:val="22"/>
          <w:szCs w:val="22"/>
        </w:rPr>
        <w:t xml:space="preserve">Fully or partially resin-impregnated or pitch-impregnated mechanically chopped, milled or cut carbon "fibrous or filamentary materials" 25.0 mm or less in length when using a resin or pitch other than those specified </w:t>
      </w:r>
      <w:r w:rsidR="007C5B3E" w:rsidRPr="009A0AC7">
        <w:rPr>
          <w:i/>
          <w:spacing w:val="-2"/>
          <w:sz w:val="22"/>
          <w:szCs w:val="22"/>
        </w:rPr>
        <w:t>in</w:t>
      </w:r>
      <w:r w:rsidRPr="009A0AC7">
        <w:rPr>
          <w:i/>
          <w:spacing w:val="-2"/>
          <w:sz w:val="22"/>
          <w:szCs w:val="22"/>
        </w:rPr>
        <w:t xml:space="preserve"> 1.C.8. or 1.C.9.b.</w:t>
      </w:r>
    </w:p>
    <w:p w14:paraId="37D63A78" w14:textId="77777777" w:rsidR="00CA6BC6" w:rsidRPr="009A0AC7" w:rsidRDefault="00CA6BC6" w:rsidP="0007090A">
      <w:pPr>
        <w:pStyle w:val="1A"/>
        <w:tabs>
          <w:tab w:val="clear" w:pos="340"/>
        </w:tabs>
        <w:spacing w:before="60"/>
        <w:ind w:left="1599" w:right="-2" w:hanging="1599"/>
        <w:jc w:val="both"/>
        <w:rPr>
          <w:i/>
          <w:sz w:val="22"/>
          <w:szCs w:val="22"/>
        </w:rPr>
      </w:pPr>
      <w:r w:rsidRPr="009A0AC7">
        <w:rPr>
          <w:i/>
          <w:sz w:val="22"/>
          <w:szCs w:val="22"/>
        </w:rPr>
        <w:tab/>
      </w:r>
      <w:r w:rsidRPr="009A0AC7">
        <w:rPr>
          <w:i/>
          <w:sz w:val="22"/>
          <w:szCs w:val="22"/>
          <w:u w:val="single"/>
        </w:rPr>
        <w:t>Technical Note</w:t>
      </w:r>
      <w:r w:rsidR="006A628F" w:rsidRPr="009A0AC7">
        <w:rPr>
          <w:i/>
          <w:sz w:val="22"/>
          <w:szCs w:val="22"/>
          <w:u w:val="single"/>
        </w:rPr>
        <w:t>s</w:t>
      </w:r>
    </w:p>
    <w:p w14:paraId="308DDB72" w14:textId="77777777" w:rsidR="0007090A" w:rsidRPr="009A0AC7" w:rsidRDefault="0007090A" w:rsidP="0007090A">
      <w:pPr>
        <w:pStyle w:val="1A"/>
        <w:tabs>
          <w:tab w:val="clear" w:pos="340"/>
          <w:tab w:val="left" w:pos="1610"/>
        </w:tabs>
        <w:ind w:left="1988" w:right="-2" w:hanging="1932"/>
        <w:jc w:val="both"/>
        <w:rPr>
          <w:i/>
          <w:sz w:val="22"/>
          <w:szCs w:val="22"/>
          <w:lang w:val="en-US"/>
        </w:rPr>
      </w:pPr>
      <w:r w:rsidRPr="009A0AC7">
        <w:rPr>
          <w:b/>
          <w:i/>
          <w:spacing w:val="-4"/>
          <w:szCs w:val="24"/>
          <w:lang w:val="en-US"/>
        </w:rPr>
        <w:tab/>
      </w:r>
      <w:r w:rsidRPr="009A0AC7">
        <w:rPr>
          <w:i/>
          <w:spacing w:val="-4"/>
          <w:sz w:val="22"/>
          <w:szCs w:val="22"/>
          <w:lang w:val="en-US"/>
        </w:rPr>
        <w:t>1.</w:t>
      </w:r>
      <w:r w:rsidRPr="009A0AC7">
        <w:rPr>
          <w:i/>
          <w:spacing w:val="-4"/>
          <w:sz w:val="22"/>
          <w:szCs w:val="22"/>
          <w:lang w:val="en-US"/>
        </w:rPr>
        <w:tab/>
      </w:r>
      <w:r w:rsidR="003555DE" w:rsidRPr="009A0AC7">
        <w:rPr>
          <w:i/>
          <w:spacing w:val="-4"/>
          <w:sz w:val="22"/>
          <w:szCs w:val="22"/>
          <w:lang w:val="en-US"/>
        </w:rPr>
        <w:t xml:space="preserve">For the purposes of 1.C.10.e. and Note 1, </w:t>
      </w:r>
      <w:r w:rsidRPr="009A0AC7">
        <w:rPr>
          <w:i/>
          <w:sz w:val="22"/>
          <w:szCs w:val="22"/>
          <w:lang w:val="en-US"/>
        </w:rPr>
        <w:t>'</w:t>
      </w:r>
      <w:r w:rsidR="003555DE" w:rsidRPr="009A0AC7">
        <w:rPr>
          <w:i/>
          <w:sz w:val="22"/>
          <w:szCs w:val="22"/>
          <w:lang w:val="en-US"/>
        </w:rPr>
        <w:t>c</w:t>
      </w:r>
      <w:r w:rsidRPr="009A0AC7">
        <w:rPr>
          <w:i/>
          <w:sz w:val="22"/>
          <w:szCs w:val="22"/>
          <w:lang w:val="en-US"/>
        </w:rPr>
        <w:t xml:space="preserve">arbon </w:t>
      </w:r>
      <w:proofErr w:type="spellStart"/>
      <w:r w:rsidRPr="009A0AC7">
        <w:rPr>
          <w:i/>
          <w:sz w:val="22"/>
          <w:szCs w:val="22"/>
          <w:lang w:val="en-US"/>
        </w:rPr>
        <w:t>fibre</w:t>
      </w:r>
      <w:proofErr w:type="spellEnd"/>
      <w:r w:rsidRPr="009A0AC7">
        <w:rPr>
          <w:i/>
          <w:sz w:val="22"/>
          <w:szCs w:val="22"/>
          <w:lang w:val="en-US"/>
        </w:rPr>
        <w:t xml:space="preserve"> preforms' are an ordered arrangement of uncoated or coated </w:t>
      </w:r>
      <w:proofErr w:type="spellStart"/>
      <w:r w:rsidRPr="009A0AC7">
        <w:rPr>
          <w:i/>
          <w:sz w:val="22"/>
          <w:szCs w:val="22"/>
          <w:lang w:val="en-US"/>
        </w:rPr>
        <w:t>fibres</w:t>
      </w:r>
      <w:proofErr w:type="spellEnd"/>
      <w:r w:rsidRPr="009A0AC7">
        <w:rPr>
          <w:i/>
          <w:sz w:val="22"/>
          <w:szCs w:val="22"/>
          <w:lang w:val="en-US"/>
        </w:rPr>
        <w:t xml:space="preserve"> intended to constitute a framework of a part before the "matrix" is introduced to form a "composite".</w:t>
      </w:r>
    </w:p>
    <w:p w14:paraId="4D2873B0" w14:textId="77777777" w:rsidR="00CA6BC6" w:rsidRPr="009A0AC7" w:rsidRDefault="00CA6BC6" w:rsidP="0007090A">
      <w:pPr>
        <w:pStyle w:val="1A"/>
        <w:tabs>
          <w:tab w:val="clear" w:pos="340"/>
          <w:tab w:val="left" w:pos="1610"/>
        </w:tabs>
        <w:ind w:left="1990" w:right="0" w:hanging="1933"/>
        <w:jc w:val="both"/>
        <w:rPr>
          <w:i/>
          <w:sz w:val="22"/>
          <w:szCs w:val="22"/>
        </w:rPr>
      </w:pPr>
      <w:r w:rsidRPr="009A0AC7">
        <w:rPr>
          <w:i/>
          <w:spacing w:val="-4"/>
          <w:sz w:val="22"/>
          <w:szCs w:val="22"/>
        </w:rPr>
        <w:tab/>
      </w:r>
      <w:r w:rsidR="0007090A" w:rsidRPr="009A0AC7">
        <w:rPr>
          <w:i/>
          <w:spacing w:val="-4"/>
          <w:sz w:val="22"/>
          <w:szCs w:val="22"/>
        </w:rPr>
        <w:t>2.</w:t>
      </w:r>
      <w:r w:rsidR="0007090A" w:rsidRPr="009A0AC7">
        <w:rPr>
          <w:i/>
          <w:spacing w:val="-4"/>
          <w:sz w:val="22"/>
          <w:szCs w:val="22"/>
        </w:rPr>
        <w:tab/>
      </w:r>
      <w:r w:rsidR="003555DE" w:rsidRPr="009A0AC7">
        <w:rPr>
          <w:i/>
          <w:spacing w:val="-4"/>
          <w:sz w:val="22"/>
          <w:szCs w:val="22"/>
        </w:rPr>
        <w:t xml:space="preserve">For the purposes of 1.C.10.e.2. materials, </w:t>
      </w:r>
      <w:r w:rsidRPr="009A0AC7">
        <w:rPr>
          <w:i/>
          <w:sz w:val="22"/>
          <w:szCs w:val="22"/>
        </w:rPr>
        <w:t>'</w:t>
      </w:r>
      <w:r w:rsidRPr="009A0AC7">
        <w:rPr>
          <w:i/>
          <w:iCs/>
          <w:sz w:val="22"/>
          <w:szCs w:val="22"/>
        </w:rPr>
        <w:t xml:space="preserve">Dynamic Mechanical Analysis </w:t>
      </w:r>
      <w:r w:rsidRPr="009A0AC7">
        <w:rPr>
          <w:i/>
          <w:sz w:val="22"/>
          <w:szCs w:val="22"/>
        </w:rPr>
        <w:t xml:space="preserve">glass transition temperature (DMA </w:t>
      </w:r>
      <w:proofErr w:type="spellStart"/>
      <w:r w:rsidRPr="009A0AC7">
        <w:rPr>
          <w:i/>
          <w:sz w:val="22"/>
          <w:szCs w:val="22"/>
        </w:rPr>
        <w:t>T</w:t>
      </w:r>
      <w:r w:rsidRPr="009A0AC7">
        <w:rPr>
          <w:i/>
          <w:sz w:val="22"/>
          <w:szCs w:val="22"/>
          <w:vertAlign w:val="subscript"/>
        </w:rPr>
        <w:t>g</w:t>
      </w:r>
      <w:proofErr w:type="spellEnd"/>
      <w:r w:rsidRPr="009A0AC7">
        <w:rPr>
          <w:i/>
          <w:sz w:val="22"/>
          <w:szCs w:val="22"/>
        </w:rPr>
        <w:t xml:space="preserve">)' is determined using the method described in ASTM D </w:t>
      </w:r>
      <w:r w:rsidRPr="009A0AC7">
        <w:rPr>
          <w:i/>
          <w:iCs/>
          <w:sz w:val="22"/>
          <w:szCs w:val="22"/>
        </w:rPr>
        <w:t>7028-07, or equivalent national standard, on a dry test specimen.  In the case of thermoset materials, degree of cure of a dry test specimen shall be a minimum of 90% as defined by ASTM E 2160-04 or equivalent national standard.</w:t>
      </w:r>
    </w:p>
    <w:p w14:paraId="23EB0786" w14:textId="77777777" w:rsidR="00CA6BC6" w:rsidRPr="009A0AC7" w:rsidRDefault="00F95BE0" w:rsidP="0007090A">
      <w:pPr>
        <w:pStyle w:val="1A1a1note1"/>
        <w:tabs>
          <w:tab w:val="left" w:pos="1610"/>
        </w:tabs>
        <w:ind w:left="1988" w:hanging="1932"/>
        <w:jc w:val="both"/>
        <w:rPr>
          <w:sz w:val="16"/>
          <w:szCs w:val="16"/>
        </w:rPr>
      </w:pPr>
      <w:r w:rsidRPr="009A0AC7">
        <w:rPr>
          <w:sz w:val="16"/>
          <w:szCs w:val="16"/>
        </w:rPr>
        <w:br w:type="page"/>
      </w:r>
    </w:p>
    <w:p w14:paraId="0A8C5854" w14:textId="77777777" w:rsidR="00CA6BC6" w:rsidRPr="009A0AC7" w:rsidRDefault="00CA6BC6">
      <w:pPr>
        <w:pStyle w:val="1A1a"/>
        <w:jc w:val="both"/>
        <w:rPr>
          <w:sz w:val="22"/>
          <w:szCs w:val="22"/>
        </w:rPr>
      </w:pPr>
      <w:r w:rsidRPr="009A0AC7">
        <w:rPr>
          <w:sz w:val="22"/>
          <w:szCs w:val="22"/>
        </w:rPr>
        <w:t>1.</w:t>
      </w:r>
      <w:r w:rsidRPr="009A0AC7">
        <w:rPr>
          <w:sz w:val="22"/>
          <w:szCs w:val="22"/>
        </w:rPr>
        <w:tab/>
        <w:t>C.</w:t>
      </w:r>
      <w:r w:rsidRPr="009A0AC7">
        <w:rPr>
          <w:sz w:val="22"/>
          <w:szCs w:val="22"/>
        </w:rPr>
        <w:tab/>
        <w:t>11.</w:t>
      </w:r>
      <w:r w:rsidRPr="009A0AC7">
        <w:rPr>
          <w:sz w:val="22"/>
          <w:szCs w:val="22"/>
        </w:rPr>
        <w:tab/>
        <w:t>Metals and compounds, as follows:</w:t>
      </w:r>
    </w:p>
    <w:p w14:paraId="45254E48" w14:textId="77777777" w:rsidR="00CA6BC6" w:rsidRPr="009A0AC7" w:rsidRDefault="00CA6BC6" w:rsidP="00351FF1">
      <w:pPr>
        <w:pStyle w:val="1A1a"/>
        <w:ind w:left="1582"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Metals in particle sizes of less than 60 µm whether spherical, atomised, spheroidal, flaked or ground, manufactured from material consisting of 99% or more of zirconium, magnesium and alloys thereof;</w:t>
      </w:r>
    </w:p>
    <w:p w14:paraId="4338E9BC" w14:textId="77777777" w:rsidR="00CA6BC6" w:rsidRPr="009A0AC7" w:rsidRDefault="00CA6BC6" w:rsidP="00F95BE0">
      <w:pPr>
        <w:pStyle w:val="1A1anote1"/>
        <w:spacing w:before="60"/>
        <w:ind w:left="2381" w:hanging="782"/>
        <w:jc w:val="both"/>
        <w:rPr>
          <w:i/>
          <w:sz w:val="22"/>
          <w:szCs w:val="22"/>
        </w:rPr>
      </w:pPr>
      <w:r w:rsidRPr="009A0AC7">
        <w:rPr>
          <w:i/>
          <w:sz w:val="22"/>
          <w:szCs w:val="22"/>
          <w:u w:val="single"/>
        </w:rPr>
        <w:t>Note</w:t>
      </w:r>
      <w:r w:rsidRPr="009A0AC7">
        <w:rPr>
          <w:i/>
          <w:sz w:val="22"/>
          <w:szCs w:val="22"/>
        </w:rPr>
        <w:tab/>
        <w:t xml:space="preserve">The metals or alloys specified </w:t>
      </w:r>
      <w:r w:rsidR="007C5B3E" w:rsidRPr="009A0AC7">
        <w:rPr>
          <w:i/>
          <w:sz w:val="22"/>
          <w:szCs w:val="22"/>
        </w:rPr>
        <w:t>in</w:t>
      </w:r>
      <w:r w:rsidRPr="009A0AC7">
        <w:rPr>
          <w:i/>
          <w:sz w:val="22"/>
          <w:szCs w:val="22"/>
        </w:rPr>
        <w:t xml:space="preserve"> 1.C.11.a.</w:t>
      </w:r>
      <w:r w:rsidRPr="009A0AC7">
        <w:rPr>
          <w:b/>
          <w:i/>
          <w:sz w:val="22"/>
          <w:szCs w:val="22"/>
        </w:rPr>
        <w:t xml:space="preserve"> </w:t>
      </w:r>
      <w:r w:rsidRPr="009A0AC7">
        <w:rPr>
          <w:bCs/>
          <w:i/>
          <w:sz w:val="22"/>
          <w:szCs w:val="22"/>
        </w:rPr>
        <w:t xml:space="preserve">also refer to </w:t>
      </w:r>
      <w:r w:rsidRPr="009A0AC7">
        <w:rPr>
          <w:i/>
          <w:sz w:val="22"/>
          <w:szCs w:val="22"/>
        </w:rPr>
        <w:t>metals or alloys encapsulated in aluminium, magnesium, zirconium or beryllium.</w:t>
      </w:r>
    </w:p>
    <w:p w14:paraId="796BB95E" w14:textId="77777777" w:rsidR="00CA6BC6" w:rsidRPr="009A0AC7" w:rsidRDefault="00CA6BC6" w:rsidP="0039716D">
      <w:pPr>
        <w:pStyle w:val="1A1a1"/>
        <w:spacing w:before="60"/>
        <w:ind w:left="2064" w:hanging="2041"/>
        <w:rPr>
          <w:i/>
          <w:sz w:val="22"/>
          <w:szCs w:val="22"/>
          <w:u w:val="single"/>
        </w:rPr>
      </w:pPr>
      <w:r w:rsidRPr="009A0AC7">
        <w:rPr>
          <w:i/>
          <w:sz w:val="22"/>
          <w:szCs w:val="22"/>
        </w:rPr>
        <w:tab/>
      </w:r>
      <w:r w:rsidRPr="009A0AC7">
        <w:rPr>
          <w:i/>
          <w:sz w:val="22"/>
          <w:szCs w:val="22"/>
        </w:rPr>
        <w:tab/>
      </w:r>
      <w:r w:rsidRPr="009A0AC7">
        <w:rPr>
          <w:i/>
          <w:sz w:val="22"/>
          <w:szCs w:val="22"/>
        </w:rPr>
        <w:tab/>
      </w:r>
      <w:r w:rsidRPr="009A0AC7">
        <w:rPr>
          <w:i/>
          <w:sz w:val="22"/>
          <w:szCs w:val="22"/>
        </w:rPr>
        <w:tab/>
      </w:r>
      <w:r w:rsidRPr="009A0AC7">
        <w:rPr>
          <w:i/>
          <w:sz w:val="22"/>
          <w:szCs w:val="22"/>
          <w:u w:val="single"/>
        </w:rPr>
        <w:t>Technical Note</w:t>
      </w:r>
    </w:p>
    <w:p w14:paraId="34B356D1" w14:textId="77777777" w:rsidR="00CA6BC6" w:rsidRPr="009A0AC7" w:rsidRDefault="00CA6BC6" w:rsidP="0007090A">
      <w:pPr>
        <w:pStyle w:val="1A1a"/>
        <w:jc w:val="both"/>
        <w:rPr>
          <w:i/>
          <w:sz w:val="22"/>
          <w:szCs w:val="22"/>
          <w:u w:val="single"/>
        </w:rPr>
      </w:pPr>
      <w:r w:rsidRPr="009A0AC7">
        <w:rPr>
          <w:i/>
          <w:sz w:val="22"/>
          <w:szCs w:val="22"/>
        </w:rPr>
        <w:tab/>
      </w:r>
      <w:r w:rsidRPr="009A0AC7">
        <w:rPr>
          <w:i/>
          <w:sz w:val="22"/>
          <w:szCs w:val="22"/>
        </w:rPr>
        <w:tab/>
      </w:r>
      <w:r w:rsidRPr="009A0AC7">
        <w:rPr>
          <w:i/>
          <w:sz w:val="22"/>
          <w:szCs w:val="22"/>
        </w:rPr>
        <w:tab/>
      </w:r>
      <w:r w:rsidRPr="009A0AC7">
        <w:rPr>
          <w:i/>
          <w:sz w:val="22"/>
          <w:szCs w:val="22"/>
        </w:rPr>
        <w:tab/>
      </w:r>
      <w:r w:rsidR="008B0A44" w:rsidRPr="009A0AC7">
        <w:rPr>
          <w:i/>
          <w:sz w:val="22"/>
          <w:szCs w:val="22"/>
        </w:rPr>
        <w:t>For the purposes of 1.C.11.a., t</w:t>
      </w:r>
      <w:r w:rsidRPr="009A0AC7">
        <w:rPr>
          <w:i/>
          <w:sz w:val="22"/>
          <w:szCs w:val="22"/>
        </w:rPr>
        <w:t>he natural content of hafnium in the zirconium (typically 2% to 7%) is counted with the zirconium.</w:t>
      </w:r>
    </w:p>
    <w:p w14:paraId="5F165994" w14:textId="77777777" w:rsidR="00073691" w:rsidRPr="009A0AC7" w:rsidRDefault="00073691" w:rsidP="00F95BE0">
      <w:pPr>
        <w:pStyle w:val="1A1a"/>
        <w:ind w:left="1582" w:hanging="1582"/>
        <w:jc w:val="both"/>
        <w:rPr>
          <w:sz w:val="16"/>
          <w:szCs w:val="16"/>
        </w:rPr>
      </w:pPr>
    </w:p>
    <w:p w14:paraId="777771CE" w14:textId="77777777" w:rsidR="00CA6BC6" w:rsidRPr="009A0AC7" w:rsidRDefault="00073691" w:rsidP="00073691">
      <w:pPr>
        <w:pStyle w:val="1A1a"/>
        <w:ind w:left="1582" w:hanging="1582"/>
        <w:jc w:val="both"/>
        <w:rPr>
          <w:sz w:val="22"/>
          <w:szCs w:val="22"/>
        </w:rPr>
      </w:pPr>
      <w:r w:rsidRPr="009A0AC7">
        <w:rPr>
          <w:sz w:val="22"/>
          <w:szCs w:val="22"/>
        </w:rPr>
        <w:t>1.</w:t>
      </w:r>
      <w:r w:rsidRPr="009A0AC7">
        <w:rPr>
          <w:sz w:val="22"/>
          <w:szCs w:val="22"/>
        </w:rPr>
        <w:tab/>
        <w:t>C.</w:t>
      </w:r>
      <w:r w:rsidRPr="009A0AC7">
        <w:rPr>
          <w:sz w:val="22"/>
          <w:szCs w:val="22"/>
        </w:rPr>
        <w:tab/>
        <w:t>11.</w:t>
      </w:r>
      <w:r w:rsidRPr="009A0AC7">
        <w:rPr>
          <w:sz w:val="22"/>
          <w:szCs w:val="22"/>
        </w:rPr>
        <w:tab/>
      </w:r>
      <w:r w:rsidR="00CA6BC6" w:rsidRPr="009A0AC7">
        <w:rPr>
          <w:sz w:val="22"/>
          <w:szCs w:val="22"/>
        </w:rPr>
        <w:t>b.</w:t>
      </w:r>
      <w:r w:rsidR="00CA6BC6" w:rsidRPr="009A0AC7">
        <w:rPr>
          <w:sz w:val="22"/>
          <w:szCs w:val="22"/>
        </w:rPr>
        <w:tab/>
        <w:t>Boron or boron alloys, with a particle size of 60 µm or less, as follows:</w:t>
      </w:r>
    </w:p>
    <w:p w14:paraId="3C55F362" w14:textId="77777777" w:rsidR="00CA6BC6" w:rsidRPr="009A0AC7" w:rsidRDefault="00CA6BC6" w:rsidP="0007090A">
      <w:pPr>
        <w:pStyle w:val="1A1a"/>
        <w:ind w:left="1582" w:hanging="158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Boron with a purity of 85% by weight or more;</w:t>
      </w:r>
    </w:p>
    <w:p w14:paraId="4866C0B5" w14:textId="77777777" w:rsidR="00CA6BC6" w:rsidRPr="009A0AC7" w:rsidRDefault="00CA6BC6" w:rsidP="0007090A">
      <w:pPr>
        <w:pStyle w:val="1A1a"/>
        <w:ind w:left="1582" w:hanging="158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Boron alloys with a boron content of 85% by weight or more;</w:t>
      </w:r>
    </w:p>
    <w:p w14:paraId="28FBABE2" w14:textId="77777777" w:rsidR="00CA6BC6" w:rsidRPr="009A0AC7" w:rsidRDefault="00CA6BC6" w:rsidP="0007090A">
      <w:pPr>
        <w:pStyle w:val="1A1anote1"/>
        <w:spacing w:before="60"/>
        <w:ind w:left="2381" w:hanging="782"/>
        <w:jc w:val="both"/>
        <w:rPr>
          <w:i/>
          <w:sz w:val="22"/>
          <w:szCs w:val="22"/>
        </w:rPr>
      </w:pPr>
      <w:r w:rsidRPr="009A0AC7">
        <w:rPr>
          <w:i/>
          <w:sz w:val="22"/>
          <w:szCs w:val="22"/>
          <w:u w:val="single"/>
        </w:rPr>
        <w:t>Note</w:t>
      </w:r>
      <w:r w:rsidRPr="009A0AC7">
        <w:rPr>
          <w:i/>
          <w:sz w:val="22"/>
          <w:szCs w:val="22"/>
        </w:rPr>
        <w:tab/>
        <w:t xml:space="preserve">The metals or alloys specified </w:t>
      </w:r>
      <w:r w:rsidR="007C5B3E" w:rsidRPr="009A0AC7">
        <w:rPr>
          <w:i/>
          <w:sz w:val="22"/>
          <w:szCs w:val="22"/>
        </w:rPr>
        <w:t>in</w:t>
      </w:r>
      <w:r w:rsidRPr="009A0AC7">
        <w:rPr>
          <w:i/>
          <w:sz w:val="22"/>
          <w:szCs w:val="22"/>
        </w:rPr>
        <w:t xml:space="preserve"> 1.C.11.b.</w:t>
      </w:r>
      <w:r w:rsidRPr="009A0AC7">
        <w:rPr>
          <w:b/>
          <w:i/>
          <w:sz w:val="22"/>
          <w:szCs w:val="22"/>
        </w:rPr>
        <w:t xml:space="preserve"> </w:t>
      </w:r>
      <w:r w:rsidRPr="009A0AC7">
        <w:rPr>
          <w:bCs/>
          <w:i/>
          <w:sz w:val="22"/>
          <w:szCs w:val="22"/>
        </w:rPr>
        <w:t xml:space="preserve">also refer to </w:t>
      </w:r>
      <w:r w:rsidRPr="009A0AC7">
        <w:rPr>
          <w:i/>
          <w:sz w:val="22"/>
          <w:szCs w:val="22"/>
        </w:rPr>
        <w:t>metals or alloys encapsulated in aluminium, magnesium, zirconium or beryllium.</w:t>
      </w:r>
    </w:p>
    <w:p w14:paraId="59FDC58E" w14:textId="77777777" w:rsidR="00CA6BC6" w:rsidRPr="009A0AC7" w:rsidRDefault="00CA6BC6" w:rsidP="0007090A">
      <w:pPr>
        <w:pStyle w:val="1A1anote1"/>
        <w:ind w:left="0" w:firstLine="0"/>
        <w:jc w:val="both"/>
        <w:rPr>
          <w:i/>
          <w:sz w:val="12"/>
          <w:szCs w:val="12"/>
        </w:rPr>
      </w:pPr>
    </w:p>
    <w:p w14:paraId="7790CB39" w14:textId="77777777" w:rsidR="00CA6BC6" w:rsidRPr="009A0AC7" w:rsidRDefault="00CA6BC6" w:rsidP="0007090A">
      <w:pPr>
        <w:pStyle w:val="1A1a"/>
        <w:ind w:left="1582" w:hanging="1582"/>
        <w:jc w:val="both"/>
        <w:rPr>
          <w:sz w:val="22"/>
          <w:szCs w:val="22"/>
          <w:lang w:val="fr-FR"/>
        </w:rPr>
      </w:pPr>
      <w:r w:rsidRPr="009A0AC7">
        <w:rPr>
          <w:sz w:val="22"/>
          <w:szCs w:val="22"/>
        </w:rPr>
        <w:tab/>
      </w:r>
      <w:r w:rsidRPr="009A0AC7">
        <w:rPr>
          <w:sz w:val="22"/>
          <w:szCs w:val="22"/>
        </w:rPr>
        <w:tab/>
      </w:r>
      <w:r w:rsidRPr="009A0AC7">
        <w:rPr>
          <w:sz w:val="22"/>
          <w:szCs w:val="22"/>
        </w:rPr>
        <w:tab/>
      </w:r>
      <w:r w:rsidRPr="009A0AC7">
        <w:rPr>
          <w:sz w:val="22"/>
          <w:szCs w:val="22"/>
          <w:lang w:val="fr-FR"/>
        </w:rPr>
        <w:t>c.</w:t>
      </w:r>
      <w:r w:rsidRPr="009A0AC7">
        <w:rPr>
          <w:sz w:val="22"/>
          <w:szCs w:val="22"/>
          <w:lang w:val="fr-FR"/>
        </w:rPr>
        <w:tab/>
        <w:t xml:space="preserve">Guanidine nitrate </w:t>
      </w:r>
      <w:r w:rsidRPr="009A0AC7">
        <w:rPr>
          <w:bCs/>
          <w:sz w:val="22"/>
          <w:szCs w:val="22"/>
          <w:lang w:val="fr-FR"/>
        </w:rPr>
        <w:t>(CAS 506-93-4)</w:t>
      </w:r>
      <w:r w:rsidRPr="009A0AC7">
        <w:rPr>
          <w:sz w:val="22"/>
          <w:szCs w:val="22"/>
          <w:lang w:val="fr-FR"/>
        </w:rPr>
        <w:t>;</w:t>
      </w:r>
    </w:p>
    <w:p w14:paraId="08D14677" w14:textId="77777777" w:rsidR="00CA6BC6" w:rsidRPr="009A0AC7" w:rsidRDefault="00CA6BC6" w:rsidP="0007090A">
      <w:pPr>
        <w:pStyle w:val="1A1a"/>
        <w:ind w:left="1582" w:hanging="1582"/>
        <w:jc w:val="both"/>
        <w:rPr>
          <w:sz w:val="22"/>
          <w:szCs w:val="22"/>
          <w:lang w:val="fr-FR"/>
        </w:rPr>
      </w:pPr>
      <w:r w:rsidRPr="009A0AC7">
        <w:rPr>
          <w:sz w:val="22"/>
          <w:szCs w:val="22"/>
          <w:lang w:val="fr-FR"/>
        </w:rPr>
        <w:tab/>
      </w:r>
      <w:r w:rsidRPr="009A0AC7">
        <w:rPr>
          <w:sz w:val="22"/>
          <w:szCs w:val="22"/>
          <w:lang w:val="fr-FR"/>
        </w:rPr>
        <w:tab/>
      </w:r>
      <w:r w:rsidRPr="009A0AC7">
        <w:rPr>
          <w:sz w:val="22"/>
          <w:szCs w:val="22"/>
          <w:lang w:val="fr-FR"/>
        </w:rPr>
        <w:tab/>
        <w:t>d.</w:t>
      </w:r>
      <w:r w:rsidRPr="009A0AC7">
        <w:rPr>
          <w:sz w:val="22"/>
          <w:szCs w:val="22"/>
          <w:lang w:val="fr-FR"/>
        </w:rPr>
        <w:tab/>
      </w:r>
      <w:proofErr w:type="spellStart"/>
      <w:r w:rsidRPr="009A0AC7">
        <w:rPr>
          <w:sz w:val="22"/>
          <w:szCs w:val="22"/>
          <w:lang w:val="fr-FR"/>
        </w:rPr>
        <w:t>Nitroguanidine</w:t>
      </w:r>
      <w:proofErr w:type="spellEnd"/>
      <w:r w:rsidRPr="009A0AC7">
        <w:rPr>
          <w:sz w:val="22"/>
          <w:szCs w:val="22"/>
          <w:lang w:val="fr-FR"/>
        </w:rPr>
        <w:t xml:space="preserve"> (NQ) (CAS 556-88-7)</w:t>
      </w:r>
      <w:r w:rsidR="006218C0" w:rsidRPr="009A0AC7">
        <w:rPr>
          <w:sz w:val="22"/>
          <w:szCs w:val="22"/>
          <w:lang w:val="fr-FR"/>
        </w:rPr>
        <w:t>;</w:t>
      </w:r>
    </w:p>
    <w:p w14:paraId="5F890757" w14:textId="77777777" w:rsidR="006218C0" w:rsidRPr="009A0AC7" w:rsidRDefault="006218C0" w:rsidP="0007090A">
      <w:pPr>
        <w:pStyle w:val="1A1a"/>
        <w:ind w:left="1582" w:hanging="1582"/>
        <w:jc w:val="both"/>
        <w:rPr>
          <w:sz w:val="22"/>
          <w:szCs w:val="22"/>
          <w:lang w:val="fr-FR"/>
        </w:rPr>
      </w:pPr>
      <w:r w:rsidRPr="009A0AC7">
        <w:rPr>
          <w:sz w:val="22"/>
          <w:szCs w:val="22"/>
          <w:lang w:val="fr-FR"/>
        </w:rPr>
        <w:tab/>
      </w:r>
      <w:r w:rsidRPr="009A0AC7">
        <w:rPr>
          <w:sz w:val="22"/>
          <w:szCs w:val="22"/>
          <w:lang w:val="fr-FR"/>
        </w:rPr>
        <w:tab/>
      </w:r>
      <w:r w:rsidRPr="009A0AC7">
        <w:rPr>
          <w:sz w:val="22"/>
          <w:szCs w:val="22"/>
          <w:lang w:val="fr-FR"/>
        </w:rPr>
        <w:tab/>
        <w:t>e.</w:t>
      </w:r>
      <w:r w:rsidRPr="009A0AC7">
        <w:rPr>
          <w:sz w:val="22"/>
          <w:szCs w:val="22"/>
          <w:lang w:val="fr-FR"/>
        </w:rPr>
        <w:tab/>
        <w:t xml:space="preserve">Iodine </w:t>
      </w:r>
      <w:proofErr w:type="spellStart"/>
      <w:r w:rsidRPr="009A0AC7">
        <w:rPr>
          <w:sz w:val="22"/>
          <w:szCs w:val="22"/>
          <w:lang w:val="fr-FR"/>
        </w:rPr>
        <w:t>pentafluoride</w:t>
      </w:r>
      <w:proofErr w:type="spellEnd"/>
      <w:r w:rsidRPr="009A0AC7">
        <w:rPr>
          <w:sz w:val="22"/>
          <w:szCs w:val="22"/>
          <w:lang w:val="fr-FR"/>
        </w:rPr>
        <w:t xml:space="preserve"> (CAS 7783-66-6).</w:t>
      </w:r>
    </w:p>
    <w:p w14:paraId="26EB72B8" w14:textId="77777777" w:rsidR="00CA6BC6" w:rsidRPr="009A0AC7" w:rsidRDefault="00CA6BC6" w:rsidP="0007090A">
      <w:pPr>
        <w:pStyle w:val="1A1a"/>
        <w:jc w:val="both"/>
        <w:rPr>
          <w:sz w:val="6"/>
          <w:szCs w:val="6"/>
          <w:lang w:val="fr-FR"/>
        </w:rPr>
      </w:pPr>
    </w:p>
    <w:p w14:paraId="319CB5B7" w14:textId="77777777" w:rsidR="00CA6BC6" w:rsidRPr="009A0AC7" w:rsidRDefault="00CA6BC6" w:rsidP="0007090A">
      <w:pPr>
        <w:pStyle w:val="1A1note1"/>
        <w:spacing w:before="60"/>
        <w:ind w:left="1922" w:hanging="799"/>
        <w:jc w:val="both"/>
        <w:rPr>
          <w:i/>
          <w:iCs/>
          <w:sz w:val="22"/>
          <w:szCs w:val="22"/>
        </w:rPr>
      </w:pPr>
      <w:r w:rsidRPr="009A0AC7">
        <w:rPr>
          <w:i/>
          <w:iCs/>
          <w:sz w:val="22"/>
          <w:szCs w:val="22"/>
          <w:u w:val="single"/>
        </w:rPr>
        <w:t>N.B.</w:t>
      </w:r>
      <w:r w:rsidRPr="009A0AC7">
        <w:rPr>
          <w:i/>
          <w:iCs/>
          <w:sz w:val="22"/>
          <w:szCs w:val="22"/>
        </w:rPr>
        <w:tab/>
      </w:r>
      <w:r w:rsidR="008D7974" w:rsidRPr="009A0AC7">
        <w:rPr>
          <w:i/>
          <w:iCs/>
          <w:sz w:val="22"/>
          <w:szCs w:val="22"/>
        </w:rPr>
        <w:t>F</w:t>
      </w:r>
      <w:r w:rsidRPr="009A0AC7">
        <w:rPr>
          <w:i/>
          <w:iCs/>
          <w:sz w:val="22"/>
          <w:szCs w:val="22"/>
        </w:rPr>
        <w:t>or metal powders mixed with other substances to form a mixture formulated for military purposes</w:t>
      </w:r>
      <w:r w:rsidR="008D7974" w:rsidRPr="009A0AC7">
        <w:rPr>
          <w:i/>
          <w:iCs/>
          <w:sz w:val="22"/>
          <w:szCs w:val="22"/>
        </w:rPr>
        <w:t>, see ML8.c.5.b</w:t>
      </w:r>
      <w:r w:rsidRPr="009A0AC7">
        <w:rPr>
          <w:i/>
          <w:iCs/>
          <w:sz w:val="22"/>
          <w:szCs w:val="22"/>
        </w:rPr>
        <w:t>.</w:t>
      </w:r>
    </w:p>
    <w:p w14:paraId="63F40226" w14:textId="77777777" w:rsidR="00CA6BC6" w:rsidRPr="009A0AC7" w:rsidRDefault="00CA6BC6">
      <w:pPr>
        <w:pStyle w:val="1A1a"/>
        <w:jc w:val="both"/>
        <w:rPr>
          <w:sz w:val="16"/>
          <w:szCs w:val="16"/>
        </w:rPr>
      </w:pPr>
    </w:p>
    <w:p w14:paraId="23034F63"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C.</w:t>
      </w:r>
      <w:r w:rsidRPr="009A0AC7">
        <w:rPr>
          <w:sz w:val="22"/>
          <w:szCs w:val="22"/>
        </w:rPr>
        <w:tab/>
        <w:t>12.</w:t>
      </w:r>
      <w:r w:rsidRPr="009A0AC7">
        <w:rPr>
          <w:sz w:val="22"/>
          <w:szCs w:val="22"/>
        </w:rPr>
        <w:tab/>
        <w:t>Materials as follows:</w:t>
      </w:r>
    </w:p>
    <w:p w14:paraId="51094BCD" w14:textId="77777777" w:rsidR="00CA6BC6" w:rsidRPr="009A0AC7" w:rsidRDefault="00CA6BC6" w:rsidP="00153AC5">
      <w:pPr>
        <w:pStyle w:val="1A1note1"/>
        <w:spacing w:before="60"/>
        <w:ind w:left="1922" w:hanging="799"/>
        <w:rPr>
          <w:i/>
          <w:sz w:val="22"/>
          <w:szCs w:val="22"/>
          <w:u w:val="single"/>
        </w:rPr>
      </w:pPr>
      <w:r w:rsidRPr="009A0AC7">
        <w:rPr>
          <w:i/>
          <w:sz w:val="22"/>
          <w:szCs w:val="22"/>
          <w:u w:val="single"/>
        </w:rPr>
        <w:t>Technical Note</w:t>
      </w:r>
    </w:p>
    <w:p w14:paraId="6CADD235" w14:textId="77777777" w:rsidR="00CA6BC6" w:rsidRPr="009A0AC7" w:rsidRDefault="00CA6BC6" w:rsidP="008B0A44">
      <w:pPr>
        <w:pStyle w:val="1A1"/>
        <w:jc w:val="both"/>
        <w:rPr>
          <w:i/>
          <w:sz w:val="22"/>
          <w:szCs w:val="22"/>
          <w:u w:val="single"/>
        </w:rPr>
      </w:pPr>
      <w:r w:rsidRPr="009A0AC7">
        <w:rPr>
          <w:i/>
          <w:sz w:val="22"/>
          <w:szCs w:val="22"/>
        </w:rPr>
        <w:tab/>
      </w:r>
      <w:r w:rsidRPr="009A0AC7">
        <w:rPr>
          <w:i/>
          <w:sz w:val="22"/>
          <w:szCs w:val="22"/>
        </w:rPr>
        <w:tab/>
      </w:r>
      <w:r w:rsidRPr="009A0AC7">
        <w:rPr>
          <w:i/>
          <w:sz w:val="22"/>
          <w:szCs w:val="22"/>
        </w:rPr>
        <w:tab/>
      </w:r>
      <w:r w:rsidR="008B0A44" w:rsidRPr="009A0AC7">
        <w:rPr>
          <w:i/>
          <w:sz w:val="22"/>
          <w:szCs w:val="22"/>
        </w:rPr>
        <w:t>For the purposes of 1.C.12., t</w:t>
      </w:r>
      <w:r w:rsidRPr="009A0AC7">
        <w:rPr>
          <w:i/>
          <w:sz w:val="22"/>
          <w:szCs w:val="22"/>
        </w:rPr>
        <w:t>hese materials are typically used for nuclear heat sources.</w:t>
      </w:r>
    </w:p>
    <w:p w14:paraId="63663A2E" w14:textId="77777777" w:rsidR="00CA6BC6" w:rsidRPr="009A0AC7" w:rsidRDefault="00CA6BC6">
      <w:pPr>
        <w:pStyle w:val="1A1"/>
        <w:ind w:right="-22"/>
        <w:jc w:val="both"/>
        <w:rPr>
          <w:sz w:val="6"/>
          <w:szCs w:val="6"/>
        </w:rPr>
      </w:pPr>
    </w:p>
    <w:p w14:paraId="63D2EB86" w14:textId="77777777" w:rsidR="00CA6BC6" w:rsidRPr="009A0AC7" w:rsidRDefault="0007090A">
      <w:pPr>
        <w:pStyle w:val="1A1a"/>
        <w:jc w:val="both"/>
        <w:rPr>
          <w:sz w:val="22"/>
          <w:szCs w:val="22"/>
        </w:rPr>
      </w:pPr>
      <w:r w:rsidRPr="009A0AC7">
        <w:rPr>
          <w:sz w:val="22"/>
          <w:szCs w:val="22"/>
        </w:rPr>
        <w:tab/>
      </w:r>
      <w:r w:rsidRPr="009A0AC7">
        <w:rPr>
          <w:sz w:val="22"/>
          <w:szCs w:val="22"/>
        </w:rPr>
        <w:tab/>
      </w:r>
      <w:r w:rsidR="00EB43FF" w:rsidRPr="009A0AC7">
        <w:rPr>
          <w:sz w:val="22"/>
          <w:szCs w:val="22"/>
        </w:rPr>
        <w:tab/>
      </w:r>
      <w:r w:rsidR="00CA6BC6" w:rsidRPr="009A0AC7">
        <w:rPr>
          <w:sz w:val="22"/>
          <w:szCs w:val="22"/>
        </w:rPr>
        <w:t>a.</w:t>
      </w:r>
      <w:r w:rsidR="00CA6BC6" w:rsidRPr="009A0AC7">
        <w:rPr>
          <w:sz w:val="22"/>
          <w:szCs w:val="22"/>
        </w:rPr>
        <w:tab/>
        <w:t>Plutonium in any form with a plutonium isotopic assay of plutonium-238 of</w:t>
      </w:r>
      <w:r w:rsidR="00CA6BC6" w:rsidRPr="009A0AC7">
        <w:rPr>
          <w:b/>
          <w:sz w:val="22"/>
          <w:szCs w:val="22"/>
        </w:rPr>
        <w:t xml:space="preserve"> </w:t>
      </w:r>
      <w:r w:rsidR="00CA6BC6" w:rsidRPr="009A0AC7">
        <w:rPr>
          <w:sz w:val="22"/>
          <w:szCs w:val="22"/>
        </w:rPr>
        <w:t>more than 50% by weight;</w:t>
      </w:r>
    </w:p>
    <w:p w14:paraId="2DA25457" w14:textId="77777777" w:rsidR="00CA6BC6" w:rsidRPr="009A0AC7" w:rsidRDefault="00CA6BC6" w:rsidP="00153AC5">
      <w:pPr>
        <w:pStyle w:val="1A1anote1"/>
        <w:spacing w:before="60"/>
        <w:ind w:left="2381" w:hanging="782"/>
        <w:rPr>
          <w:i/>
          <w:sz w:val="22"/>
          <w:szCs w:val="22"/>
        </w:rPr>
      </w:pPr>
      <w:r w:rsidRPr="009A0AC7">
        <w:rPr>
          <w:i/>
          <w:sz w:val="22"/>
          <w:szCs w:val="22"/>
          <w:u w:val="single"/>
        </w:rPr>
        <w:t>Note</w:t>
      </w:r>
      <w:r w:rsidRPr="009A0AC7">
        <w:rPr>
          <w:i/>
          <w:sz w:val="22"/>
          <w:szCs w:val="22"/>
        </w:rPr>
        <w:tab/>
        <w:t>1.C.12.a. does not apply to:</w:t>
      </w:r>
    </w:p>
    <w:p w14:paraId="478A4D38" w14:textId="77777777" w:rsidR="00CA6BC6" w:rsidRPr="009A0AC7" w:rsidRDefault="00CA6BC6">
      <w:pPr>
        <w:pStyle w:val="1A1anote1a"/>
        <w:rPr>
          <w:i/>
          <w:sz w:val="22"/>
          <w:szCs w:val="22"/>
        </w:rPr>
      </w:pPr>
      <w:r w:rsidRPr="009A0AC7">
        <w:rPr>
          <w:i/>
          <w:sz w:val="22"/>
          <w:szCs w:val="22"/>
        </w:rPr>
        <w:t>a.</w:t>
      </w:r>
      <w:r w:rsidRPr="009A0AC7">
        <w:rPr>
          <w:i/>
          <w:sz w:val="22"/>
          <w:szCs w:val="22"/>
        </w:rPr>
        <w:tab/>
        <w:t>Shipments with a plutonium content of 1 g or less;</w:t>
      </w:r>
    </w:p>
    <w:p w14:paraId="1FC13F5A" w14:textId="77777777" w:rsidR="00CA6BC6" w:rsidRPr="009A0AC7" w:rsidRDefault="00CA6BC6" w:rsidP="008D4415">
      <w:pPr>
        <w:pStyle w:val="1A1anote1a"/>
        <w:jc w:val="both"/>
        <w:rPr>
          <w:i/>
          <w:sz w:val="22"/>
          <w:szCs w:val="22"/>
        </w:rPr>
      </w:pPr>
      <w:r w:rsidRPr="009A0AC7">
        <w:rPr>
          <w:i/>
          <w:sz w:val="22"/>
          <w:szCs w:val="22"/>
        </w:rPr>
        <w:t>b.</w:t>
      </w:r>
      <w:r w:rsidRPr="009A0AC7">
        <w:rPr>
          <w:i/>
          <w:sz w:val="22"/>
          <w:szCs w:val="22"/>
        </w:rPr>
        <w:tab/>
        <w:t>Shipments of 3</w:t>
      </w:r>
      <w:r w:rsidRPr="009A0AC7">
        <w:rPr>
          <w:b/>
          <w:i/>
          <w:sz w:val="22"/>
          <w:szCs w:val="22"/>
        </w:rPr>
        <w:t xml:space="preserve"> </w:t>
      </w:r>
      <w:r w:rsidR="0007090A" w:rsidRPr="009A0AC7">
        <w:rPr>
          <w:i/>
          <w:sz w:val="22"/>
          <w:szCs w:val="22"/>
        </w:rPr>
        <w:t>'</w:t>
      </w:r>
      <w:r w:rsidRPr="009A0AC7">
        <w:rPr>
          <w:i/>
          <w:sz w:val="22"/>
          <w:szCs w:val="22"/>
        </w:rPr>
        <w:t>effective grams</w:t>
      </w:r>
      <w:r w:rsidR="0007090A" w:rsidRPr="009A0AC7">
        <w:rPr>
          <w:i/>
          <w:sz w:val="22"/>
          <w:szCs w:val="22"/>
        </w:rPr>
        <w:t>'</w:t>
      </w:r>
      <w:r w:rsidRPr="009A0AC7">
        <w:rPr>
          <w:i/>
          <w:sz w:val="22"/>
          <w:szCs w:val="22"/>
        </w:rPr>
        <w:t xml:space="preserve"> or less when contained in a sensing component in instruments.</w:t>
      </w:r>
    </w:p>
    <w:p w14:paraId="53A829A6" w14:textId="77777777" w:rsidR="0007090A" w:rsidRPr="009A0AC7" w:rsidRDefault="0007090A" w:rsidP="0007090A">
      <w:pPr>
        <w:pStyle w:val="1A1a"/>
        <w:tabs>
          <w:tab w:val="clear" w:pos="340"/>
          <w:tab w:val="clear" w:pos="700"/>
          <w:tab w:val="clear" w:pos="1179"/>
        </w:tabs>
        <w:spacing w:before="60"/>
        <w:ind w:left="2801" w:firstLine="11"/>
        <w:rPr>
          <w:i/>
          <w:sz w:val="22"/>
          <w:szCs w:val="22"/>
          <w:u w:val="single"/>
          <w:lang w:val="en-US"/>
        </w:rPr>
      </w:pPr>
      <w:r w:rsidRPr="009A0AC7">
        <w:rPr>
          <w:i/>
          <w:sz w:val="22"/>
          <w:szCs w:val="22"/>
          <w:u w:val="single"/>
          <w:lang w:val="en-US"/>
        </w:rPr>
        <w:t>Technical Note</w:t>
      </w:r>
    </w:p>
    <w:p w14:paraId="7552A9DB" w14:textId="77777777" w:rsidR="0007090A" w:rsidRPr="009A0AC7" w:rsidRDefault="009D5228" w:rsidP="0007090A">
      <w:pPr>
        <w:pStyle w:val="1A1a"/>
        <w:tabs>
          <w:tab w:val="clear" w:pos="340"/>
          <w:tab w:val="clear" w:pos="700"/>
          <w:tab w:val="clear" w:pos="1179"/>
        </w:tabs>
        <w:ind w:left="2800" w:firstLine="14"/>
        <w:jc w:val="both"/>
        <w:rPr>
          <w:i/>
          <w:sz w:val="22"/>
          <w:szCs w:val="22"/>
          <w:lang w:val="en-US"/>
        </w:rPr>
      </w:pPr>
      <w:r w:rsidRPr="009A0AC7">
        <w:rPr>
          <w:i/>
          <w:sz w:val="22"/>
          <w:szCs w:val="22"/>
          <w:lang w:val="en-US"/>
        </w:rPr>
        <w:t xml:space="preserve">For the purposes of 1.C.12. Note, </w:t>
      </w:r>
      <w:r w:rsidR="0007090A" w:rsidRPr="009A0AC7">
        <w:rPr>
          <w:i/>
          <w:sz w:val="22"/>
          <w:szCs w:val="22"/>
          <w:lang w:val="en-US"/>
        </w:rPr>
        <w:t>'</w:t>
      </w:r>
      <w:r w:rsidRPr="009A0AC7">
        <w:rPr>
          <w:i/>
          <w:sz w:val="22"/>
          <w:szCs w:val="22"/>
          <w:lang w:val="en-US"/>
        </w:rPr>
        <w:t>e</w:t>
      </w:r>
      <w:r w:rsidR="0007090A" w:rsidRPr="009A0AC7">
        <w:rPr>
          <w:i/>
          <w:sz w:val="22"/>
          <w:szCs w:val="22"/>
          <w:lang w:val="en-US"/>
        </w:rPr>
        <w:t>ffective grams' for plutonium isotope is defined as the isotope weight in grams.</w:t>
      </w:r>
    </w:p>
    <w:p w14:paraId="7F4B2D9E" w14:textId="77777777" w:rsidR="0007090A" w:rsidRPr="009A0AC7" w:rsidRDefault="0007090A">
      <w:pPr>
        <w:pStyle w:val="1A1a"/>
        <w:jc w:val="both"/>
        <w:rPr>
          <w:sz w:val="12"/>
          <w:szCs w:val="12"/>
        </w:rPr>
      </w:pPr>
    </w:p>
    <w:p w14:paraId="0221F85E" w14:textId="77777777" w:rsidR="00CA6BC6" w:rsidRPr="009A0AC7" w:rsidRDefault="004C2007" w:rsidP="0007090A">
      <w:pPr>
        <w:pStyle w:val="1A1a"/>
        <w:ind w:left="1582" w:hanging="1582"/>
        <w:jc w:val="both"/>
        <w:rPr>
          <w:sz w:val="22"/>
          <w:szCs w:val="22"/>
        </w:rPr>
      </w:pPr>
      <w:r w:rsidRPr="009A0AC7">
        <w:rPr>
          <w:sz w:val="22"/>
          <w:szCs w:val="22"/>
        </w:rPr>
        <w:t>1.</w:t>
      </w:r>
      <w:r w:rsidRPr="009A0AC7">
        <w:rPr>
          <w:sz w:val="22"/>
          <w:szCs w:val="22"/>
        </w:rPr>
        <w:tab/>
        <w:t>C.</w:t>
      </w:r>
      <w:r w:rsidRPr="009A0AC7">
        <w:rPr>
          <w:sz w:val="22"/>
          <w:szCs w:val="22"/>
        </w:rPr>
        <w:tab/>
        <w:t>12.</w:t>
      </w:r>
      <w:r w:rsidRPr="009A0AC7">
        <w:rPr>
          <w:sz w:val="22"/>
          <w:szCs w:val="22"/>
        </w:rPr>
        <w:tab/>
      </w:r>
      <w:r w:rsidR="0007090A" w:rsidRPr="009A0AC7">
        <w:rPr>
          <w:sz w:val="22"/>
          <w:szCs w:val="22"/>
        </w:rPr>
        <w:t>b.</w:t>
      </w:r>
      <w:r w:rsidR="0007090A" w:rsidRPr="009A0AC7">
        <w:rPr>
          <w:sz w:val="22"/>
          <w:szCs w:val="22"/>
        </w:rPr>
        <w:tab/>
        <w:t>'</w:t>
      </w:r>
      <w:r w:rsidR="00CA6BC6" w:rsidRPr="009A0AC7">
        <w:rPr>
          <w:sz w:val="22"/>
          <w:szCs w:val="22"/>
        </w:rPr>
        <w:t>Previously separated</w:t>
      </w:r>
      <w:r w:rsidR="0007090A" w:rsidRPr="009A0AC7">
        <w:rPr>
          <w:sz w:val="22"/>
          <w:szCs w:val="22"/>
        </w:rPr>
        <w:t>'</w:t>
      </w:r>
      <w:r w:rsidR="00CA6BC6" w:rsidRPr="009A0AC7">
        <w:rPr>
          <w:sz w:val="22"/>
          <w:szCs w:val="22"/>
        </w:rPr>
        <w:t xml:space="preserve"> neptunium-237 in any form.</w:t>
      </w:r>
    </w:p>
    <w:p w14:paraId="6C41EC43" w14:textId="77777777" w:rsidR="00CA6BC6" w:rsidRPr="009A0AC7" w:rsidRDefault="00CA6BC6" w:rsidP="0035114D">
      <w:pPr>
        <w:pStyle w:val="1A1anote1"/>
        <w:spacing w:before="60"/>
        <w:ind w:left="2381" w:hanging="782"/>
        <w:rPr>
          <w:i/>
          <w:sz w:val="22"/>
          <w:szCs w:val="22"/>
        </w:rPr>
      </w:pPr>
      <w:r w:rsidRPr="009A0AC7">
        <w:rPr>
          <w:i/>
          <w:sz w:val="22"/>
          <w:szCs w:val="22"/>
          <w:u w:val="single"/>
        </w:rPr>
        <w:t>Note</w:t>
      </w:r>
      <w:r w:rsidRPr="009A0AC7">
        <w:rPr>
          <w:i/>
          <w:sz w:val="22"/>
          <w:szCs w:val="22"/>
        </w:rPr>
        <w:tab/>
        <w:t>1.C.12.b. does not apply to shipments with a neptunium-237 content of 1 g or less.</w:t>
      </w:r>
    </w:p>
    <w:p w14:paraId="3811B670" w14:textId="77777777" w:rsidR="0007090A" w:rsidRPr="009A0AC7" w:rsidRDefault="0007090A" w:rsidP="0007090A">
      <w:pPr>
        <w:pStyle w:val="1A1a"/>
        <w:tabs>
          <w:tab w:val="clear" w:pos="340"/>
          <w:tab w:val="clear" w:pos="700"/>
          <w:tab w:val="clear" w:pos="1179"/>
        </w:tabs>
        <w:spacing w:before="60"/>
        <w:ind w:left="1610" w:right="-23" w:firstLine="0"/>
        <w:jc w:val="both"/>
        <w:rPr>
          <w:i/>
          <w:sz w:val="22"/>
          <w:szCs w:val="22"/>
          <w:u w:val="single"/>
        </w:rPr>
      </w:pPr>
      <w:r w:rsidRPr="009A0AC7">
        <w:rPr>
          <w:i/>
          <w:sz w:val="22"/>
          <w:szCs w:val="22"/>
          <w:u w:val="single"/>
        </w:rPr>
        <w:t>Technical Note</w:t>
      </w:r>
    </w:p>
    <w:p w14:paraId="1A90A70E" w14:textId="77777777" w:rsidR="0007090A" w:rsidRPr="009A0AC7" w:rsidRDefault="009D5228" w:rsidP="0007090A">
      <w:pPr>
        <w:pStyle w:val="1A1a"/>
        <w:tabs>
          <w:tab w:val="clear" w:pos="340"/>
          <w:tab w:val="clear" w:pos="700"/>
          <w:tab w:val="clear" w:pos="1179"/>
          <w:tab w:val="left" w:pos="816"/>
          <w:tab w:val="left" w:pos="1086"/>
          <w:tab w:val="left" w:pos="1356"/>
          <w:tab w:val="left" w:pos="1626"/>
          <w:tab w:val="left" w:pos="1896"/>
          <w:tab w:val="left" w:pos="2166"/>
        </w:tabs>
        <w:ind w:left="1610" w:right="-23" w:firstLine="0"/>
        <w:jc w:val="both"/>
        <w:rPr>
          <w:i/>
          <w:sz w:val="22"/>
          <w:szCs w:val="22"/>
        </w:rPr>
      </w:pPr>
      <w:r w:rsidRPr="009A0AC7">
        <w:rPr>
          <w:i/>
          <w:sz w:val="22"/>
          <w:szCs w:val="22"/>
        </w:rPr>
        <w:t xml:space="preserve">For the purposes of 1.C.12.b., </w:t>
      </w:r>
      <w:r w:rsidR="0007090A" w:rsidRPr="009A0AC7">
        <w:rPr>
          <w:i/>
          <w:sz w:val="22"/>
          <w:szCs w:val="22"/>
        </w:rPr>
        <w:t>'</w:t>
      </w:r>
      <w:r w:rsidRPr="009A0AC7">
        <w:rPr>
          <w:i/>
          <w:sz w:val="22"/>
          <w:szCs w:val="22"/>
        </w:rPr>
        <w:t>p</w:t>
      </w:r>
      <w:r w:rsidR="0007090A" w:rsidRPr="009A0AC7">
        <w:rPr>
          <w:i/>
          <w:sz w:val="22"/>
          <w:szCs w:val="22"/>
        </w:rPr>
        <w:t>reviously separated' is the application of any process intended to increase the concentration of the controlled isotope.</w:t>
      </w:r>
    </w:p>
    <w:p w14:paraId="3A6578B0" w14:textId="77777777" w:rsidR="00F06F07" w:rsidRPr="009A0AC7" w:rsidRDefault="00F06F07">
      <w:pPr>
        <w:pStyle w:val="1A1anote1a"/>
        <w:ind w:left="0" w:firstLine="0"/>
        <w:jc w:val="both"/>
        <w:rPr>
          <w:sz w:val="16"/>
          <w:szCs w:val="16"/>
        </w:rPr>
      </w:pPr>
    </w:p>
    <w:p w14:paraId="61D3BF0B" w14:textId="77777777" w:rsidR="00073691" w:rsidRPr="009A0AC7" w:rsidRDefault="00073691">
      <w:pPr>
        <w:pStyle w:val="1A1anote1a"/>
        <w:ind w:left="0" w:firstLine="0"/>
        <w:jc w:val="both"/>
        <w:rPr>
          <w:sz w:val="16"/>
          <w:szCs w:val="16"/>
        </w:rPr>
      </w:pPr>
    </w:p>
    <w:p w14:paraId="1354F14D" w14:textId="77777777" w:rsidR="0096333A" w:rsidRPr="009A0AC7" w:rsidRDefault="0096333A">
      <w:pPr>
        <w:pStyle w:val="1A1anote1a"/>
        <w:ind w:left="0" w:firstLine="0"/>
        <w:jc w:val="both"/>
        <w:rPr>
          <w:sz w:val="16"/>
          <w:szCs w:val="16"/>
        </w:rPr>
      </w:pPr>
    </w:p>
    <w:p w14:paraId="3CB9C474" w14:textId="77777777" w:rsidR="0096333A" w:rsidRPr="009A0AC7" w:rsidRDefault="0096333A">
      <w:pPr>
        <w:pStyle w:val="1A1anote1a"/>
        <w:ind w:left="0" w:firstLine="0"/>
        <w:jc w:val="both"/>
        <w:rPr>
          <w:sz w:val="16"/>
          <w:szCs w:val="16"/>
        </w:rPr>
      </w:pPr>
    </w:p>
    <w:p w14:paraId="3DB279CC" w14:textId="77777777" w:rsidR="0096333A" w:rsidRPr="009A0AC7" w:rsidRDefault="0096333A">
      <w:pPr>
        <w:pStyle w:val="1A1anote1a"/>
        <w:ind w:left="0" w:firstLine="0"/>
        <w:jc w:val="both"/>
        <w:rPr>
          <w:sz w:val="16"/>
          <w:szCs w:val="16"/>
        </w:rPr>
      </w:pPr>
    </w:p>
    <w:p w14:paraId="02F750EB" w14:textId="77777777" w:rsidR="0096333A" w:rsidRPr="009A0AC7" w:rsidRDefault="0096333A">
      <w:pPr>
        <w:pStyle w:val="1A1anote1a"/>
        <w:ind w:left="0" w:firstLine="0"/>
        <w:jc w:val="both"/>
        <w:rPr>
          <w:sz w:val="16"/>
          <w:szCs w:val="16"/>
        </w:rPr>
      </w:pPr>
    </w:p>
    <w:p w14:paraId="64E7F79F" w14:textId="77777777" w:rsidR="0096333A" w:rsidRPr="009A0AC7" w:rsidRDefault="0096333A">
      <w:pPr>
        <w:pStyle w:val="1A1anote1a"/>
        <w:ind w:left="0" w:firstLine="0"/>
        <w:jc w:val="both"/>
        <w:rPr>
          <w:sz w:val="16"/>
          <w:szCs w:val="16"/>
        </w:rPr>
      </w:pPr>
    </w:p>
    <w:p w14:paraId="32138E12" w14:textId="77777777" w:rsidR="0096333A" w:rsidRPr="009A0AC7" w:rsidRDefault="0096333A">
      <w:pPr>
        <w:pStyle w:val="1A1anote1a"/>
        <w:ind w:left="0" w:firstLine="0"/>
        <w:jc w:val="both"/>
        <w:rPr>
          <w:sz w:val="16"/>
          <w:szCs w:val="16"/>
        </w:rPr>
      </w:pPr>
    </w:p>
    <w:p w14:paraId="333E03F5" w14:textId="77777777" w:rsidR="0096333A" w:rsidRPr="009A0AC7" w:rsidRDefault="0096333A">
      <w:pPr>
        <w:pStyle w:val="1A1anote1a"/>
        <w:ind w:left="0" w:firstLine="0"/>
        <w:jc w:val="both"/>
        <w:rPr>
          <w:sz w:val="22"/>
          <w:szCs w:val="22"/>
        </w:rPr>
      </w:pPr>
    </w:p>
    <w:p w14:paraId="6D2AA96A" w14:textId="77777777" w:rsidR="00CA6BC6" w:rsidRPr="009A0AC7" w:rsidRDefault="00CA6BC6">
      <w:pPr>
        <w:pStyle w:val="1A1"/>
        <w:ind w:right="-22"/>
        <w:jc w:val="both"/>
        <w:rPr>
          <w:sz w:val="22"/>
          <w:szCs w:val="22"/>
        </w:rPr>
      </w:pPr>
      <w:r w:rsidRPr="009A0AC7">
        <w:rPr>
          <w:sz w:val="22"/>
          <w:szCs w:val="22"/>
        </w:rPr>
        <w:lastRenderedPageBreak/>
        <w:t>1.</w:t>
      </w:r>
      <w:r w:rsidRPr="009A0AC7">
        <w:rPr>
          <w:sz w:val="22"/>
          <w:szCs w:val="22"/>
        </w:rPr>
        <w:tab/>
        <w:t>D.</w:t>
      </w:r>
      <w:r w:rsidRPr="009A0AC7">
        <w:rPr>
          <w:sz w:val="22"/>
          <w:szCs w:val="22"/>
        </w:rPr>
        <w:tab/>
      </w:r>
      <w:r w:rsidRPr="009A0AC7">
        <w:rPr>
          <w:sz w:val="22"/>
          <w:szCs w:val="22"/>
          <w:u w:val="single"/>
        </w:rPr>
        <w:t>SOFTWARE</w:t>
      </w:r>
    </w:p>
    <w:p w14:paraId="18B2386D" w14:textId="77777777" w:rsidR="00CA6BC6" w:rsidRPr="009A0AC7" w:rsidRDefault="00CA6BC6">
      <w:pPr>
        <w:pStyle w:val="1A1"/>
        <w:ind w:right="-22"/>
        <w:jc w:val="both"/>
        <w:rPr>
          <w:sz w:val="16"/>
          <w:szCs w:val="16"/>
        </w:rPr>
      </w:pPr>
    </w:p>
    <w:p w14:paraId="082B7D40" w14:textId="77777777" w:rsidR="00CA6BC6" w:rsidRPr="009A0AC7" w:rsidRDefault="00073691">
      <w:pPr>
        <w:pStyle w:val="1A1"/>
        <w:ind w:right="-22"/>
        <w:jc w:val="both"/>
        <w:rPr>
          <w:sz w:val="22"/>
          <w:szCs w:val="22"/>
        </w:rPr>
      </w:pPr>
      <w:r w:rsidRPr="009A0AC7">
        <w:rPr>
          <w:sz w:val="22"/>
          <w:szCs w:val="22"/>
        </w:rPr>
        <w:t>1.</w:t>
      </w:r>
      <w:r w:rsidRPr="009A0AC7">
        <w:rPr>
          <w:sz w:val="22"/>
          <w:szCs w:val="22"/>
        </w:rPr>
        <w:tab/>
        <w:t>D.</w:t>
      </w:r>
      <w:r w:rsidRPr="009A0AC7">
        <w:rPr>
          <w:sz w:val="22"/>
          <w:szCs w:val="22"/>
        </w:rPr>
        <w:tab/>
      </w:r>
      <w:r w:rsidR="00CA6BC6" w:rsidRPr="009A0AC7">
        <w:rPr>
          <w:sz w:val="22"/>
          <w:szCs w:val="22"/>
        </w:rPr>
        <w:t>1.</w:t>
      </w:r>
      <w:r w:rsidR="00CA6BC6" w:rsidRPr="009A0AC7">
        <w:rPr>
          <w:sz w:val="22"/>
          <w:szCs w:val="22"/>
        </w:rPr>
        <w:tab/>
        <w:t xml:space="preserve">"Software" specially designed or modified for the "development", "production" or "use" of equipment specified </w:t>
      </w:r>
      <w:r w:rsidR="007C5B3E" w:rsidRPr="009A0AC7">
        <w:rPr>
          <w:sz w:val="22"/>
          <w:szCs w:val="22"/>
        </w:rPr>
        <w:t>in</w:t>
      </w:r>
      <w:r w:rsidR="00CA6BC6" w:rsidRPr="009A0AC7">
        <w:rPr>
          <w:sz w:val="22"/>
          <w:szCs w:val="22"/>
        </w:rPr>
        <w:t xml:space="preserve"> 1.B.</w:t>
      </w:r>
    </w:p>
    <w:p w14:paraId="0770B6F4" w14:textId="77777777" w:rsidR="00CA6BC6" w:rsidRPr="009A0AC7" w:rsidRDefault="00CA6BC6" w:rsidP="00F95BE0">
      <w:pPr>
        <w:pStyle w:val="1A1"/>
        <w:spacing w:before="120"/>
        <w:ind w:left="1123" w:right="-23" w:hanging="1123"/>
        <w:jc w:val="both"/>
        <w:rPr>
          <w:sz w:val="22"/>
          <w:szCs w:val="22"/>
        </w:rPr>
      </w:pPr>
      <w:r w:rsidRPr="009A0AC7">
        <w:rPr>
          <w:sz w:val="22"/>
          <w:szCs w:val="22"/>
        </w:rPr>
        <w:tab/>
      </w:r>
      <w:r w:rsidRPr="009A0AC7">
        <w:rPr>
          <w:sz w:val="22"/>
          <w:szCs w:val="22"/>
        </w:rPr>
        <w:tab/>
        <w:t>2.</w:t>
      </w:r>
      <w:r w:rsidRPr="009A0AC7">
        <w:rPr>
          <w:sz w:val="22"/>
          <w:szCs w:val="22"/>
        </w:rPr>
        <w:tab/>
        <w:t>"Software" for the "development" of organic "matrix", metal "matrix" or carbon "matrix" laminates or "composites".</w:t>
      </w:r>
    </w:p>
    <w:p w14:paraId="0A2752AF" w14:textId="77777777" w:rsidR="00CA6BC6" w:rsidRPr="009A0AC7" w:rsidRDefault="00CA6BC6" w:rsidP="00073691">
      <w:pPr>
        <w:pStyle w:val="1A1"/>
        <w:spacing w:before="120"/>
        <w:ind w:left="1123" w:right="-23" w:hanging="1123"/>
        <w:jc w:val="both"/>
        <w:rPr>
          <w:sz w:val="22"/>
          <w:szCs w:val="22"/>
        </w:rPr>
      </w:pPr>
      <w:r w:rsidRPr="009A0AC7">
        <w:rPr>
          <w:sz w:val="22"/>
          <w:szCs w:val="22"/>
        </w:rPr>
        <w:tab/>
      </w:r>
      <w:r w:rsidRPr="009A0AC7">
        <w:rPr>
          <w:sz w:val="22"/>
          <w:szCs w:val="22"/>
        </w:rPr>
        <w:tab/>
        <w:t>3.</w:t>
      </w:r>
      <w:r w:rsidRPr="009A0AC7">
        <w:rPr>
          <w:sz w:val="22"/>
          <w:szCs w:val="22"/>
        </w:rPr>
        <w:tab/>
        <w:t xml:space="preserve">"Software" specially designed or modified to enable equipment to perform the functions of equipment specified </w:t>
      </w:r>
      <w:r w:rsidR="007C5B3E" w:rsidRPr="009A0AC7">
        <w:rPr>
          <w:sz w:val="22"/>
          <w:szCs w:val="22"/>
        </w:rPr>
        <w:t>in</w:t>
      </w:r>
      <w:r w:rsidRPr="009A0AC7">
        <w:rPr>
          <w:sz w:val="22"/>
          <w:szCs w:val="22"/>
        </w:rPr>
        <w:t xml:space="preserve"> 1.A.4.c. or 1.A.4.d.</w:t>
      </w:r>
    </w:p>
    <w:p w14:paraId="219BC537" w14:textId="77777777" w:rsidR="00CA6BC6" w:rsidRPr="009A0AC7" w:rsidRDefault="00CA6BC6">
      <w:pPr>
        <w:pStyle w:val="1A"/>
        <w:tabs>
          <w:tab w:val="left" w:pos="3140"/>
        </w:tabs>
        <w:jc w:val="both"/>
        <w:rPr>
          <w:sz w:val="16"/>
          <w:szCs w:val="16"/>
        </w:rPr>
      </w:pPr>
    </w:p>
    <w:p w14:paraId="6FE986F3" w14:textId="77777777" w:rsidR="00F06F07" w:rsidRPr="009A0AC7" w:rsidRDefault="00F06F07">
      <w:pPr>
        <w:pStyle w:val="1A"/>
        <w:tabs>
          <w:tab w:val="left" w:pos="3140"/>
        </w:tabs>
        <w:jc w:val="both"/>
        <w:rPr>
          <w:sz w:val="16"/>
          <w:szCs w:val="16"/>
        </w:rPr>
      </w:pPr>
    </w:p>
    <w:p w14:paraId="6CEB0C6A" w14:textId="77777777" w:rsidR="00CA6BC6" w:rsidRPr="009A0AC7" w:rsidRDefault="00CA6BC6">
      <w:pPr>
        <w:pStyle w:val="1A"/>
        <w:tabs>
          <w:tab w:val="left" w:pos="3140"/>
        </w:tabs>
        <w:jc w:val="both"/>
        <w:rPr>
          <w:sz w:val="22"/>
          <w:szCs w:val="22"/>
        </w:rPr>
      </w:pPr>
      <w:r w:rsidRPr="009A0AC7">
        <w:rPr>
          <w:sz w:val="22"/>
          <w:szCs w:val="22"/>
        </w:rPr>
        <w:t>1.</w:t>
      </w:r>
      <w:r w:rsidRPr="009A0AC7">
        <w:rPr>
          <w:sz w:val="22"/>
          <w:szCs w:val="22"/>
        </w:rPr>
        <w:tab/>
        <w:t>E.</w:t>
      </w:r>
      <w:r w:rsidRPr="009A0AC7">
        <w:rPr>
          <w:sz w:val="22"/>
          <w:szCs w:val="22"/>
        </w:rPr>
        <w:tab/>
      </w:r>
      <w:r w:rsidRPr="009A0AC7">
        <w:rPr>
          <w:sz w:val="22"/>
          <w:szCs w:val="22"/>
          <w:u w:val="single"/>
        </w:rPr>
        <w:t>TECHNOLOGY</w:t>
      </w:r>
    </w:p>
    <w:p w14:paraId="10482D54" w14:textId="77777777" w:rsidR="00CA6BC6" w:rsidRPr="009A0AC7" w:rsidRDefault="00CA6BC6">
      <w:pPr>
        <w:pStyle w:val="1A"/>
        <w:jc w:val="both"/>
        <w:rPr>
          <w:sz w:val="16"/>
          <w:szCs w:val="16"/>
        </w:rPr>
      </w:pPr>
    </w:p>
    <w:p w14:paraId="3BFFBBDE"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E.</w:t>
      </w:r>
      <w:r w:rsidRPr="009A0AC7">
        <w:rPr>
          <w:sz w:val="22"/>
          <w:szCs w:val="22"/>
        </w:rPr>
        <w:tab/>
        <w:t>1.</w:t>
      </w:r>
      <w:r w:rsidRPr="009A0AC7">
        <w:rPr>
          <w:sz w:val="22"/>
          <w:szCs w:val="22"/>
        </w:rPr>
        <w:tab/>
        <w:t xml:space="preserve">"Technology" according to the General Technology Note for the "development" or "production" of equipment or materials specified </w:t>
      </w:r>
      <w:r w:rsidR="007C5B3E" w:rsidRPr="009A0AC7">
        <w:rPr>
          <w:sz w:val="22"/>
          <w:szCs w:val="22"/>
        </w:rPr>
        <w:t>in</w:t>
      </w:r>
      <w:r w:rsidRPr="009A0AC7">
        <w:rPr>
          <w:sz w:val="22"/>
          <w:szCs w:val="22"/>
        </w:rPr>
        <w:t xml:space="preserve"> 1.A.2. to 1.A.5., 1.A.6.b., 1.A.7., 1.B. or 1.C.</w:t>
      </w:r>
    </w:p>
    <w:p w14:paraId="5CD71102" w14:textId="77777777" w:rsidR="00CA6BC6" w:rsidRPr="009A0AC7" w:rsidRDefault="00CA6BC6">
      <w:pPr>
        <w:pStyle w:val="1A1"/>
        <w:ind w:right="-22"/>
        <w:jc w:val="both"/>
        <w:rPr>
          <w:sz w:val="16"/>
          <w:szCs w:val="16"/>
        </w:rPr>
      </w:pPr>
    </w:p>
    <w:p w14:paraId="41B46001" w14:textId="77777777" w:rsidR="00CA6BC6" w:rsidRPr="009A0AC7" w:rsidRDefault="00CA6BC6">
      <w:pPr>
        <w:pStyle w:val="1A1"/>
        <w:ind w:right="-22"/>
        <w:jc w:val="both"/>
        <w:rPr>
          <w:sz w:val="22"/>
          <w:szCs w:val="22"/>
        </w:rPr>
      </w:pPr>
      <w:r w:rsidRPr="009A0AC7">
        <w:rPr>
          <w:sz w:val="22"/>
          <w:szCs w:val="22"/>
        </w:rPr>
        <w:t>1.</w:t>
      </w:r>
      <w:r w:rsidRPr="009A0AC7">
        <w:rPr>
          <w:sz w:val="22"/>
          <w:szCs w:val="22"/>
        </w:rPr>
        <w:tab/>
        <w:t>E.</w:t>
      </w:r>
      <w:r w:rsidRPr="009A0AC7">
        <w:rPr>
          <w:sz w:val="22"/>
          <w:szCs w:val="22"/>
        </w:rPr>
        <w:tab/>
        <w:t>2.</w:t>
      </w:r>
      <w:r w:rsidRPr="009A0AC7">
        <w:rPr>
          <w:sz w:val="22"/>
          <w:szCs w:val="22"/>
        </w:rPr>
        <w:tab/>
        <w:t>Other "technology" as follows:</w:t>
      </w:r>
    </w:p>
    <w:p w14:paraId="3FD3DDE1" w14:textId="77777777" w:rsidR="00CA6BC6" w:rsidRPr="009A0AC7" w:rsidRDefault="00CA6BC6" w:rsidP="00EB43FF">
      <w:pPr>
        <w:pStyle w:val="1A1a"/>
        <w:ind w:left="1582" w:right="-23" w:hanging="1582"/>
        <w:jc w:val="both"/>
        <w:rPr>
          <w:sz w:val="22"/>
          <w:szCs w:val="22"/>
        </w:rPr>
      </w:pPr>
      <w:r w:rsidRPr="009A0AC7">
        <w:rPr>
          <w:sz w:val="22"/>
          <w:szCs w:val="22"/>
        </w:rPr>
        <w:tab/>
      </w:r>
      <w:r w:rsidRPr="009A0AC7">
        <w:rPr>
          <w:sz w:val="22"/>
          <w:szCs w:val="22"/>
        </w:rPr>
        <w:tab/>
      </w:r>
      <w:r w:rsidRPr="009A0AC7">
        <w:rPr>
          <w:sz w:val="22"/>
          <w:szCs w:val="22"/>
        </w:rPr>
        <w:tab/>
        <w:t>a.</w:t>
      </w:r>
      <w:r w:rsidRPr="009A0AC7">
        <w:rPr>
          <w:sz w:val="22"/>
          <w:szCs w:val="22"/>
        </w:rPr>
        <w:tab/>
        <w:t xml:space="preserve">"Technology" for the "development" or "production" of </w:t>
      </w:r>
      <w:proofErr w:type="spellStart"/>
      <w:r w:rsidRPr="009A0AC7">
        <w:rPr>
          <w:sz w:val="22"/>
          <w:szCs w:val="22"/>
        </w:rPr>
        <w:t>polybenzothiazoles</w:t>
      </w:r>
      <w:proofErr w:type="spellEnd"/>
      <w:r w:rsidRPr="009A0AC7">
        <w:rPr>
          <w:sz w:val="22"/>
          <w:szCs w:val="22"/>
        </w:rPr>
        <w:t xml:space="preserve"> or </w:t>
      </w:r>
      <w:proofErr w:type="spellStart"/>
      <w:r w:rsidRPr="009A0AC7">
        <w:rPr>
          <w:sz w:val="22"/>
          <w:szCs w:val="22"/>
        </w:rPr>
        <w:t>polybenzoxazoles</w:t>
      </w:r>
      <w:proofErr w:type="spellEnd"/>
      <w:r w:rsidRPr="009A0AC7">
        <w:rPr>
          <w:sz w:val="22"/>
          <w:szCs w:val="22"/>
        </w:rPr>
        <w:t>;</w:t>
      </w:r>
    </w:p>
    <w:p w14:paraId="3DF3E092" w14:textId="77777777" w:rsidR="00CA6BC6" w:rsidRPr="009A0AC7" w:rsidRDefault="00CA6BC6" w:rsidP="00284E99">
      <w:pPr>
        <w:pStyle w:val="1A1a"/>
        <w:ind w:left="1582" w:right="-23" w:hanging="1582"/>
        <w:jc w:val="both"/>
        <w:rPr>
          <w:sz w:val="22"/>
          <w:szCs w:val="22"/>
        </w:rPr>
      </w:pPr>
      <w:r w:rsidRPr="009A0AC7">
        <w:rPr>
          <w:sz w:val="22"/>
          <w:szCs w:val="22"/>
        </w:rPr>
        <w:tab/>
      </w:r>
      <w:r w:rsidRPr="009A0AC7">
        <w:rPr>
          <w:sz w:val="22"/>
          <w:szCs w:val="22"/>
        </w:rPr>
        <w:tab/>
      </w:r>
      <w:r w:rsidRPr="009A0AC7">
        <w:rPr>
          <w:sz w:val="22"/>
          <w:szCs w:val="22"/>
        </w:rPr>
        <w:tab/>
        <w:t>b.</w:t>
      </w:r>
      <w:r w:rsidRPr="009A0AC7">
        <w:rPr>
          <w:sz w:val="22"/>
          <w:szCs w:val="22"/>
        </w:rPr>
        <w:tab/>
        <w:t xml:space="preserve">"Technology" for the "development" or "production" of </w:t>
      </w:r>
      <w:proofErr w:type="spellStart"/>
      <w:r w:rsidRPr="009A0AC7">
        <w:rPr>
          <w:sz w:val="22"/>
          <w:szCs w:val="22"/>
        </w:rPr>
        <w:t>fluoroelastomer</w:t>
      </w:r>
      <w:proofErr w:type="spellEnd"/>
      <w:r w:rsidRPr="009A0AC7">
        <w:rPr>
          <w:sz w:val="22"/>
          <w:szCs w:val="22"/>
        </w:rPr>
        <w:t xml:space="preserve"> compounds containing at least one </w:t>
      </w:r>
      <w:proofErr w:type="spellStart"/>
      <w:r w:rsidRPr="009A0AC7">
        <w:rPr>
          <w:sz w:val="22"/>
          <w:szCs w:val="22"/>
        </w:rPr>
        <w:t>vinylether</w:t>
      </w:r>
      <w:proofErr w:type="spellEnd"/>
      <w:r w:rsidRPr="009A0AC7">
        <w:rPr>
          <w:sz w:val="22"/>
          <w:szCs w:val="22"/>
        </w:rPr>
        <w:t xml:space="preserve"> monomer;</w:t>
      </w:r>
    </w:p>
    <w:p w14:paraId="4FFB2717" w14:textId="77777777" w:rsidR="00CA6BC6" w:rsidRPr="009A0AC7" w:rsidRDefault="00CA6BC6" w:rsidP="00284E99">
      <w:pPr>
        <w:pStyle w:val="1A1a"/>
        <w:ind w:left="1582" w:right="-23" w:hanging="1582"/>
        <w:jc w:val="both"/>
        <w:rPr>
          <w:sz w:val="22"/>
          <w:szCs w:val="22"/>
        </w:rPr>
      </w:pPr>
      <w:r w:rsidRPr="009A0AC7">
        <w:rPr>
          <w:sz w:val="22"/>
          <w:szCs w:val="22"/>
        </w:rPr>
        <w:tab/>
      </w:r>
      <w:r w:rsidRPr="009A0AC7">
        <w:rPr>
          <w:sz w:val="22"/>
          <w:szCs w:val="22"/>
        </w:rPr>
        <w:tab/>
      </w:r>
      <w:r w:rsidRPr="009A0AC7">
        <w:rPr>
          <w:sz w:val="22"/>
          <w:szCs w:val="22"/>
        </w:rPr>
        <w:tab/>
        <w:t>c.</w:t>
      </w:r>
      <w:r w:rsidRPr="009A0AC7">
        <w:rPr>
          <w:sz w:val="22"/>
          <w:szCs w:val="22"/>
        </w:rPr>
        <w:tab/>
        <w:t xml:space="preserve">"Technology" for the design or "production" of the following </w:t>
      </w:r>
      <w:r w:rsidR="00DB4F7F" w:rsidRPr="009A0AC7">
        <w:rPr>
          <w:sz w:val="22"/>
          <w:szCs w:val="22"/>
        </w:rPr>
        <w:t>ceramic powders</w:t>
      </w:r>
      <w:r w:rsidRPr="009A0AC7">
        <w:rPr>
          <w:sz w:val="22"/>
          <w:szCs w:val="22"/>
        </w:rPr>
        <w:t xml:space="preserve"> or non-"composite" ceramic materials:</w:t>
      </w:r>
    </w:p>
    <w:p w14:paraId="71178654" w14:textId="77777777" w:rsidR="00CA6BC6" w:rsidRPr="009A0AC7" w:rsidRDefault="0058280A" w:rsidP="00F95BE0">
      <w:pPr>
        <w:pStyle w:val="1A1a1"/>
        <w:spacing w:before="120"/>
        <w:ind w:left="2064" w:right="-23" w:hanging="2041"/>
        <w:jc w:val="both"/>
        <w:rPr>
          <w:sz w:val="22"/>
          <w:szCs w:val="22"/>
        </w:rPr>
      </w:pPr>
      <w:r w:rsidRPr="009A0AC7">
        <w:rPr>
          <w:sz w:val="22"/>
          <w:szCs w:val="22"/>
        </w:rPr>
        <w:t>1.</w:t>
      </w:r>
      <w:r w:rsidRPr="009A0AC7">
        <w:rPr>
          <w:sz w:val="22"/>
          <w:szCs w:val="22"/>
        </w:rPr>
        <w:tab/>
        <w:t>E.</w:t>
      </w:r>
      <w:r w:rsidRPr="009A0AC7">
        <w:rPr>
          <w:sz w:val="22"/>
          <w:szCs w:val="22"/>
        </w:rPr>
        <w:tab/>
        <w:t>2.</w:t>
      </w:r>
      <w:r w:rsidRPr="009A0AC7">
        <w:rPr>
          <w:sz w:val="22"/>
          <w:szCs w:val="22"/>
        </w:rPr>
        <w:tab/>
        <w:t>c.</w:t>
      </w:r>
      <w:r w:rsidR="00BE52A9" w:rsidRPr="009A0AC7">
        <w:rPr>
          <w:sz w:val="22"/>
          <w:szCs w:val="22"/>
        </w:rPr>
        <w:tab/>
      </w:r>
      <w:r w:rsidR="00CA6BC6" w:rsidRPr="009A0AC7">
        <w:rPr>
          <w:sz w:val="22"/>
          <w:szCs w:val="22"/>
        </w:rPr>
        <w:t>1.</w:t>
      </w:r>
      <w:r w:rsidR="00CA6BC6" w:rsidRPr="009A0AC7">
        <w:rPr>
          <w:sz w:val="22"/>
          <w:szCs w:val="22"/>
        </w:rPr>
        <w:tab/>
      </w:r>
      <w:r w:rsidR="00DB4F7F" w:rsidRPr="009A0AC7">
        <w:rPr>
          <w:sz w:val="22"/>
          <w:szCs w:val="22"/>
        </w:rPr>
        <w:t>Ceramic powders</w:t>
      </w:r>
      <w:r w:rsidR="00CA6BC6" w:rsidRPr="009A0AC7">
        <w:rPr>
          <w:sz w:val="22"/>
          <w:szCs w:val="22"/>
        </w:rPr>
        <w:t xml:space="preserve"> having all of the following:</w:t>
      </w:r>
    </w:p>
    <w:p w14:paraId="2E8930B7" w14:textId="77777777" w:rsidR="00CA6BC6" w:rsidRPr="009A0AC7" w:rsidRDefault="00BE52A9">
      <w:pPr>
        <w:pStyle w:val="1A1a1a"/>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00CA6BC6" w:rsidRPr="009A0AC7">
        <w:rPr>
          <w:sz w:val="22"/>
          <w:szCs w:val="22"/>
        </w:rPr>
        <w:t>a.</w:t>
      </w:r>
      <w:r w:rsidR="00CA6BC6" w:rsidRPr="009A0AC7">
        <w:rPr>
          <w:sz w:val="22"/>
          <w:szCs w:val="22"/>
        </w:rPr>
        <w:tab/>
        <w:t>Any of the following compositions:</w:t>
      </w:r>
    </w:p>
    <w:p w14:paraId="601E9B0B" w14:textId="77777777" w:rsidR="00CA6BC6" w:rsidRPr="009A0AC7" w:rsidRDefault="00CA6BC6">
      <w:pPr>
        <w:pStyle w:val="1A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Single or complex oxides of zirconium and complex oxides of silicon or aluminium;</w:t>
      </w:r>
    </w:p>
    <w:p w14:paraId="112EE88A" w14:textId="77777777" w:rsidR="00CA6BC6" w:rsidRPr="009A0AC7" w:rsidRDefault="00CA6BC6">
      <w:pPr>
        <w:pStyle w:val="1A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Single nitrides of boron (cubic crystalline forms);</w:t>
      </w:r>
    </w:p>
    <w:p w14:paraId="4F9BAD0E" w14:textId="77777777" w:rsidR="00CA6BC6" w:rsidRPr="009A0AC7" w:rsidRDefault="00CA6BC6">
      <w:pPr>
        <w:pStyle w:val="1A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3.</w:t>
      </w:r>
      <w:r w:rsidRPr="009A0AC7">
        <w:rPr>
          <w:sz w:val="22"/>
          <w:szCs w:val="22"/>
        </w:rPr>
        <w:tab/>
        <w:t xml:space="preserve">Single or complex carbides of silicon or boron; </w:t>
      </w:r>
      <w:r w:rsidRPr="009A0AC7">
        <w:rPr>
          <w:sz w:val="22"/>
          <w:szCs w:val="22"/>
          <w:u w:val="single"/>
        </w:rPr>
        <w:t>or</w:t>
      </w:r>
    </w:p>
    <w:p w14:paraId="224AD166" w14:textId="77777777" w:rsidR="00CA6BC6" w:rsidRPr="009A0AC7" w:rsidRDefault="00CA6BC6">
      <w:pPr>
        <w:pStyle w:val="1A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4.</w:t>
      </w:r>
      <w:r w:rsidRPr="009A0AC7">
        <w:rPr>
          <w:sz w:val="22"/>
          <w:szCs w:val="22"/>
        </w:rPr>
        <w:tab/>
        <w:t>Single or complex nitrides of silicon;</w:t>
      </w:r>
    </w:p>
    <w:p w14:paraId="2B4FEB55" w14:textId="77777777" w:rsidR="00CA6BC6" w:rsidRPr="009A0AC7" w:rsidRDefault="00284E99" w:rsidP="00F95BE0">
      <w:pPr>
        <w:pStyle w:val="1A1a1a"/>
        <w:spacing w:before="120"/>
        <w:ind w:right="-23"/>
        <w:jc w:val="both"/>
        <w:rPr>
          <w:sz w:val="22"/>
          <w:szCs w:val="22"/>
        </w:rPr>
      </w:pPr>
      <w:r w:rsidRPr="009A0AC7">
        <w:rPr>
          <w:sz w:val="22"/>
          <w:szCs w:val="22"/>
        </w:rPr>
        <w:tab/>
      </w:r>
      <w:r w:rsidRPr="009A0AC7">
        <w:rPr>
          <w:sz w:val="22"/>
          <w:szCs w:val="22"/>
        </w:rPr>
        <w:tab/>
      </w:r>
      <w:r w:rsidR="00BE52A9" w:rsidRPr="009A0AC7">
        <w:rPr>
          <w:sz w:val="22"/>
          <w:szCs w:val="22"/>
        </w:rPr>
        <w:tab/>
      </w:r>
      <w:r w:rsidRPr="009A0AC7">
        <w:rPr>
          <w:sz w:val="22"/>
          <w:szCs w:val="22"/>
        </w:rPr>
        <w:tab/>
      </w:r>
      <w:r w:rsidR="00BE52A9" w:rsidRPr="009A0AC7">
        <w:rPr>
          <w:sz w:val="22"/>
          <w:szCs w:val="22"/>
        </w:rPr>
        <w:tab/>
      </w:r>
      <w:r w:rsidR="00CA6BC6" w:rsidRPr="009A0AC7">
        <w:rPr>
          <w:sz w:val="22"/>
          <w:szCs w:val="22"/>
        </w:rPr>
        <w:t>b.</w:t>
      </w:r>
      <w:r w:rsidR="00CA6BC6" w:rsidRPr="009A0AC7">
        <w:rPr>
          <w:sz w:val="22"/>
          <w:szCs w:val="22"/>
        </w:rPr>
        <w:tab/>
        <w:t>Any of the following total metallic impurities (excluding intentional additions):</w:t>
      </w:r>
    </w:p>
    <w:p w14:paraId="3403D4FA" w14:textId="77777777" w:rsidR="00CA6BC6" w:rsidRPr="009A0AC7" w:rsidRDefault="00CA6BC6">
      <w:pPr>
        <w:pStyle w:val="1A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1.</w:t>
      </w:r>
      <w:r w:rsidRPr="009A0AC7">
        <w:rPr>
          <w:sz w:val="22"/>
          <w:szCs w:val="22"/>
        </w:rPr>
        <w:tab/>
        <w:t xml:space="preserve">Less than 1,000 ppm for single oxides or carbides; </w:t>
      </w:r>
      <w:r w:rsidRPr="009A0AC7">
        <w:rPr>
          <w:sz w:val="22"/>
          <w:szCs w:val="22"/>
          <w:u w:val="single"/>
        </w:rPr>
        <w:t>or</w:t>
      </w:r>
    </w:p>
    <w:p w14:paraId="120E3E09" w14:textId="77777777" w:rsidR="00CA6BC6" w:rsidRPr="009A0AC7" w:rsidRDefault="00CA6BC6">
      <w:pPr>
        <w:pStyle w:val="1A1a1a1"/>
        <w:ind w:right="-22"/>
        <w:jc w:val="both"/>
        <w:rPr>
          <w:sz w:val="22"/>
          <w:szCs w:val="22"/>
        </w:rPr>
      </w:pP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r>
      <w:r w:rsidRPr="009A0AC7">
        <w:rPr>
          <w:sz w:val="22"/>
          <w:szCs w:val="22"/>
        </w:rPr>
        <w:tab/>
        <w:t>2.</w:t>
      </w:r>
      <w:r w:rsidRPr="009A0AC7">
        <w:rPr>
          <w:sz w:val="22"/>
          <w:szCs w:val="22"/>
        </w:rPr>
        <w:tab/>
        <w:t xml:space="preserve">Less than 5,000 ppm for complex compounds or single nitrides; </w:t>
      </w:r>
      <w:r w:rsidRPr="009A0AC7">
        <w:rPr>
          <w:sz w:val="22"/>
          <w:szCs w:val="22"/>
          <w:u w:val="single"/>
        </w:rPr>
        <w:t>and</w:t>
      </w:r>
    </w:p>
    <w:p w14:paraId="476E901F" w14:textId="77777777" w:rsidR="00CA6BC6" w:rsidRPr="009A0AC7" w:rsidRDefault="0039716D" w:rsidP="00F95BE0">
      <w:pPr>
        <w:pStyle w:val="1A1a1a"/>
        <w:spacing w:before="120"/>
        <w:ind w:right="-23"/>
        <w:jc w:val="both"/>
        <w:rPr>
          <w:sz w:val="22"/>
          <w:szCs w:val="22"/>
        </w:rPr>
      </w:pPr>
      <w:r w:rsidRPr="009A0AC7">
        <w:rPr>
          <w:sz w:val="22"/>
          <w:szCs w:val="22"/>
        </w:rPr>
        <w:tab/>
      </w:r>
      <w:r w:rsidRPr="009A0AC7">
        <w:rPr>
          <w:sz w:val="22"/>
          <w:szCs w:val="22"/>
        </w:rPr>
        <w:tab/>
      </w:r>
      <w:r w:rsidR="00BE52A9" w:rsidRPr="009A0AC7">
        <w:rPr>
          <w:sz w:val="22"/>
          <w:szCs w:val="22"/>
        </w:rPr>
        <w:tab/>
      </w:r>
      <w:r w:rsidRPr="009A0AC7">
        <w:rPr>
          <w:sz w:val="22"/>
          <w:szCs w:val="22"/>
        </w:rPr>
        <w:tab/>
      </w:r>
      <w:r w:rsidR="00BE52A9" w:rsidRPr="009A0AC7">
        <w:rPr>
          <w:sz w:val="22"/>
          <w:szCs w:val="22"/>
        </w:rPr>
        <w:tab/>
      </w:r>
      <w:r w:rsidR="00CA6BC6" w:rsidRPr="009A0AC7">
        <w:rPr>
          <w:sz w:val="22"/>
          <w:szCs w:val="22"/>
        </w:rPr>
        <w:t>c.</w:t>
      </w:r>
      <w:r w:rsidR="00CA6BC6" w:rsidRPr="009A0AC7">
        <w:rPr>
          <w:sz w:val="22"/>
          <w:szCs w:val="22"/>
        </w:rPr>
        <w:tab/>
        <w:t>Being any of the following:</w:t>
      </w:r>
    </w:p>
    <w:p w14:paraId="779BDF95" w14:textId="77777777" w:rsidR="00CA6BC6" w:rsidRPr="009A0AC7" w:rsidRDefault="00CA6BC6">
      <w:pPr>
        <w:pStyle w:val="1A1a1a1"/>
        <w:ind w:right="-22"/>
        <w:jc w:val="both"/>
        <w:rPr>
          <w:spacing w:val="-2"/>
          <w:sz w:val="22"/>
          <w:szCs w:val="22"/>
        </w:rPr>
      </w:pPr>
      <w:r w:rsidRPr="009A0AC7">
        <w:rPr>
          <w:spacing w:val="-2"/>
          <w:sz w:val="22"/>
          <w:szCs w:val="22"/>
        </w:rPr>
        <w:tab/>
      </w:r>
      <w:r w:rsidRPr="009A0AC7">
        <w:rPr>
          <w:spacing w:val="-2"/>
          <w:sz w:val="22"/>
          <w:szCs w:val="22"/>
        </w:rPr>
        <w:tab/>
      </w:r>
      <w:r w:rsidRPr="009A0AC7">
        <w:rPr>
          <w:spacing w:val="-2"/>
          <w:sz w:val="22"/>
          <w:szCs w:val="22"/>
        </w:rPr>
        <w:tab/>
      </w:r>
      <w:r w:rsidRPr="009A0AC7">
        <w:rPr>
          <w:spacing w:val="-2"/>
          <w:sz w:val="22"/>
          <w:szCs w:val="22"/>
        </w:rPr>
        <w:tab/>
      </w:r>
      <w:r w:rsidRPr="009A0AC7">
        <w:rPr>
          <w:spacing w:val="-2"/>
          <w:sz w:val="22"/>
          <w:szCs w:val="22"/>
        </w:rPr>
        <w:tab/>
      </w:r>
      <w:r w:rsidRPr="009A0AC7">
        <w:rPr>
          <w:spacing w:val="-2"/>
          <w:sz w:val="22"/>
          <w:szCs w:val="22"/>
        </w:rPr>
        <w:tab/>
        <w:t>1.</w:t>
      </w:r>
      <w:r w:rsidRPr="009A0AC7">
        <w:rPr>
          <w:spacing w:val="-2"/>
          <w:sz w:val="22"/>
          <w:szCs w:val="22"/>
        </w:rPr>
        <w:tab/>
        <w:t>Zirconia (CAS 1314-23-4) with an</w:t>
      </w:r>
      <w:r w:rsidRPr="009A0AC7">
        <w:rPr>
          <w:b/>
          <w:spacing w:val="-2"/>
          <w:sz w:val="22"/>
          <w:szCs w:val="22"/>
        </w:rPr>
        <w:t xml:space="preserve"> </w:t>
      </w:r>
      <w:r w:rsidRPr="009A0AC7">
        <w:rPr>
          <w:spacing w:val="-2"/>
          <w:sz w:val="22"/>
          <w:szCs w:val="22"/>
        </w:rPr>
        <w:t>average particle size equal to or less than 1 µm and no more than 10% of the particles larger than 5 µm;</w:t>
      </w:r>
      <w:r w:rsidR="004807B9" w:rsidRPr="009A0AC7">
        <w:rPr>
          <w:spacing w:val="-2"/>
          <w:sz w:val="22"/>
          <w:szCs w:val="22"/>
        </w:rPr>
        <w:t xml:space="preserve"> </w:t>
      </w:r>
      <w:r w:rsidR="004807B9" w:rsidRPr="009A0AC7">
        <w:rPr>
          <w:sz w:val="22"/>
          <w:szCs w:val="22"/>
          <w:u w:val="single"/>
        </w:rPr>
        <w:t>or</w:t>
      </w:r>
    </w:p>
    <w:p w14:paraId="31DD4DAB" w14:textId="77777777" w:rsidR="00CA6BC6" w:rsidRPr="009A0AC7" w:rsidRDefault="00CA6BC6">
      <w:pPr>
        <w:pStyle w:val="1A1a1a1"/>
        <w:ind w:right="-22"/>
        <w:jc w:val="both"/>
        <w:rPr>
          <w:sz w:val="22"/>
          <w:szCs w:val="22"/>
        </w:rPr>
      </w:pPr>
      <w:r w:rsidRPr="009A0AC7">
        <w:rPr>
          <w:b/>
          <w:sz w:val="22"/>
          <w:szCs w:val="22"/>
        </w:rPr>
        <w:tab/>
      </w:r>
      <w:r w:rsidRPr="009A0AC7">
        <w:rPr>
          <w:b/>
          <w:sz w:val="22"/>
          <w:szCs w:val="22"/>
        </w:rPr>
        <w:tab/>
      </w:r>
      <w:r w:rsidRPr="009A0AC7">
        <w:rPr>
          <w:b/>
          <w:sz w:val="22"/>
          <w:szCs w:val="22"/>
        </w:rPr>
        <w:tab/>
      </w:r>
      <w:r w:rsidRPr="009A0AC7">
        <w:rPr>
          <w:b/>
          <w:sz w:val="22"/>
          <w:szCs w:val="22"/>
        </w:rPr>
        <w:tab/>
      </w:r>
      <w:r w:rsidRPr="009A0AC7">
        <w:rPr>
          <w:b/>
          <w:sz w:val="22"/>
          <w:szCs w:val="22"/>
        </w:rPr>
        <w:tab/>
      </w:r>
      <w:r w:rsidRPr="009A0AC7">
        <w:rPr>
          <w:b/>
          <w:sz w:val="22"/>
          <w:szCs w:val="22"/>
        </w:rPr>
        <w:tab/>
      </w:r>
      <w:r w:rsidRPr="009A0AC7">
        <w:rPr>
          <w:sz w:val="22"/>
          <w:szCs w:val="22"/>
        </w:rPr>
        <w:t>2.</w:t>
      </w:r>
      <w:r w:rsidRPr="009A0AC7">
        <w:rPr>
          <w:b/>
          <w:sz w:val="22"/>
          <w:szCs w:val="22"/>
        </w:rPr>
        <w:tab/>
      </w:r>
      <w:r w:rsidRPr="009A0AC7">
        <w:rPr>
          <w:sz w:val="22"/>
          <w:szCs w:val="22"/>
        </w:rPr>
        <w:t xml:space="preserve">Other </w:t>
      </w:r>
      <w:r w:rsidR="00C96E5B" w:rsidRPr="009A0AC7">
        <w:rPr>
          <w:sz w:val="22"/>
          <w:szCs w:val="22"/>
        </w:rPr>
        <w:t>ceramic powders</w:t>
      </w:r>
      <w:r w:rsidRPr="009A0AC7">
        <w:rPr>
          <w:sz w:val="22"/>
          <w:szCs w:val="22"/>
        </w:rPr>
        <w:t xml:space="preserve"> with an average particle size equal to or less than 5 µm and no more than 10% of the particles larger than 10 µm; </w:t>
      </w:r>
    </w:p>
    <w:p w14:paraId="11F95A63" w14:textId="77777777" w:rsidR="00F95BE0" w:rsidRPr="009A0AC7" w:rsidRDefault="00F95BE0">
      <w:pPr>
        <w:pStyle w:val="1A1a1"/>
        <w:ind w:right="-22"/>
        <w:jc w:val="both"/>
        <w:rPr>
          <w:sz w:val="22"/>
          <w:szCs w:val="22"/>
        </w:rPr>
      </w:pPr>
    </w:p>
    <w:p w14:paraId="260D4376" w14:textId="77777777" w:rsidR="00CA6BC6" w:rsidRPr="009A0AC7" w:rsidRDefault="0058280A">
      <w:pPr>
        <w:pStyle w:val="1A1a1"/>
        <w:ind w:right="-22"/>
        <w:jc w:val="both"/>
        <w:rPr>
          <w:sz w:val="22"/>
          <w:szCs w:val="22"/>
        </w:rPr>
      </w:pPr>
      <w:r w:rsidRPr="009A0AC7">
        <w:rPr>
          <w:sz w:val="22"/>
          <w:szCs w:val="22"/>
        </w:rPr>
        <w:t>1.</w:t>
      </w:r>
      <w:r w:rsidRPr="009A0AC7">
        <w:rPr>
          <w:sz w:val="22"/>
          <w:szCs w:val="22"/>
        </w:rPr>
        <w:tab/>
        <w:t>E.</w:t>
      </w:r>
      <w:r w:rsidRPr="009A0AC7">
        <w:rPr>
          <w:sz w:val="22"/>
          <w:szCs w:val="22"/>
        </w:rPr>
        <w:tab/>
        <w:t>2.</w:t>
      </w:r>
      <w:r w:rsidRPr="009A0AC7">
        <w:rPr>
          <w:sz w:val="22"/>
          <w:szCs w:val="22"/>
        </w:rPr>
        <w:tab/>
        <w:t>c.</w:t>
      </w:r>
      <w:r w:rsidR="00CA6BC6" w:rsidRPr="009A0AC7">
        <w:rPr>
          <w:sz w:val="22"/>
          <w:szCs w:val="22"/>
        </w:rPr>
        <w:tab/>
        <w:t>2.</w:t>
      </w:r>
      <w:r w:rsidR="00CA6BC6" w:rsidRPr="009A0AC7">
        <w:rPr>
          <w:sz w:val="22"/>
          <w:szCs w:val="22"/>
        </w:rPr>
        <w:tab/>
        <w:t xml:space="preserve">Non-"composite" ceramic materials composed of the materials specified </w:t>
      </w:r>
      <w:r w:rsidR="007C5B3E" w:rsidRPr="009A0AC7">
        <w:rPr>
          <w:sz w:val="22"/>
          <w:szCs w:val="22"/>
        </w:rPr>
        <w:t>in</w:t>
      </w:r>
      <w:r w:rsidR="00CA6BC6" w:rsidRPr="009A0AC7">
        <w:rPr>
          <w:sz w:val="22"/>
          <w:szCs w:val="22"/>
        </w:rPr>
        <w:t xml:space="preserve"> 1.E.2.c.1.;</w:t>
      </w:r>
    </w:p>
    <w:p w14:paraId="65E1C1E2" w14:textId="77777777" w:rsidR="00CA6BC6" w:rsidRPr="009A0AC7" w:rsidRDefault="00CA6BC6">
      <w:pPr>
        <w:pStyle w:val="1A1a1note1"/>
        <w:ind w:left="2857" w:hanging="799"/>
        <w:rPr>
          <w:i/>
          <w:sz w:val="22"/>
          <w:szCs w:val="22"/>
        </w:rPr>
      </w:pPr>
      <w:r w:rsidRPr="009A0AC7">
        <w:rPr>
          <w:i/>
          <w:sz w:val="22"/>
          <w:szCs w:val="22"/>
          <w:u w:val="single"/>
        </w:rPr>
        <w:t>Note</w:t>
      </w:r>
      <w:r w:rsidRPr="009A0AC7">
        <w:rPr>
          <w:i/>
          <w:sz w:val="22"/>
          <w:szCs w:val="22"/>
        </w:rPr>
        <w:tab/>
        <w:t xml:space="preserve">1.E.2.c.2. does not apply to </w:t>
      </w:r>
      <w:r w:rsidR="00EB43FF" w:rsidRPr="009A0AC7">
        <w:rPr>
          <w:i/>
          <w:sz w:val="22"/>
          <w:szCs w:val="22"/>
        </w:rPr>
        <w:t>"</w:t>
      </w:r>
      <w:r w:rsidRPr="009A0AC7">
        <w:rPr>
          <w:i/>
          <w:sz w:val="22"/>
          <w:szCs w:val="22"/>
        </w:rPr>
        <w:t>technology</w:t>
      </w:r>
      <w:r w:rsidR="00EB43FF" w:rsidRPr="009A0AC7">
        <w:rPr>
          <w:i/>
          <w:sz w:val="22"/>
          <w:szCs w:val="22"/>
        </w:rPr>
        <w:t>"</w:t>
      </w:r>
      <w:r w:rsidRPr="009A0AC7">
        <w:rPr>
          <w:i/>
          <w:sz w:val="22"/>
          <w:szCs w:val="22"/>
        </w:rPr>
        <w:t xml:space="preserve"> for abrasives.</w:t>
      </w:r>
    </w:p>
    <w:p w14:paraId="20D7E7E6" w14:textId="77777777" w:rsidR="00CA6BC6" w:rsidRPr="009A0AC7" w:rsidRDefault="00CA6BC6">
      <w:pPr>
        <w:pStyle w:val="1A1a1"/>
        <w:ind w:right="-22"/>
        <w:jc w:val="both"/>
        <w:rPr>
          <w:sz w:val="22"/>
          <w:szCs w:val="22"/>
        </w:rPr>
      </w:pPr>
    </w:p>
    <w:p w14:paraId="15E83282" w14:textId="77777777" w:rsidR="00CA6BC6" w:rsidRPr="009A0AC7" w:rsidRDefault="00CA6BC6">
      <w:pPr>
        <w:pStyle w:val="1A1a1"/>
        <w:ind w:right="-22"/>
        <w:jc w:val="both"/>
        <w:rPr>
          <w:sz w:val="22"/>
          <w:szCs w:val="22"/>
        </w:rPr>
      </w:pPr>
      <w:r w:rsidRPr="009A0AC7">
        <w:rPr>
          <w:sz w:val="22"/>
          <w:szCs w:val="22"/>
        </w:rPr>
        <w:t>1.</w:t>
      </w:r>
      <w:r w:rsidRPr="009A0AC7">
        <w:rPr>
          <w:sz w:val="22"/>
          <w:szCs w:val="22"/>
        </w:rPr>
        <w:tab/>
        <w:t>E.</w:t>
      </w:r>
      <w:r w:rsidRPr="009A0AC7">
        <w:rPr>
          <w:sz w:val="22"/>
          <w:szCs w:val="22"/>
        </w:rPr>
        <w:tab/>
        <w:t>2.</w:t>
      </w:r>
      <w:r w:rsidRPr="009A0AC7">
        <w:rPr>
          <w:sz w:val="22"/>
          <w:szCs w:val="22"/>
        </w:rPr>
        <w:tab/>
        <w:t>d.</w:t>
      </w:r>
      <w:r w:rsidRPr="009A0AC7">
        <w:rPr>
          <w:sz w:val="22"/>
          <w:szCs w:val="22"/>
        </w:rPr>
        <w:tab/>
      </w:r>
      <w:r w:rsidR="009E0DA9" w:rsidRPr="009A0AC7">
        <w:rPr>
          <w:sz w:val="22"/>
          <w:szCs w:val="22"/>
        </w:rPr>
        <w:t>Not used since 2014</w:t>
      </w:r>
    </w:p>
    <w:p w14:paraId="07E65170" w14:textId="77777777" w:rsidR="00CA6BC6" w:rsidRPr="009A0AC7" w:rsidRDefault="00F95BE0">
      <w:pPr>
        <w:pStyle w:val="1A1a"/>
        <w:ind w:right="-22"/>
        <w:jc w:val="both"/>
        <w:rPr>
          <w:sz w:val="22"/>
          <w:szCs w:val="22"/>
        </w:rPr>
      </w:pPr>
      <w:r w:rsidRPr="009A0AC7">
        <w:rPr>
          <w:sz w:val="22"/>
          <w:szCs w:val="22"/>
        </w:rPr>
        <w:br w:type="page"/>
      </w:r>
    </w:p>
    <w:p w14:paraId="29CEEF9C" w14:textId="77777777" w:rsidR="00CA6BC6" w:rsidRPr="009A0AC7" w:rsidRDefault="00F95BE0">
      <w:pPr>
        <w:pStyle w:val="1A1a"/>
        <w:ind w:right="-22"/>
        <w:jc w:val="both"/>
        <w:rPr>
          <w:sz w:val="22"/>
          <w:szCs w:val="22"/>
        </w:rPr>
      </w:pPr>
      <w:r w:rsidRPr="009A0AC7">
        <w:rPr>
          <w:sz w:val="22"/>
          <w:szCs w:val="22"/>
        </w:rPr>
        <w:t>1.</w:t>
      </w:r>
      <w:r w:rsidRPr="009A0AC7">
        <w:rPr>
          <w:sz w:val="22"/>
          <w:szCs w:val="22"/>
        </w:rPr>
        <w:tab/>
        <w:t>E.</w:t>
      </w:r>
      <w:r w:rsidRPr="009A0AC7">
        <w:rPr>
          <w:sz w:val="22"/>
          <w:szCs w:val="22"/>
        </w:rPr>
        <w:tab/>
        <w:t>2.</w:t>
      </w:r>
      <w:r w:rsidRPr="009A0AC7">
        <w:rPr>
          <w:sz w:val="22"/>
          <w:szCs w:val="22"/>
        </w:rPr>
        <w:tab/>
      </w:r>
      <w:r w:rsidR="00CA6BC6" w:rsidRPr="009A0AC7">
        <w:rPr>
          <w:sz w:val="22"/>
          <w:szCs w:val="22"/>
        </w:rPr>
        <w:t>e.</w:t>
      </w:r>
      <w:r w:rsidR="00CA6BC6" w:rsidRPr="009A0AC7">
        <w:rPr>
          <w:sz w:val="22"/>
          <w:szCs w:val="22"/>
        </w:rPr>
        <w:tab/>
        <w:t xml:space="preserve">"Technology" for the installation, maintenance or repair of materials specified </w:t>
      </w:r>
      <w:r w:rsidR="007C5B3E" w:rsidRPr="009A0AC7">
        <w:rPr>
          <w:sz w:val="22"/>
          <w:szCs w:val="22"/>
        </w:rPr>
        <w:t>in</w:t>
      </w:r>
      <w:r w:rsidR="00CA6BC6" w:rsidRPr="009A0AC7">
        <w:rPr>
          <w:sz w:val="22"/>
          <w:szCs w:val="22"/>
        </w:rPr>
        <w:t xml:space="preserve"> 1.C.1.;</w:t>
      </w:r>
    </w:p>
    <w:p w14:paraId="02CAF6D0" w14:textId="77777777" w:rsidR="00CA6BC6" w:rsidRPr="009A0AC7" w:rsidRDefault="00CA6BC6">
      <w:pPr>
        <w:pStyle w:val="1A1a"/>
        <w:ind w:right="-22"/>
        <w:jc w:val="both"/>
        <w:rPr>
          <w:sz w:val="22"/>
          <w:szCs w:val="22"/>
        </w:rPr>
      </w:pPr>
    </w:p>
    <w:p w14:paraId="3F6B3373" w14:textId="77777777" w:rsidR="00CA6BC6" w:rsidRPr="009A0AC7" w:rsidRDefault="00F95BE0">
      <w:pPr>
        <w:pStyle w:val="1A1a"/>
        <w:ind w:right="-22"/>
        <w:jc w:val="both"/>
        <w:rPr>
          <w:sz w:val="22"/>
          <w:szCs w:val="22"/>
        </w:rPr>
      </w:pPr>
      <w:r w:rsidRPr="009A0AC7">
        <w:rPr>
          <w:sz w:val="22"/>
          <w:szCs w:val="22"/>
        </w:rPr>
        <w:t>1.</w:t>
      </w:r>
      <w:r w:rsidRPr="009A0AC7">
        <w:rPr>
          <w:sz w:val="22"/>
          <w:szCs w:val="22"/>
        </w:rPr>
        <w:tab/>
        <w:t>E.</w:t>
      </w:r>
      <w:r w:rsidRPr="009A0AC7">
        <w:rPr>
          <w:sz w:val="22"/>
          <w:szCs w:val="22"/>
        </w:rPr>
        <w:tab/>
        <w:t>2.</w:t>
      </w:r>
      <w:r w:rsidRPr="009A0AC7">
        <w:rPr>
          <w:sz w:val="22"/>
          <w:szCs w:val="22"/>
        </w:rPr>
        <w:tab/>
      </w:r>
      <w:r w:rsidR="00CA6BC6" w:rsidRPr="009A0AC7">
        <w:rPr>
          <w:sz w:val="22"/>
          <w:szCs w:val="22"/>
        </w:rPr>
        <w:t>f.</w:t>
      </w:r>
      <w:r w:rsidR="00CA6BC6" w:rsidRPr="009A0AC7">
        <w:rPr>
          <w:sz w:val="22"/>
          <w:szCs w:val="22"/>
        </w:rPr>
        <w:tab/>
        <w:t xml:space="preserve">"Technology" for the repair of "composite" structures, laminates or materials specified </w:t>
      </w:r>
      <w:r w:rsidR="007C5B3E" w:rsidRPr="009A0AC7">
        <w:rPr>
          <w:sz w:val="22"/>
          <w:szCs w:val="22"/>
        </w:rPr>
        <w:t>in</w:t>
      </w:r>
      <w:r w:rsidR="00CA6BC6" w:rsidRPr="009A0AC7">
        <w:rPr>
          <w:sz w:val="22"/>
          <w:szCs w:val="22"/>
        </w:rPr>
        <w:t xml:space="preserve"> 1.A.2.</w:t>
      </w:r>
      <w:r w:rsidR="00EB43FF" w:rsidRPr="009A0AC7">
        <w:rPr>
          <w:sz w:val="22"/>
          <w:szCs w:val="22"/>
        </w:rPr>
        <w:t xml:space="preserve"> or</w:t>
      </w:r>
      <w:r w:rsidR="00CA6BC6" w:rsidRPr="009A0AC7">
        <w:rPr>
          <w:sz w:val="22"/>
          <w:szCs w:val="22"/>
        </w:rPr>
        <w:t xml:space="preserve"> 1.C.7.c.;</w:t>
      </w:r>
    </w:p>
    <w:p w14:paraId="0EA18ADD" w14:textId="77777777" w:rsidR="00CA6BC6" w:rsidRPr="009A0AC7" w:rsidRDefault="00CA6BC6">
      <w:pPr>
        <w:pStyle w:val="1A1anote1"/>
        <w:spacing w:before="120"/>
        <w:ind w:left="2381" w:right="-23" w:hanging="782"/>
        <w:jc w:val="both"/>
        <w:rPr>
          <w:i/>
          <w:spacing w:val="-2"/>
          <w:sz w:val="22"/>
          <w:szCs w:val="22"/>
        </w:rPr>
      </w:pPr>
      <w:r w:rsidRPr="009A0AC7">
        <w:rPr>
          <w:i/>
          <w:sz w:val="22"/>
          <w:szCs w:val="22"/>
          <w:u w:val="single"/>
        </w:rPr>
        <w:t>Note</w:t>
      </w:r>
      <w:r w:rsidRPr="009A0AC7">
        <w:rPr>
          <w:i/>
          <w:sz w:val="22"/>
          <w:szCs w:val="22"/>
        </w:rPr>
        <w:tab/>
      </w:r>
      <w:r w:rsidRPr="009A0AC7">
        <w:rPr>
          <w:i/>
          <w:spacing w:val="-2"/>
          <w:sz w:val="22"/>
          <w:szCs w:val="22"/>
        </w:rPr>
        <w:t xml:space="preserve">1.E.2.f. does not apply to "technology" for the repair of "civil aircraft" structures using carbon "fibrous or filamentary materials" and epoxy resins, contained in </w:t>
      </w:r>
      <w:r w:rsidR="00BB7AFD" w:rsidRPr="009A0AC7">
        <w:rPr>
          <w:i/>
          <w:spacing w:val="-2"/>
          <w:sz w:val="22"/>
          <w:szCs w:val="22"/>
        </w:rPr>
        <w:t>"</w:t>
      </w:r>
      <w:r w:rsidRPr="009A0AC7">
        <w:rPr>
          <w:i/>
          <w:spacing w:val="-2"/>
          <w:sz w:val="22"/>
          <w:szCs w:val="22"/>
        </w:rPr>
        <w:t>aircraft</w:t>
      </w:r>
      <w:r w:rsidR="00BB7AFD" w:rsidRPr="009A0AC7">
        <w:rPr>
          <w:i/>
          <w:spacing w:val="-2"/>
          <w:sz w:val="22"/>
          <w:szCs w:val="22"/>
        </w:rPr>
        <w:t>"</w:t>
      </w:r>
      <w:r w:rsidRPr="009A0AC7">
        <w:rPr>
          <w:i/>
          <w:spacing w:val="-2"/>
          <w:sz w:val="22"/>
          <w:szCs w:val="22"/>
        </w:rPr>
        <w:t xml:space="preserve"> manufacturers' manuals.</w:t>
      </w:r>
    </w:p>
    <w:p w14:paraId="665900B9" w14:textId="77777777" w:rsidR="00CA6BC6" w:rsidRPr="009A0AC7" w:rsidRDefault="00CA6BC6">
      <w:pPr>
        <w:pStyle w:val="1A"/>
        <w:jc w:val="both"/>
        <w:rPr>
          <w:sz w:val="22"/>
          <w:szCs w:val="22"/>
        </w:rPr>
      </w:pPr>
    </w:p>
    <w:p w14:paraId="7F7D9B22" w14:textId="77777777" w:rsidR="00CA6BC6" w:rsidRPr="009A0AC7" w:rsidRDefault="00F95BE0">
      <w:pPr>
        <w:pStyle w:val="1A1a"/>
        <w:ind w:right="-22"/>
        <w:jc w:val="both"/>
        <w:rPr>
          <w:sz w:val="22"/>
          <w:szCs w:val="22"/>
        </w:rPr>
      </w:pPr>
      <w:r w:rsidRPr="009A0AC7">
        <w:rPr>
          <w:sz w:val="22"/>
          <w:szCs w:val="22"/>
        </w:rPr>
        <w:t>1.</w:t>
      </w:r>
      <w:r w:rsidRPr="009A0AC7">
        <w:rPr>
          <w:sz w:val="22"/>
          <w:szCs w:val="22"/>
        </w:rPr>
        <w:tab/>
        <w:t>E.</w:t>
      </w:r>
      <w:r w:rsidRPr="009A0AC7">
        <w:rPr>
          <w:sz w:val="22"/>
          <w:szCs w:val="22"/>
        </w:rPr>
        <w:tab/>
        <w:t>2.</w:t>
      </w:r>
      <w:r w:rsidRPr="009A0AC7">
        <w:rPr>
          <w:sz w:val="22"/>
          <w:szCs w:val="22"/>
        </w:rPr>
        <w:tab/>
      </w:r>
      <w:r w:rsidR="009E0DA9" w:rsidRPr="009A0AC7">
        <w:rPr>
          <w:sz w:val="22"/>
          <w:szCs w:val="22"/>
        </w:rPr>
        <w:t>g.</w:t>
      </w:r>
      <w:r w:rsidR="009E0DA9" w:rsidRPr="009A0AC7">
        <w:rPr>
          <w:sz w:val="22"/>
          <w:szCs w:val="22"/>
        </w:rPr>
        <w:tab/>
        <w:t>"</w:t>
      </w:r>
      <w:r w:rsidR="00CA6BC6" w:rsidRPr="009A0AC7">
        <w:rPr>
          <w:sz w:val="22"/>
          <w:szCs w:val="22"/>
        </w:rPr>
        <w:t>Libraries</w:t>
      </w:r>
      <w:r w:rsidR="009E0DA9" w:rsidRPr="009A0AC7">
        <w:rPr>
          <w:sz w:val="22"/>
          <w:szCs w:val="22"/>
        </w:rPr>
        <w:t>"</w:t>
      </w:r>
      <w:r w:rsidR="00CA6BC6" w:rsidRPr="009A0AC7">
        <w:rPr>
          <w:sz w:val="22"/>
          <w:szCs w:val="22"/>
        </w:rPr>
        <w:t xml:space="preserve"> specially designed or modified to enable equipment to perform the functions of equipment specified </w:t>
      </w:r>
      <w:r w:rsidR="007C5B3E" w:rsidRPr="009A0AC7">
        <w:rPr>
          <w:sz w:val="22"/>
          <w:szCs w:val="22"/>
        </w:rPr>
        <w:t>in</w:t>
      </w:r>
      <w:r w:rsidR="00CA6BC6" w:rsidRPr="009A0AC7">
        <w:rPr>
          <w:sz w:val="22"/>
          <w:szCs w:val="22"/>
        </w:rPr>
        <w:t xml:space="preserve"> 1.A.4.c. or 1.A.4.d.</w:t>
      </w:r>
    </w:p>
    <w:p w14:paraId="10B57711" w14:textId="77777777" w:rsidR="00CA6BC6" w:rsidRPr="009A0AC7" w:rsidRDefault="00CA6BC6">
      <w:pPr>
        <w:pStyle w:val="1A1a"/>
        <w:ind w:right="-22"/>
        <w:jc w:val="both"/>
        <w:rPr>
          <w:i/>
          <w:sz w:val="22"/>
          <w:szCs w:val="22"/>
        </w:rPr>
      </w:pPr>
    </w:p>
    <w:p w14:paraId="1CA589A4" w14:textId="77777777" w:rsidR="00CA6BC6" w:rsidRPr="009A0AC7" w:rsidRDefault="00CA6BC6">
      <w:pPr>
        <w:pStyle w:val="1A1a"/>
        <w:ind w:right="-22"/>
        <w:jc w:val="both"/>
        <w:rPr>
          <w:sz w:val="16"/>
          <w:szCs w:val="16"/>
        </w:rPr>
      </w:pPr>
      <w:r w:rsidRPr="009A0AC7">
        <w:rPr>
          <w:sz w:val="22"/>
          <w:szCs w:val="22"/>
        </w:rPr>
        <w:br w:type="page"/>
      </w:r>
    </w:p>
    <w:p w14:paraId="159E107A" w14:textId="77777777" w:rsidR="00CA6BC6" w:rsidRPr="009A0AC7" w:rsidRDefault="00CA6BC6">
      <w:pPr>
        <w:spacing w:line="240" w:lineRule="atLeast"/>
        <w:jc w:val="center"/>
        <w:rPr>
          <w:snapToGrid w:val="0"/>
          <w:sz w:val="22"/>
          <w:szCs w:val="22"/>
        </w:rPr>
      </w:pPr>
      <w:r w:rsidRPr="009A0AC7">
        <w:rPr>
          <w:snapToGrid w:val="0"/>
          <w:sz w:val="22"/>
          <w:szCs w:val="22"/>
        </w:rPr>
        <w:t>ANNEX</w:t>
      </w:r>
    </w:p>
    <w:p w14:paraId="6BEADF20" w14:textId="77777777" w:rsidR="00CA6BC6" w:rsidRPr="009A0AC7" w:rsidRDefault="00CA6BC6">
      <w:pPr>
        <w:spacing w:line="240" w:lineRule="atLeast"/>
        <w:jc w:val="center"/>
        <w:rPr>
          <w:snapToGrid w:val="0"/>
          <w:sz w:val="22"/>
          <w:szCs w:val="22"/>
        </w:rPr>
      </w:pPr>
    </w:p>
    <w:p w14:paraId="2C7EC16B" w14:textId="77777777" w:rsidR="00CA6BC6" w:rsidRPr="009A0AC7" w:rsidRDefault="00CA6BC6">
      <w:pPr>
        <w:spacing w:line="240" w:lineRule="atLeast"/>
        <w:jc w:val="center"/>
        <w:rPr>
          <w:snapToGrid w:val="0"/>
          <w:sz w:val="22"/>
          <w:szCs w:val="22"/>
        </w:rPr>
      </w:pPr>
      <w:r w:rsidRPr="009A0AC7">
        <w:rPr>
          <w:caps/>
          <w:snapToGrid w:val="0"/>
          <w:sz w:val="22"/>
          <w:szCs w:val="22"/>
          <w:u w:val="single"/>
        </w:rPr>
        <w:t>List - "explosives"</w:t>
      </w:r>
    </w:p>
    <w:p w14:paraId="15CEE3D7" w14:textId="77777777" w:rsidR="00CA6BC6" w:rsidRPr="009A0AC7" w:rsidRDefault="00CA6BC6">
      <w:pPr>
        <w:tabs>
          <w:tab w:val="left" w:pos="640"/>
        </w:tabs>
        <w:ind w:left="1021" w:hanging="1021"/>
        <w:rPr>
          <w:snapToGrid w:val="0"/>
          <w:sz w:val="22"/>
          <w:szCs w:val="22"/>
        </w:rPr>
      </w:pPr>
    </w:p>
    <w:p w14:paraId="3D076AE6"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1.</w:t>
      </w:r>
      <w:r w:rsidRPr="009A0AC7">
        <w:rPr>
          <w:snapToGrid w:val="0"/>
          <w:sz w:val="22"/>
          <w:szCs w:val="22"/>
        </w:rPr>
        <w:tab/>
        <w:t>ADNBF (</w:t>
      </w:r>
      <w:proofErr w:type="spellStart"/>
      <w:r w:rsidRPr="009A0AC7">
        <w:rPr>
          <w:snapToGrid w:val="0"/>
          <w:sz w:val="22"/>
          <w:szCs w:val="22"/>
        </w:rPr>
        <w:t>aminodinitrobenzofuroxan</w:t>
      </w:r>
      <w:proofErr w:type="spellEnd"/>
      <w:r w:rsidRPr="009A0AC7">
        <w:rPr>
          <w:snapToGrid w:val="0"/>
          <w:sz w:val="22"/>
          <w:szCs w:val="22"/>
        </w:rPr>
        <w:t xml:space="preserve"> or 7-amino-4,6-dinitrobenzofurazane-1-oxide) (CAS 97096-78-1);</w:t>
      </w:r>
    </w:p>
    <w:p w14:paraId="609CD172"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2.</w:t>
      </w:r>
      <w:r w:rsidRPr="009A0AC7">
        <w:rPr>
          <w:snapToGrid w:val="0"/>
          <w:sz w:val="22"/>
          <w:szCs w:val="22"/>
        </w:rPr>
        <w:tab/>
        <w:t>BNCP (cis-bis (5-nitrotetrazolato) tetra amine-cobalt (III) perchlorate)</w:t>
      </w:r>
    </w:p>
    <w:p w14:paraId="7B1BDEB9"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r>
      <w:r w:rsidRPr="009A0AC7">
        <w:rPr>
          <w:snapToGrid w:val="0"/>
          <w:sz w:val="22"/>
          <w:szCs w:val="22"/>
        </w:rPr>
        <w:tab/>
        <w:t>(CAS 117412-28-9);</w:t>
      </w:r>
    </w:p>
    <w:p w14:paraId="773C5704"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3.</w:t>
      </w:r>
      <w:r w:rsidRPr="009A0AC7">
        <w:rPr>
          <w:snapToGrid w:val="0"/>
          <w:sz w:val="22"/>
          <w:szCs w:val="22"/>
        </w:rPr>
        <w:tab/>
        <w:t xml:space="preserve">CL-14 (diamino </w:t>
      </w:r>
      <w:proofErr w:type="spellStart"/>
      <w:r w:rsidRPr="009A0AC7">
        <w:rPr>
          <w:snapToGrid w:val="0"/>
          <w:sz w:val="22"/>
          <w:szCs w:val="22"/>
        </w:rPr>
        <w:t>dinitrobenzofuroxan</w:t>
      </w:r>
      <w:proofErr w:type="spellEnd"/>
      <w:r w:rsidRPr="009A0AC7">
        <w:rPr>
          <w:snapToGrid w:val="0"/>
          <w:sz w:val="22"/>
          <w:szCs w:val="22"/>
        </w:rPr>
        <w:t xml:space="preserve"> or 5,7-diamino-4,6-dinitrobenzofurazane-1-oxide ) (CAS 117907-74-1);</w:t>
      </w:r>
    </w:p>
    <w:p w14:paraId="60E31F60"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4.</w:t>
      </w:r>
      <w:r w:rsidRPr="009A0AC7">
        <w:rPr>
          <w:snapToGrid w:val="0"/>
          <w:sz w:val="22"/>
          <w:szCs w:val="22"/>
        </w:rPr>
        <w:tab/>
        <w:t xml:space="preserve">CL-20 (HNIW or </w:t>
      </w:r>
      <w:proofErr w:type="spellStart"/>
      <w:r w:rsidRPr="009A0AC7">
        <w:rPr>
          <w:snapToGrid w:val="0"/>
          <w:sz w:val="22"/>
          <w:szCs w:val="22"/>
        </w:rPr>
        <w:t>Hexanitrohexaazaisowurtzitane</w:t>
      </w:r>
      <w:proofErr w:type="spellEnd"/>
      <w:r w:rsidRPr="009A0AC7">
        <w:rPr>
          <w:snapToGrid w:val="0"/>
          <w:sz w:val="22"/>
          <w:szCs w:val="22"/>
        </w:rPr>
        <w:t>) (CAS 135285-90-4);</w:t>
      </w:r>
    </w:p>
    <w:p w14:paraId="04378783"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r>
      <w:r w:rsidRPr="009A0AC7">
        <w:rPr>
          <w:snapToGrid w:val="0"/>
          <w:sz w:val="22"/>
          <w:szCs w:val="22"/>
        </w:rPr>
        <w:tab/>
      </w:r>
      <w:proofErr w:type="spellStart"/>
      <w:r w:rsidRPr="009A0AC7">
        <w:rPr>
          <w:snapToGrid w:val="0"/>
          <w:sz w:val="22"/>
          <w:szCs w:val="22"/>
        </w:rPr>
        <w:t>chlathrates</w:t>
      </w:r>
      <w:proofErr w:type="spellEnd"/>
      <w:r w:rsidRPr="009A0AC7">
        <w:rPr>
          <w:snapToGrid w:val="0"/>
          <w:sz w:val="22"/>
          <w:szCs w:val="22"/>
        </w:rPr>
        <w:t xml:space="preserve"> of CL-20;</w:t>
      </w:r>
    </w:p>
    <w:p w14:paraId="615653B3"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5.</w:t>
      </w:r>
      <w:r w:rsidRPr="009A0AC7">
        <w:rPr>
          <w:snapToGrid w:val="0"/>
          <w:sz w:val="22"/>
          <w:szCs w:val="22"/>
        </w:rPr>
        <w:tab/>
        <w:t xml:space="preserve">CP (2-(5-cyanotetrazolato) </w:t>
      </w:r>
      <w:proofErr w:type="spellStart"/>
      <w:r w:rsidRPr="009A0AC7">
        <w:rPr>
          <w:snapToGrid w:val="0"/>
          <w:sz w:val="22"/>
          <w:szCs w:val="22"/>
        </w:rPr>
        <w:t>penta</w:t>
      </w:r>
      <w:proofErr w:type="spellEnd"/>
      <w:r w:rsidRPr="009A0AC7">
        <w:rPr>
          <w:snapToGrid w:val="0"/>
          <w:sz w:val="22"/>
          <w:szCs w:val="22"/>
        </w:rPr>
        <w:t xml:space="preserve"> amine-cobalt (III) perchlorate) (CAS 70247-32-4);</w:t>
      </w:r>
    </w:p>
    <w:p w14:paraId="47D5F330"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6.</w:t>
      </w:r>
      <w:r w:rsidRPr="009A0AC7">
        <w:rPr>
          <w:snapToGrid w:val="0"/>
          <w:sz w:val="22"/>
          <w:szCs w:val="22"/>
        </w:rPr>
        <w:tab/>
        <w:t>DADE (1,1-diamino-2,2-dinitroethylene, FOX</w:t>
      </w:r>
      <w:r w:rsidR="006A2082" w:rsidRPr="009A0AC7">
        <w:rPr>
          <w:snapToGrid w:val="0"/>
          <w:sz w:val="22"/>
          <w:szCs w:val="22"/>
        </w:rPr>
        <w:t>-</w:t>
      </w:r>
      <w:r w:rsidRPr="009A0AC7">
        <w:rPr>
          <w:snapToGrid w:val="0"/>
          <w:sz w:val="22"/>
          <w:szCs w:val="22"/>
        </w:rPr>
        <w:t xml:space="preserve">7) </w:t>
      </w:r>
      <w:r w:rsidRPr="009A0AC7">
        <w:rPr>
          <w:bCs/>
          <w:snapToGrid w:val="0"/>
          <w:spacing w:val="-4"/>
          <w:sz w:val="22"/>
          <w:szCs w:val="22"/>
        </w:rPr>
        <w:t>(CAS 145250-81-3)</w:t>
      </w:r>
      <w:r w:rsidRPr="009A0AC7">
        <w:rPr>
          <w:snapToGrid w:val="0"/>
          <w:sz w:val="22"/>
          <w:szCs w:val="22"/>
        </w:rPr>
        <w:t>;</w:t>
      </w:r>
    </w:p>
    <w:p w14:paraId="75DF4742"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7.</w:t>
      </w:r>
      <w:r w:rsidRPr="009A0AC7">
        <w:rPr>
          <w:snapToGrid w:val="0"/>
          <w:sz w:val="22"/>
          <w:szCs w:val="22"/>
        </w:rPr>
        <w:tab/>
        <w:t>DATB (</w:t>
      </w:r>
      <w:proofErr w:type="spellStart"/>
      <w:r w:rsidRPr="009A0AC7">
        <w:rPr>
          <w:snapToGrid w:val="0"/>
          <w:sz w:val="22"/>
          <w:szCs w:val="22"/>
        </w:rPr>
        <w:t>diaminotrinitrobenzene</w:t>
      </w:r>
      <w:proofErr w:type="spellEnd"/>
      <w:r w:rsidRPr="009A0AC7">
        <w:rPr>
          <w:snapToGrid w:val="0"/>
          <w:sz w:val="22"/>
          <w:szCs w:val="22"/>
        </w:rPr>
        <w:t>) (CAS 1630-08-6);</w:t>
      </w:r>
    </w:p>
    <w:p w14:paraId="11BDB27B"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8.</w:t>
      </w:r>
      <w:r w:rsidRPr="009A0AC7">
        <w:rPr>
          <w:snapToGrid w:val="0"/>
          <w:sz w:val="22"/>
          <w:szCs w:val="22"/>
        </w:rPr>
        <w:tab/>
        <w:t>DDFP (1,4-dinitrodifurazanopiperazine);</w:t>
      </w:r>
    </w:p>
    <w:p w14:paraId="3574C3C5" w14:textId="77777777" w:rsidR="00CA6BC6" w:rsidRPr="009A0AC7" w:rsidRDefault="00CA6BC6">
      <w:pPr>
        <w:tabs>
          <w:tab w:val="left" w:pos="284"/>
        </w:tabs>
        <w:spacing w:line="240" w:lineRule="atLeast"/>
        <w:ind w:left="709" w:hanging="709"/>
        <w:rPr>
          <w:snapToGrid w:val="0"/>
          <w:spacing w:val="-2"/>
          <w:sz w:val="22"/>
          <w:szCs w:val="22"/>
          <w:lang w:val="fr-FR"/>
        </w:rPr>
      </w:pPr>
      <w:r w:rsidRPr="009A0AC7">
        <w:rPr>
          <w:snapToGrid w:val="0"/>
          <w:spacing w:val="-2"/>
          <w:sz w:val="22"/>
          <w:szCs w:val="22"/>
        </w:rPr>
        <w:tab/>
      </w:r>
      <w:r w:rsidRPr="009A0AC7">
        <w:rPr>
          <w:snapToGrid w:val="0"/>
          <w:spacing w:val="-2"/>
          <w:sz w:val="22"/>
          <w:szCs w:val="22"/>
          <w:lang w:val="fr-FR"/>
        </w:rPr>
        <w:t>9.</w:t>
      </w:r>
      <w:r w:rsidRPr="009A0AC7">
        <w:rPr>
          <w:snapToGrid w:val="0"/>
          <w:spacing w:val="-2"/>
          <w:sz w:val="22"/>
          <w:szCs w:val="22"/>
          <w:lang w:val="fr-FR"/>
        </w:rPr>
        <w:tab/>
        <w:t>DDPO (2,6-diamino-3,5-dinitropyrazine-1-oxide, PZO) (CAS 194486-77-6);</w:t>
      </w:r>
    </w:p>
    <w:p w14:paraId="5B87210D"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lang w:val="fr-FR"/>
        </w:rPr>
        <w:tab/>
      </w:r>
      <w:r w:rsidRPr="009A0AC7">
        <w:rPr>
          <w:snapToGrid w:val="0"/>
          <w:sz w:val="22"/>
          <w:szCs w:val="22"/>
        </w:rPr>
        <w:t>10.</w:t>
      </w:r>
      <w:r w:rsidRPr="009A0AC7">
        <w:rPr>
          <w:snapToGrid w:val="0"/>
          <w:sz w:val="22"/>
          <w:szCs w:val="22"/>
        </w:rPr>
        <w:tab/>
        <w:t>DIPAM (3,3</w:t>
      </w:r>
      <w:r w:rsidRPr="009A0AC7">
        <w:rPr>
          <w:snapToGrid w:val="0"/>
          <w:sz w:val="22"/>
          <w:szCs w:val="22"/>
        </w:rPr>
        <w:sym w:font="Symbol" w:char="F0A2"/>
      </w:r>
      <w:r w:rsidRPr="009A0AC7">
        <w:rPr>
          <w:snapToGrid w:val="0"/>
          <w:sz w:val="22"/>
          <w:szCs w:val="22"/>
        </w:rPr>
        <w:t>-diamino-2,2</w:t>
      </w:r>
      <w:r w:rsidRPr="009A0AC7">
        <w:rPr>
          <w:snapToGrid w:val="0"/>
          <w:sz w:val="22"/>
          <w:szCs w:val="22"/>
        </w:rPr>
        <w:sym w:font="Symbol" w:char="F0A2"/>
      </w:r>
      <w:r w:rsidRPr="009A0AC7">
        <w:rPr>
          <w:snapToGrid w:val="0"/>
          <w:sz w:val="22"/>
          <w:szCs w:val="22"/>
        </w:rPr>
        <w:t>,4,4</w:t>
      </w:r>
      <w:r w:rsidRPr="009A0AC7">
        <w:rPr>
          <w:snapToGrid w:val="0"/>
          <w:sz w:val="22"/>
          <w:szCs w:val="22"/>
        </w:rPr>
        <w:sym w:font="Symbol" w:char="F0A2"/>
      </w:r>
      <w:r w:rsidRPr="009A0AC7">
        <w:rPr>
          <w:snapToGrid w:val="0"/>
          <w:sz w:val="22"/>
          <w:szCs w:val="22"/>
        </w:rPr>
        <w:t>,6,6</w:t>
      </w:r>
      <w:r w:rsidRPr="009A0AC7">
        <w:rPr>
          <w:snapToGrid w:val="0"/>
          <w:sz w:val="22"/>
          <w:szCs w:val="22"/>
        </w:rPr>
        <w:sym w:font="Symbol" w:char="F0A2"/>
      </w:r>
      <w:r w:rsidRPr="009A0AC7">
        <w:rPr>
          <w:snapToGrid w:val="0"/>
          <w:sz w:val="22"/>
          <w:szCs w:val="22"/>
        </w:rPr>
        <w:t>-</w:t>
      </w:r>
      <w:proofErr w:type="spellStart"/>
      <w:r w:rsidRPr="009A0AC7">
        <w:rPr>
          <w:snapToGrid w:val="0"/>
          <w:sz w:val="22"/>
          <w:szCs w:val="22"/>
        </w:rPr>
        <w:t>hexanitrobiphenyl</w:t>
      </w:r>
      <w:proofErr w:type="spellEnd"/>
      <w:r w:rsidRPr="009A0AC7">
        <w:rPr>
          <w:snapToGrid w:val="0"/>
          <w:sz w:val="22"/>
          <w:szCs w:val="22"/>
        </w:rPr>
        <w:t xml:space="preserve"> or </w:t>
      </w:r>
      <w:proofErr w:type="spellStart"/>
      <w:r w:rsidRPr="009A0AC7">
        <w:rPr>
          <w:snapToGrid w:val="0"/>
          <w:sz w:val="22"/>
          <w:szCs w:val="22"/>
        </w:rPr>
        <w:t>dipicramide</w:t>
      </w:r>
      <w:proofErr w:type="spellEnd"/>
      <w:r w:rsidRPr="009A0AC7">
        <w:rPr>
          <w:snapToGrid w:val="0"/>
          <w:sz w:val="22"/>
          <w:szCs w:val="22"/>
        </w:rPr>
        <w:t>)</w:t>
      </w:r>
    </w:p>
    <w:p w14:paraId="6A0BCA4F" w14:textId="77777777" w:rsidR="00CA6BC6" w:rsidRPr="009A0AC7" w:rsidRDefault="00CA6BC6">
      <w:pPr>
        <w:tabs>
          <w:tab w:val="left" w:pos="284"/>
        </w:tabs>
        <w:spacing w:line="240" w:lineRule="atLeast"/>
        <w:ind w:left="709" w:hanging="709"/>
        <w:rPr>
          <w:snapToGrid w:val="0"/>
          <w:sz w:val="22"/>
          <w:szCs w:val="22"/>
          <w:lang w:val="fr-FR"/>
        </w:rPr>
      </w:pPr>
      <w:r w:rsidRPr="009A0AC7">
        <w:rPr>
          <w:snapToGrid w:val="0"/>
          <w:sz w:val="22"/>
          <w:szCs w:val="22"/>
        </w:rPr>
        <w:tab/>
      </w:r>
      <w:r w:rsidRPr="009A0AC7">
        <w:rPr>
          <w:snapToGrid w:val="0"/>
          <w:sz w:val="22"/>
          <w:szCs w:val="22"/>
        </w:rPr>
        <w:tab/>
      </w:r>
      <w:r w:rsidRPr="009A0AC7">
        <w:rPr>
          <w:snapToGrid w:val="0"/>
          <w:sz w:val="22"/>
          <w:szCs w:val="22"/>
          <w:lang w:val="fr-FR"/>
        </w:rPr>
        <w:t>(CAS 17215-44-0);</w:t>
      </w:r>
    </w:p>
    <w:p w14:paraId="615D29B0" w14:textId="77777777" w:rsidR="00CA6BC6" w:rsidRPr="009A0AC7" w:rsidRDefault="00CA6BC6">
      <w:pPr>
        <w:tabs>
          <w:tab w:val="left" w:pos="284"/>
        </w:tabs>
        <w:spacing w:line="240" w:lineRule="atLeast"/>
        <w:ind w:left="709" w:hanging="709"/>
        <w:rPr>
          <w:snapToGrid w:val="0"/>
          <w:spacing w:val="-2"/>
          <w:sz w:val="22"/>
          <w:szCs w:val="22"/>
          <w:lang w:val="fr-FR"/>
        </w:rPr>
      </w:pPr>
      <w:r w:rsidRPr="009A0AC7">
        <w:rPr>
          <w:snapToGrid w:val="0"/>
          <w:sz w:val="22"/>
          <w:szCs w:val="22"/>
          <w:lang w:val="fr-FR"/>
        </w:rPr>
        <w:tab/>
        <w:t>11.</w:t>
      </w:r>
      <w:r w:rsidRPr="009A0AC7">
        <w:rPr>
          <w:snapToGrid w:val="0"/>
          <w:sz w:val="22"/>
          <w:szCs w:val="22"/>
          <w:lang w:val="fr-FR"/>
        </w:rPr>
        <w:tab/>
      </w:r>
      <w:r w:rsidRPr="009A0AC7">
        <w:rPr>
          <w:snapToGrid w:val="0"/>
          <w:spacing w:val="-2"/>
          <w:sz w:val="22"/>
          <w:szCs w:val="22"/>
          <w:lang w:val="fr-FR"/>
        </w:rPr>
        <w:t xml:space="preserve">DNGU (DINGU or </w:t>
      </w:r>
      <w:proofErr w:type="spellStart"/>
      <w:r w:rsidRPr="009A0AC7">
        <w:rPr>
          <w:snapToGrid w:val="0"/>
          <w:spacing w:val="-2"/>
          <w:sz w:val="22"/>
          <w:szCs w:val="22"/>
          <w:lang w:val="fr-FR"/>
        </w:rPr>
        <w:t>dinitroglycoluril</w:t>
      </w:r>
      <w:proofErr w:type="spellEnd"/>
      <w:r w:rsidRPr="009A0AC7">
        <w:rPr>
          <w:snapToGrid w:val="0"/>
          <w:spacing w:val="-2"/>
          <w:sz w:val="22"/>
          <w:szCs w:val="22"/>
          <w:lang w:val="fr-FR"/>
        </w:rPr>
        <w:t>) (CAS 55510-04-8);</w:t>
      </w:r>
    </w:p>
    <w:p w14:paraId="4E1541D8"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lang w:val="fr-FR"/>
        </w:rPr>
        <w:tab/>
      </w:r>
      <w:r w:rsidRPr="009A0AC7">
        <w:rPr>
          <w:snapToGrid w:val="0"/>
          <w:sz w:val="22"/>
          <w:szCs w:val="22"/>
        </w:rPr>
        <w:t>12.</w:t>
      </w:r>
      <w:r w:rsidRPr="009A0AC7">
        <w:rPr>
          <w:snapToGrid w:val="0"/>
          <w:sz w:val="22"/>
          <w:szCs w:val="22"/>
        </w:rPr>
        <w:tab/>
        <w:t>Furazans as follows:</w:t>
      </w:r>
    </w:p>
    <w:p w14:paraId="208BCD71"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a.</w:t>
      </w:r>
      <w:r w:rsidRPr="009A0AC7">
        <w:rPr>
          <w:snapToGrid w:val="0"/>
          <w:sz w:val="22"/>
          <w:szCs w:val="22"/>
        </w:rPr>
        <w:tab/>
        <w:t>DAAOF (</w:t>
      </w:r>
      <w:proofErr w:type="spellStart"/>
      <w:r w:rsidRPr="009A0AC7">
        <w:rPr>
          <w:snapToGrid w:val="0"/>
          <w:sz w:val="22"/>
          <w:szCs w:val="22"/>
        </w:rPr>
        <w:t>diaminoazoxyfurazan</w:t>
      </w:r>
      <w:proofErr w:type="spellEnd"/>
      <w:r w:rsidRPr="009A0AC7">
        <w:rPr>
          <w:snapToGrid w:val="0"/>
          <w:sz w:val="22"/>
          <w:szCs w:val="22"/>
        </w:rPr>
        <w:t>);</w:t>
      </w:r>
    </w:p>
    <w:p w14:paraId="2E5536F4"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b.</w:t>
      </w:r>
      <w:r w:rsidRPr="009A0AC7">
        <w:rPr>
          <w:snapToGrid w:val="0"/>
          <w:sz w:val="22"/>
          <w:szCs w:val="22"/>
        </w:rPr>
        <w:tab/>
      </w:r>
      <w:proofErr w:type="spellStart"/>
      <w:r w:rsidRPr="009A0AC7">
        <w:rPr>
          <w:snapToGrid w:val="0"/>
          <w:sz w:val="22"/>
          <w:szCs w:val="22"/>
        </w:rPr>
        <w:t>DAAzF</w:t>
      </w:r>
      <w:proofErr w:type="spellEnd"/>
      <w:r w:rsidRPr="009A0AC7">
        <w:rPr>
          <w:snapToGrid w:val="0"/>
          <w:sz w:val="22"/>
          <w:szCs w:val="22"/>
        </w:rPr>
        <w:t xml:space="preserve"> (</w:t>
      </w:r>
      <w:proofErr w:type="spellStart"/>
      <w:r w:rsidRPr="009A0AC7">
        <w:rPr>
          <w:snapToGrid w:val="0"/>
          <w:sz w:val="22"/>
          <w:szCs w:val="22"/>
        </w:rPr>
        <w:t>diaminoazofurazan</w:t>
      </w:r>
      <w:proofErr w:type="spellEnd"/>
      <w:r w:rsidRPr="009A0AC7">
        <w:rPr>
          <w:snapToGrid w:val="0"/>
          <w:sz w:val="22"/>
          <w:szCs w:val="22"/>
        </w:rPr>
        <w:t>) (CAS 78644-90-3);</w:t>
      </w:r>
    </w:p>
    <w:p w14:paraId="1629EC62"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13.</w:t>
      </w:r>
      <w:r w:rsidRPr="009A0AC7">
        <w:rPr>
          <w:snapToGrid w:val="0"/>
          <w:sz w:val="22"/>
          <w:szCs w:val="22"/>
        </w:rPr>
        <w:tab/>
        <w:t>HMX and derivatives, as follows:</w:t>
      </w:r>
    </w:p>
    <w:p w14:paraId="615E38DA"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a.</w:t>
      </w:r>
      <w:r w:rsidRPr="009A0AC7">
        <w:rPr>
          <w:snapToGrid w:val="0"/>
          <w:sz w:val="22"/>
          <w:szCs w:val="22"/>
        </w:rPr>
        <w:tab/>
        <w:t>HMX (</w:t>
      </w:r>
      <w:proofErr w:type="spellStart"/>
      <w:r w:rsidRPr="009A0AC7">
        <w:rPr>
          <w:snapToGrid w:val="0"/>
          <w:sz w:val="22"/>
          <w:szCs w:val="22"/>
        </w:rPr>
        <w:t>Cyclotetramethylenetetranitramine</w:t>
      </w:r>
      <w:proofErr w:type="spellEnd"/>
      <w:r w:rsidRPr="009A0AC7">
        <w:rPr>
          <w:snapToGrid w:val="0"/>
          <w:sz w:val="22"/>
          <w:szCs w:val="22"/>
        </w:rPr>
        <w:t xml:space="preserve">, octahydro-1,3,5,7-tetranitro-1,3,5,7-tetrazine, 1,3,5,7-tetranitro-1,3,5,7-tetraza-cyclooctane, octogen or </w:t>
      </w:r>
      <w:proofErr w:type="spellStart"/>
      <w:r w:rsidRPr="009A0AC7">
        <w:rPr>
          <w:snapToGrid w:val="0"/>
          <w:sz w:val="22"/>
          <w:szCs w:val="22"/>
        </w:rPr>
        <w:t>octogene</w:t>
      </w:r>
      <w:proofErr w:type="spellEnd"/>
      <w:r w:rsidRPr="009A0AC7">
        <w:rPr>
          <w:snapToGrid w:val="0"/>
          <w:sz w:val="22"/>
          <w:szCs w:val="22"/>
        </w:rPr>
        <w:t>) (CAS 2691-41-0);</w:t>
      </w:r>
    </w:p>
    <w:p w14:paraId="76B7E772"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b.</w:t>
      </w:r>
      <w:r w:rsidRPr="009A0AC7">
        <w:rPr>
          <w:snapToGrid w:val="0"/>
          <w:sz w:val="22"/>
          <w:szCs w:val="22"/>
        </w:rPr>
        <w:tab/>
      </w:r>
      <w:proofErr w:type="spellStart"/>
      <w:r w:rsidRPr="009A0AC7">
        <w:rPr>
          <w:snapToGrid w:val="0"/>
          <w:sz w:val="22"/>
          <w:szCs w:val="22"/>
        </w:rPr>
        <w:t>difluoroaminated</w:t>
      </w:r>
      <w:proofErr w:type="spellEnd"/>
      <w:r w:rsidRPr="009A0AC7">
        <w:rPr>
          <w:snapToGrid w:val="0"/>
          <w:sz w:val="22"/>
          <w:szCs w:val="22"/>
        </w:rPr>
        <w:t xml:space="preserve"> </w:t>
      </w:r>
      <w:proofErr w:type="spellStart"/>
      <w:r w:rsidRPr="009A0AC7">
        <w:rPr>
          <w:snapToGrid w:val="0"/>
          <w:sz w:val="22"/>
          <w:szCs w:val="22"/>
        </w:rPr>
        <w:t>analogs</w:t>
      </w:r>
      <w:proofErr w:type="spellEnd"/>
      <w:r w:rsidRPr="009A0AC7">
        <w:rPr>
          <w:snapToGrid w:val="0"/>
          <w:sz w:val="22"/>
          <w:szCs w:val="22"/>
        </w:rPr>
        <w:t xml:space="preserve"> of HMX;</w:t>
      </w:r>
    </w:p>
    <w:p w14:paraId="083701F8" w14:textId="77777777" w:rsidR="00CA6BC6" w:rsidRPr="009A0AC7" w:rsidRDefault="00CA6BC6">
      <w:pPr>
        <w:tabs>
          <w:tab w:val="left" w:pos="284"/>
          <w:tab w:val="left" w:pos="709"/>
        </w:tabs>
        <w:spacing w:line="240" w:lineRule="atLeast"/>
        <w:ind w:left="1134" w:hanging="1134"/>
        <w:rPr>
          <w:sz w:val="22"/>
          <w:szCs w:val="22"/>
        </w:rPr>
      </w:pPr>
      <w:r w:rsidRPr="009A0AC7">
        <w:rPr>
          <w:snapToGrid w:val="0"/>
          <w:sz w:val="22"/>
          <w:szCs w:val="22"/>
        </w:rPr>
        <w:tab/>
      </w:r>
      <w:r w:rsidRPr="009A0AC7">
        <w:rPr>
          <w:snapToGrid w:val="0"/>
          <w:sz w:val="22"/>
          <w:szCs w:val="22"/>
        </w:rPr>
        <w:tab/>
        <w:t>c.</w:t>
      </w:r>
      <w:r w:rsidRPr="009A0AC7">
        <w:rPr>
          <w:snapToGrid w:val="0"/>
          <w:sz w:val="22"/>
          <w:szCs w:val="22"/>
        </w:rPr>
        <w:tab/>
        <w:t xml:space="preserve">K-55 (2,4,6,8-tetranitro-2,4,6,8-tetraazabicyclo [3,3,0]-octanone-3, </w:t>
      </w:r>
      <w:proofErr w:type="spellStart"/>
      <w:r w:rsidRPr="009A0AC7">
        <w:rPr>
          <w:snapToGrid w:val="0"/>
          <w:sz w:val="22"/>
          <w:szCs w:val="22"/>
        </w:rPr>
        <w:t>tetranitrosemiglycouril</w:t>
      </w:r>
      <w:proofErr w:type="spellEnd"/>
      <w:r w:rsidRPr="009A0AC7">
        <w:rPr>
          <w:snapToGrid w:val="0"/>
          <w:sz w:val="22"/>
          <w:szCs w:val="22"/>
        </w:rPr>
        <w:t xml:space="preserve"> or keto-bicyclic HMX) (CAS 130256-72-3);</w:t>
      </w:r>
    </w:p>
    <w:p w14:paraId="41533CD1"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14.</w:t>
      </w:r>
      <w:r w:rsidRPr="009A0AC7">
        <w:rPr>
          <w:snapToGrid w:val="0"/>
          <w:sz w:val="22"/>
          <w:szCs w:val="22"/>
        </w:rPr>
        <w:tab/>
        <w:t>HNAD (</w:t>
      </w:r>
      <w:proofErr w:type="spellStart"/>
      <w:r w:rsidRPr="009A0AC7">
        <w:rPr>
          <w:snapToGrid w:val="0"/>
          <w:sz w:val="22"/>
          <w:szCs w:val="22"/>
        </w:rPr>
        <w:t>hexanitroadamantane</w:t>
      </w:r>
      <w:proofErr w:type="spellEnd"/>
      <w:r w:rsidRPr="009A0AC7">
        <w:rPr>
          <w:snapToGrid w:val="0"/>
          <w:sz w:val="22"/>
          <w:szCs w:val="22"/>
        </w:rPr>
        <w:t>) (CAS 143850-71-9);</w:t>
      </w:r>
    </w:p>
    <w:p w14:paraId="315100D5" w14:textId="77777777" w:rsidR="00CA6BC6" w:rsidRPr="009A0AC7" w:rsidRDefault="00CA6BC6">
      <w:pPr>
        <w:tabs>
          <w:tab w:val="left" w:pos="284"/>
        </w:tabs>
        <w:spacing w:line="240" w:lineRule="atLeast"/>
        <w:ind w:left="709" w:hanging="709"/>
        <w:rPr>
          <w:snapToGrid w:val="0"/>
          <w:sz w:val="22"/>
          <w:szCs w:val="22"/>
        </w:rPr>
      </w:pPr>
      <w:r w:rsidRPr="009A0AC7">
        <w:rPr>
          <w:sz w:val="22"/>
          <w:szCs w:val="22"/>
        </w:rPr>
        <w:tab/>
        <w:t>15.</w:t>
      </w:r>
      <w:r w:rsidRPr="009A0AC7">
        <w:rPr>
          <w:sz w:val="22"/>
          <w:szCs w:val="22"/>
        </w:rPr>
        <w:tab/>
      </w:r>
      <w:r w:rsidRPr="009A0AC7">
        <w:rPr>
          <w:snapToGrid w:val="0"/>
          <w:sz w:val="22"/>
          <w:szCs w:val="22"/>
        </w:rPr>
        <w:t>HNS (</w:t>
      </w:r>
      <w:proofErr w:type="spellStart"/>
      <w:r w:rsidRPr="009A0AC7">
        <w:rPr>
          <w:snapToGrid w:val="0"/>
          <w:sz w:val="22"/>
          <w:szCs w:val="22"/>
        </w:rPr>
        <w:t>hexanitrostilbene</w:t>
      </w:r>
      <w:proofErr w:type="spellEnd"/>
      <w:r w:rsidRPr="009A0AC7">
        <w:rPr>
          <w:snapToGrid w:val="0"/>
          <w:sz w:val="22"/>
          <w:szCs w:val="22"/>
        </w:rPr>
        <w:t>) (CAS 20062-22-0);</w:t>
      </w:r>
    </w:p>
    <w:p w14:paraId="0B99BC3B"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16.</w:t>
      </w:r>
      <w:r w:rsidRPr="009A0AC7">
        <w:rPr>
          <w:snapToGrid w:val="0"/>
          <w:sz w:val="22"/>
          <w:szCs w:val="22"/>
        </w:rPr>
        <w:tab/>
      </w:r>
      <w:proofErr w:type="spellStart"/>
      <w:r w:rsidRPr="009A0AC7">
        <w:rPr>
          <w:snapToGrid w:val="0"/>
          <w:sz w:val="22"/>
          <w:szCs w:val="22"/>
        </w:rPr>
        <w:t>Imidazoles</w:t>
      </w:r>
      <w:proofErr w:type="spellEnd"/>
      <w:r w:rsidRPr="009A0AC7">
        <w:rPr>
          <w:snapToGrid w:val="0"/>
          <w:sz w:val="22"/>
          <w:szCs w:val="22"/>
        </w:rPr>
        <w:t xml:space="preserve"> as follows:</w:t>
      </w:r>
    </w:p>
    <w:p w14:paraId="23D6D689"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a.</w:t>
      </w:r>
      <w:r w:rsidRPr="009A0AC7">
        <w:rPr>
          <w:snapToGrid w:val="0"/>
          <w:sz w:val="22"/>
          <w:szCs w:val="22"/>
        </w:rPr>
        <w:tab/>
        <w:t>BNNII (Octahydro-2,5-bis(</w:t>
      </w:r>
      <w:proofErr w:type="spellStart"/>
      <w:r w:rsidRPr="009A0AC7">
        <w:rPr>
          <w:snapToGrid w:val="0"/>
          <w:sz w:val="22"/>
          <w:szCs w:val="22"/>
        </w:rPr>
        <w:t>nitroimino</w:t>
      </w:r>
      <w:proofErr w:type="spellEnd"/>
      <w:r w:rsidRPr="009A0AC7">
        <w:rPr>
          <w:snapToGrid w:val="0"/>
          <w:sz w:val="22"/>
          <w:szCs w:val="22"/>
        </w:rPr>
        <w:t>)</w:t>
      </w:r>
      <w:proofErr w:type="spellStart"/>
      <w:r w:rsidRPr="009A0AC7">
        <w:rPr>
          <w:snapToGrid w:val="0"/>
          <w:sz w:val="22"/>
          <w:szCs w:val="22"/>
        </w:rPr>
        <w:t>imidazo</w:t>
      </w:r>
      <w:proofErr w:type="spellEnd"/>
      <w:r w:rsidRPr="009A0AC7">
        <w:rPr>
          <w:snapToGrid w:val="0"/>
          <w:sz w:val="22"/>
          <w:szCs w:val="22"/>
        </w:rPr>
        <w:t xml:space="preserve"> [4,5-d]imidazole);</w:t>
      </w:r>
    </w:p>
    <w:p w14:paraId="03F11AF8"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rPr>
        <w:tab/>
      </w:r>
      <w:r w:rsidRPr="009A0AC7">
        <w:rPr>
          <w:snapToGrid w:val="0"/>
          <w:sz w:val="22"/>
          <w:szCs w:val="22"/>
        </w:rPr>
        <w:tab/>
      </w:r>
      <w:r w:rsidRPr="009A0AC7">
        <w:rPr>
          <w:snapToGrid w:val="0"/>
          <w:sz w:val="22"/>
          <w:szCs w:val="22"/>
          <w:lang w:val="fr-FR"/>
        </w:rPr>
        <w:t>b.</w:t>
      </w:r>
      <w:r w:rsidRPr="009A0AC7">
        <w:rPr>
          <w:snapToGrid w:val="0"/>
          <w:sz w:val="22"/>
          <w:szCs w:val="22"/>
          <w:lang w:val="fr-FR"/>
        </w:rPr>
        <w:tab/>
        <w:t xml:space="preserve">DNI (2,4-dinitroimidazole) (CAS 5213-49-0); </w:t>
      </w:r>
    </w:p>
    <w:p w14:paraId="53A43D5C"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lang w:val="fr-FR"/>
        </w:rPr>
        <w:tab/>
      </w:r>
      <w:r w:rsidRPr="009A0AC7">
        <w:rPr>
          <w:snapToGrid w:val="0"/>
          <w:sz w:val="22"/>
          <w:szCs w:val="22"/>
          <w:lang w:val="fr-FR"/>
        </w:rPr>
        <w:tab/>
        <w:t>c.</w:t>
      </w:r>
      <w:r w:rsidRPr="009A0AC7">
        <w:rPr>
          <w:snapToGrid w:val="0"/>
          <w:sz w:val="22"/>
          <w:szCs w:val="22"/>
          <w:lang w:val="fr-FR"/>
        </w:rPr>
        <w:tab/>
        <w:t xml:space="preserve">FDIA (1-fluoro-2,4-dinitroimidazole); </w:t>
      </w:r>
    </w:p>
    <w:p w14:paraId="5ED2E523"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lang w:val="fr-FR"/>
        </w:rPr>
        <w:tab/>
      </w:r>
      <w:r w:rsidRPr="009A0AC7">
        <w:rPr>
          <w:snapToGrid w:val="0"/>
          <w:sz w:val="22"/>
          <w:szCs w:val="22"/>
          <w:lang w:val="fr-FR"/>
        </w:rPr>
        <w:tab/>
        <w:t>d.</w:t>
      </w:r>
      <w:r w:rsidRPr="009A0AC7">
        <w:rPr>
          <w:snapToGrid w:val="0"/>
          <w:sz w:val="22"/>
          <w:szCs w:val="22"/>
          <w:lang w:val="fr-FR"/>
        </w:rPr>
        <w:tab/>
      </w:r>
      <w:r w:rsidRPr="009A0AC7">
        <w:rPr>
          <w:snapToGrid w:val="0"/>
          <w:spacing w:val="-2"/>
          <w:sz w:val="22"/>
          <w:szCs w:val="22"/>
          <w:lang w:val="fr-FR"/>
        </w:rPr>
        <w:t>NTDNIA (N-(2-nitrotriazolo)-2,4-dinitroimidazole);</w:t>
      </w:r>
    </w:p>
    <w:p w14:paraId="5BAD4D13"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lang w:val="fr-FR"/>
        </w:rPr>
        <w:tab/>
      </w:r>
      <w:r w:rsidRPr="009A0AC7">
        <w:rPr>
          <w:snapToGrid w:val="0"/>
          <w:sz w:val="22"/>
          <w:szCs w:val="22"/>
          <w:lang w:val="fr-FR"/>
        </w:rPr>
        <w:tab/>
        <w:t>e.</w:t>
      </w:r>
      <w:r w:rsidRPr="009A0AC7">
        <w:rPr>
          <w:snapToGrid w:val="0"/>
          <w:sz w:val="22"/>
          <w:szCs w:val="22"/>
          <w:lang w:val="fr-FR"/>
        </w:rPr>
        <w:tab/>
        <w:t>PTIA (1-picryl-2,4,5-trinitroimidazole);</w:t>
      </w:r>
    </w:p>
    <w:p w14:paraId="2272B82E" w14:textId="77777777" w:rsidR="00CA6BC6" w:rsidRPr="009A0AC7" w:rsidRDefault="00CA6BC6">
      <w:pPr>
        <w:tabs>
          <w:tab w:val="left" w:pos="284"/>
        </w:tabs>
        <w:spacing w:line="240" w:lineRule="atLeast"/>
        <w:ind w:left="709" w:hanging="709"/>
        <w:rPr>
          <w:snapToGrid w:val="0"/>
          <w:sz w:val="22"/>
          <w:szCs w:val="22"/>
          <w:lang w:val="fr-FR"/>
        </w:rPr>
      </w:pPr>
      <w:r w:rsidRPr="009A0AC7">
        <w:rPr>
          <w:snapToGrid w:val="0"/>
          <w:sz w:val="22"/>
          <w:szCs w:val="22"/>
          <w:lang w:val="fr-FR"/>
        </w:rPr>
        <w:tab/>
        <w:t>17.</w:t>
      </w:r>
      <w:r w:rsidRPr="009A0AC7">
        <w:rPr>
          <w:snapToGrid w:val="0"/>
          <w:sz w:val="22"/>
          <w:szCs w:val="22"/>
          <w:lang w:val="fr-FR"/>
        </w:rPr>
        <w:tab/>
        <w:t>NTNMH (1-(2-nitrotriazolo)-2-dinitromethylene hydrazine);</w:t>
      </w:r>
    </w:p>
    <w:p w14:paraId="2610943B"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lang w:val="fr-FR"/>
        </w:rPr>
        <w:tab/>
      </w:r>
      <w:r w:rsidRPr="009A0AC7">
        <w:rPr>
          <w:snapToGrid w:val="0"/>
          <w:sz w:val="22"/>
          <w:szCs w:val="22"/>
        </w:rPr>
        <w:t>18.</w:t>
      </w:r>
      <w:r w:rsidRPr="009A0AC7">
        <w:rPr>
          <w:snapToGrid w:val="0"/>
          <w:sz w:val="22"/>
          <w:szCs w:val="22"/>
        </w:rPr>
        <w:tab/>
        <w:t>NTO (ONTA or 3-nitro-1,2,4-triazol-5-one) (CAS 932-64-9);</w:t>
      </w:r>
    </w:p>
    <w:p w14:paraId="651354E7"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19.</w:t>
      </w:r>
      <w:r w:rsidRPr="009A0AC7">
        <w:rPr>
          <w:snapToGrid w:val="0"/>
          <w:sz w:val="22"/>
          <w:szCs w:val="22"/>
        </w:rPr>
        <w:tab/>
      </w:r>
      <w:proofErr w:type="spellStart"/>
      <w:r w:rsidRPr="009A0AC7">
        <w:rPr>
          <w:snapToGrid w:val="0"/>
          <w:sz w:val="22"/>
          <w:szCs w:val="22"/>
        </w:rPr>
        <w:t>Polynitrocubanes</w:t>
      </w:r>
      <w:proofErr w:type="spellEnd"/>
      <w:r w:rsidRPr="009A0AC7">
        <w:rPr>
          <w:snapToGrid w:val="0"/>
          <w:sz w:val="22"/>
          <w:szCs w:val="22"/>
        </w:rPr>
        <w:t xml:space="preserve"> with more than four nitro groups;</w:t>
      </w:r>
    </w:p>
    <w:p w14:paraId="31AD07F9" w14:textId="77777777" w:rsidR="00CA6BC6" w:rsidRPr="009A0AC7" w:rsidRDefault="00CA6BC6">
      <w:pPr>
        <w:tabs>
          <w:tab w:val="left" w:pos="284"/>
        </w:tabs>
        <w:spacing w:line="240" w:lineRule="atLeast"/>
        <w:ind w:left="709" w:hanging="709"/>
        <w:rPr>
          <w:i/>
          <w:sz w:val="22"/>
          <w:szCs w:val="22"/>
          <w:lang w:val="fr-FR"/>
        </w:rPr>
      </w:pPr>
      <w:r w:rsidRPr="009A0AC7">
        <w:rPr>
          <w:snapToGrid w:val="0"/>
          <w:sz w:val="22"/>
          <w:szCs w:val="22"/>
        </w:rPr>
        <w:tab/>
      </w:r>
      <w:r w:rsidRPr="009A0AC7">
        <w:rPr>
          <w:snapToGrid w:val="0"/>
          <w:sz w:val="22"/>
          <w:szCs w:val="22"/>
          <w:lang w:val="fr-FR"/>
        </w:rPr>
        <w:t>20.</w:t>
      </w:r>
      <w:r w:rsidRPr="009A0AC7">
        <w:rPr>
          <w:snapToGrid w:val="0"/>
          <w:sz w:val="22"/>
          <w:szCs w:val="22"/>
          <w:lang w:val="fr-FR"/>
        </w:rPr>
        <w:tab/>
      </w:r>
      <w:r w:rsidRPr="009A0AC7">
        <w:rPr>
          <w:snapToGrid w:val="0"/>
          <w:spacing w:val="-4"/>
          <w:sz w:val="22"/>
          <w:szCs w:val="22"/>
          <w:lang w:val="fr-FR"/>
        </w:rPr>
        <w:t>PYX (2,6-Bis(</w:t>
      </w:r>
      <w:proofErr w:type="spellStart"/>
      <w:r w:rsidRPr="009A0AC7">
        <w:rPr>
          <w:snapToGrid w:val="0"/>
          <w:spacing w:val="-4"/>
          <w:sz w:val="22"/>
          <w:szCs w:val="22"/>
          <w:lang w:val="fr-FR"/>
        </w:rPr>
        <w:t>picrylamino</w:t>
      </w:r>
      <w:proofErr w:type="spellEnd"/>
      <w:r w:rsidRPr="009A0AC7">
        <w:rPr>
          <w:snapToGrid w:val="0"/>
          <w:spacing w:val="-4"/>
          <w:sz w:val="22"/>
          <w:szCs w:val="22"/>
          <w:lang w:val="fr-FR"/>
        </w:rPr>
        <w:t>)-3,5-dinitropyridine) (CAS 38082-89-2);</w:t>
      </w:r>
    </w:p>
    <w:p w14:paraId="56179E11"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lang w:val="fr-FR"/>
        </w:rPr>
        <w:tab/>
      </w:r>
      <w:r w:rsidRPr="009A0AC7">
        <w:rPr>
          <w:snapToGrid w:val="0"/>
          <w:sz w:val="22"/>
          <w:szCs w:val="22"/>
        </w:rPr>
        <w:t>21.</w:t>
      </w:r>
      <w:r w:rsidRPr="009A0AC7">
        <w:rPr>
          <w:snapToGrid w:val="0"/>
          <w:sz w:val="22"/>
          <w:szCs w:val="22"/>
        </w:rPr>
        <w:tab/>
        <w:t>RDX and derivatives, as follows:</w:t>
      </w:r>
    </w:p>
    <w:p w14:paraId="6317DE5F"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a.</w:t>
      </w:r>
      <w:r w:rsidRPr="009A0AC7">
        <w:rPr>
          <w:snapToGrid w:val="0"/>
          <w:sz w:val="22"/>
          <w:szCs w:val="22"/>
        </w:rPr>
        <w:tab/>
        <w:t xml:space="preserve">RDX (cyclotrimethylenetrinitramine, cyclonite, T4, hexahydro-1,3,5-trinitro-1,3,5-triazine, 1,3,5-trinitro-1,3,5-triaza-cyclohexane, hexogen or </w:t>
      </w:r>
      <w:proofErr w:type="spellStart"/>
      <w:r w:rsidRPr="009A0AC7">
        <w:rPr>
          <w:snapToGrid w:val="0"/>
          <w:sz w:val="22"/>
          <w:szCs w:val="22"/>
        </w:rPr>
        <w:t>hexogene</w:t>
      </w:r>
      <w:proofErr w:type="spellEnd"/>
      <w:r w:rsidRPr="009A0AC7">
        <w:rPr>
          <w:snapToGrid w:val="0"/>
          <w:sz w:val="22"/>
          <w:szCs w:val="22"/>
        </w:rPr>
        <w:t xml:space="preserve">) (CAS 121-82-4); </w:t>
      </w:r>
    </w:p>
    <w:p w14:paraId="25BAC771"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b.</w:t>
      </w:r>
      <w:r w:rsidRPr="009A0AC7">
        <w:rPr>
          <w:snapToGrid w:val="0"/>
          <w:sz w:val="22"/>
          <w:szCs w:val="22"/>
        </w:rPr>
        <w:tab/>
        <w:t>Keto-RDX (K-6 or 2,4,6-trinitro-2,4,6-triazacyclohexanone)</w:t>
      </w:r>
    </w:p>
    <w:p w14:paraId="0982073B"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rPr>
        <w:tab/>
      </w:r>
      <w:r w:rsidRPr="009A0AC7">
        <w:rPr>
          <w:snapToGrid w:val="0"/>
          <w:sz w:val="22"/>
          <w:szCs w:val="22"/>
        </w:rPr>
        <w:tab/>
      </w:r>
      <w:r w:rsidRPr="009A0AC7">
        <w:rPr>
          <w:snapToGrid w:val="0"/>
          <w:sz w:val="22"/>
          <w:szCs w:val="22"/>
        </w:rPr>
        <w:tab/>
      </w:r>
      <w:r w:rsidRPr="009A0AC7">
        <w:rPr>
          <w:snapToGrid w:val="0"/>
          <w:sz w:val="22"/>
          <w:szCs w:val="22"/>
          <w:lang w:val="fr-FR"/>
        </w:rPr>
        <w:t xml:space="preserve">(CAS 115029-35-1); </w:t>
      </w:r>
    </w:p>
    <w:p w14:paraId="5C5C195B" w14:textId="77777777" w:rsidR="0089501A" w:rsidRPr="009A0AC7" w:rsidRDefault="0089501A" w:rsidP="0089501A">
      <w:pPr>
        <w:tabs>
          <w:tab w:val="left" w:pos="284"/>
        </w:tabs>
        <w:spacing w:line="240" w:lineRule="atLeast"/>
        <w:ind w:left="709" w:hanging="709"/>
        <w:rPr>
          <w:snapToGrid w:val="0"/>
          <w:sz w:val="22"/>
          <w:szCs w:val="22"/>
          <w:lang w:val="fr-FR"/>
        </w:rPr>
      </w:pPr>
      <w:r w:rsidRPr="009A0AC7">
        <w:rPr>
          <w:snapToGrid w:val="0"/>
          <w:sz w:val="22"/>
          <w:szCs w:val="22"/>
          <w:lang w:val="fr-FR"/>
        </w:rPr>
        <w:tab/>
        <w:t>22.</w:t>
      </w:r>
      <w:r w:rsidRPr="009A0AC7">
        <w:rPr>
          <w:snapToGrid w:val="0"/>
          <w:sz w:val="22"/>
          <w:szCs w:val="22"/>
          <w:lang w:val="fr-FR"/>
        </w:rPr>
        <w:tab/>
        <w:t>TAGN (</w:t>
      </w:r>
      <w:proofErr w:type="spellStart"/>
      <w:r w:rsidRPr="009A0AC7">
        <w:rPr>
          <w:snapToGrid w:val="0"/>
          <w:sz w:val="22"/>
          <w:szCs w:val="22"/>
          <w:lang w:val="fr-FR"/>
        </w:rPr>
        <w:t>triaminoguanidinenitrate</w:t>
      </w:r>
      <w:proofErr w:type="spellEnd"/>
      <w:r w:rsidRPr="009A0AC7">
        <w:rPr>
          <w:snapToGrid w:val="0"/>
          <w:sz w:val="22"/>
          <w:szCs w:val="22"/>
          <w:lang w:val="fr-FR"/>
        </w:rPr>
        <w:t>) (CAS 4000-16-2);</w:t>
      </w:r>
    </w:p>
    <w:p w14:paraId="5445975E" w14:textId="77777777" w:rsidR="0089501A" w:rsidRPr="009A0AC7" w:rsidRDefault="0089501A" w:rsidP="0089501A">
      <w:pPr>
        <w:tabs>
          <w:tab w:val="left" w:pos="284"/>
        </w:tabs>
        <w:spacing w:line="240" w:lineRule="atLeast"/>
        <w:ind w:left="709" w:hanging="709"/>
        <w:rPr>
          <w:snapToGrid w:val="0"/>
          <w:sz w:val="22"/>
          <w:szCs w:val="22"/>
          <w:lang w:val="fr-FR"/>
        </w:rPr>
      </w:pPr>
      <w:r w:rsidRPr="009A0AC7">
        <w:rPr>
          <w:snapToGrid w:val="0"/>
          <w:sz w:val="22"/>
          <w:szCs w:val="22"/>
          <w:lang w:val="fr-FR"/>
        </w:rPr>
        <w:tab/>
        <w:t>23.</w:t>
      </w:r>
      <w:r w:rsidRPr="009A0AC7">
        <w:rPr>
          <w:snapToGrid w:val="0"/>
          <w:sz w:val="22"/>
          <w:szCs w:val="22"/>
          <w:lang w:val="fr-FR"/>
        </w:rPr>
        <w:tab/>
        <w:t>TATB (</w:t>
      </w:r>
      <w:proofErr w:type="spellStart"/>
      <w:r w:rsidRPr="009A0AC7">
        <w:rPr>
          <w:snapToGrid w:val="0"/>
          <w:sz w:val="22"/>
          <w:szCs w:val="22"/>
          <w:lang w:val="fr-FR"/>
        </w:rPr>
        <w:t>triaminotrinitrobenzene</w:t>
      </w:r>
      <w:proofErr w:type="spellEnd"/>
      <w:r w:rsidRPr="009A0AC7">
        <w:rPr>
          <w:snapToGrid w:val="0"/>
          <w:sz w:val="22"/>
          <w:szCs w:val="22"/>
          <w:lang w:val="fr-FR"/>
        </w:rPr>
        <w:t>) (CAS 3058-38-6);</w:t>
      </w:r>
    </w:p>
    <w:p w14:paraId="0CCCCCCA" w14:textId="77777777" w:rsidR="0089501A" w:rsidRPr="009A0AC7" w:rsidRDefault="0089501A" w:rsidP="0089501A">
      <w:pPr>
        <w:tabs>
          <w:tab w:val="left" w:pos="284"/>
        </w:tabs>
        <w:spacing w:line="240" w:lineRule="atLeast"/>
        <w:ind w:left="709" w:hanging="709"/>
        <w:rPr>
          <w:snapToGrid w:val="0"/>
          <w:sz w:val="22"/>
          <w:szCs w:val="22"/>
          <w:lang w:val="fr-FR"/>
        </w:rPr>
      </w:pPr>
      <w:r w:rsidRPr="009A0AC7">
        <w:rPr>
          <w:snapToGrid w:val="0"/>
          <w:sz w:val="22"/>
          <w:szCs w:val="22"/>
          <w:lang w:val="fr-FR"/>
        </w:rPr>
        <w:tab/>
        <w:t>24.</w:t>
      </w:r>
      <w:r w:rsidRPr="009A0AC7">
        <w:rPr>
          <w:snapToGrid w:val="0"/>
          <w:sz w:val="22"/>
          <w:szCs w:val="22"/>
          <w:lang w:val="fr-FR"/>
        </w:rPr>
        <w:tab/>
        <w:t>TEDDZ (3,3,7,7-tetrabis(</w:t>
      </w:r>
      <w:proofErr w:type="spellStart"/>
      <w:r w:rsidRPr="009A0AC7">
        <w:rPr>
          <w:snapToGrid w:val="0"/>
          <w:sz w:val="22"/>
          <w:szCs w:val="22"/>
          <w:lang w:val="fr-FR"/>
        </w:rPr>
        <w:t>difluoroamine</w:t>
      </w:r>
      <w:proofErr w:type="spellEnd"/>
      <w:r w:rsidRPr="009A0AC7">
        <w:rPr>
          <w:snapToGrid w:val="0"/>
          <w:sz w:val="22"/>
          <w:szCs w:val="22"/>
          <w:lang w:val="fr-FR"/>
        </w:rPr>
        <w:t>) octahydro-1,5-dinitro-1,5-diazocine);</w:t>
      </w:r>
    </w:p>
    <w:p w14:paraId="27D91A7B" w14:textId="77777777" w:rsidR="00CA6BC6" w:rsidRPr="009A0AC7" w:rsidRDefault="00CA6BC6">
      <w:pPr>
        <w:pStyle w:val="1A1a"/>
        <w:ind w:right="-22"/>
        <w:jc w:val="both"/>
        <w:rPr>
          <w:sz w:val="16"/>
          <w:szCs w:val="16"/>
          <w:lang w:val="fr-FR"/>
        </w:rPr>
      </w:pPr>
    </w:p>
    <w:p w14:paraId="4ED9A3E5" w14:textId="77777777" w:rsidR="00CA6BC6" w:rsidRPr="009A0AC7" w:rsidRDefault="00CA6BC6">
      <w:pPr>
        <w:pStyle w:val="1A1a"/>
        <w:ind w:right="-22"/>
        <w:jc w:val="both"/>
        <w:rPr>
          <w:sz w:val="16"/>
          <w:szCs w:val="16"/>
          <w:lang w:val="fr-FR"/>
        </w:rPr>
      </w:pPr>
      <w:r w:rsidRPr="009A0AC7">
        <w:rPr>
          <w:sz w:val="22"/>
          <w:szCs w:val="22"/>
          <w:lang w:val="fr-FR"/>
        </w:rPr>
        <w:br w:type="page"/>
      </w:r>
    </w:p>
    <w:p w14:paraId="0E715F69" w14:textId="77777777" w:rsidR="00CA6BC6" w:rsidRPr="009A0AC7" w:rsidRDefault="00CA6BC6">
      <w:pPr>
        <w:pStyle w:val="1A1a"/>
        <w:ind w:right="-22"/>
        <w:jc w:val="both"/>
        <w:rPr>
          <w:snapToGrid w:val="0"/>
          <w:sz w:val="22"/>
          <w:szCs w:val="22"/>
          <w:lang w:val="fr-FR"/>
        </w:rPr>
      </w:pPr>
      <w:r w:rsidRPr="009A0AC7">
        <w:rPr>
          <w:caps/>
          <w:snapToGrid w:val="0"/>
          <w:sz w:val="22"/>
          <w:szCs w:val="22"/>
          <w:u w:val="single"/>
          <w:lang w:val="fr-FR"/>
        </w:rPr>
        <w:t>List - "explosives"</w:t>
      </w:r>
      <w:r w:rsidRPr="009A0AC7">
        <w:rPr>
          <w:snapToGrid w:val="0"/>
          <w:sz w:val="22"/>
          <w:szCs w:val="22"/>
          <w:lang w:val="fr-FR"/>
        </w:rPr>
        <w:t xml:space="preserve"> </w:t>
      </w:r>
      <w:proofErr w:type="spellStart"/>
      <w:r w:rsidRPr="009A0AC7">
        <w:rPr>
          <w:snapToGrid w:val="0"/>
          <w:sz w:val="22"/>
          <w:szCs w:val="22"/>
          <w:lang w:val="fr-FR"/>
        </w:rPr>
        <w:t>cont</w:t>
      </w:r>
      <w:proofErr w:type="spellEnd"/>
      <w:r w:rsidRPr="009A0AC7">
        <w:rPr>
          <w:snapToGrid w:val="0"/>
          <w:sz w:val="22"/>
          <w:szCs w:val="22"/>
          <w:lang w:val="fr-FR"/>
        </w:rPr>
        <w:t>.</w:t>
      </w:r>
    </w:p>
    <w:p w14:paraId="2E66031B" w14:textId="77777777" w:rsidR="00CA6BC6" w:rsidRPr="009A0AC7" w:rsidRDefault="00CA6BC6">
      <w:pPr>
        <w:pStyle w:val="1A1a"/>
        <w:ind w:right="-22"/>
        <w:jc w:val="both"/>
        <w:rPr>
          <w:caps/>
          <w:snapToGrid w:val="0"/>
          <w:sz w:val="22"/>
          <w:szCs w:val="22"/>
          <w:lang w:val="fr-FR"/>
        </w:rPr>
      </w:pPr>
    </w:p>
    <w:p w14:paraId="1A91F2FC" w14:textId="77777777" w:rsidR="00CA6BC6" w:rsidRPr="009A0AC7" w:rsidRDefault="00CA6BC6">
      <w:pPr>
        <w:tabs>
          <w:tab w:val="left" w:pos="284"/>
        </w:tabs>
        <w:spacing w:line="240" w:lineRule="atLeast"/>
        <w:ind w:left="709" w:hanging="709"/>
        <w:rPr>
          <w:snapToGrid w:val="0"/>
          <w:sz w:val="22"/>
          <w:szCs w:val="22"/>
          <w:lang w:val="fr-FR"/>
        </w:rPr>
      </w:pPr>
      <w:r w:rsidRPr="009A0AC7">
        <w:rPr>
          <w:snapToGrid w:val="0"/>
          <w:sz w:val="22"/>
          <w:szCs w:val="22"/>
          <w:lang w:val="fr-FR"/>
        </w:rPr>
        <w:tab/>
        <w:t>25.</w:t>
      </w:r>
      <w:r w:rsidRPr="009A0AC7">
        <w:rPr>
          <w:snapToGrid w:val="0"/>
          <w:sz w:val="22"/>
          <w:szCs w:val="22"/>
          <w:lang w:val="fr-FR"/>
        </w:rPr>
        <w:tab/>
      </w:r>
      <w:proofErr w:type="spellStart"/>
      <w:r w:rsidRPr="009A0AC7">
        <w:rPr>
          <w:snapToGrid w:val="0"/>
          <w:sz w:val="22"/>
          <w:szCs w:val="22"/>
          <w:lang w:val="fr-FR"/>
        </w:rPr>
        <w:t>Tetrazoles</w:t>
      </w:r>
      <w:proofErr w:type="spellEnd"/>
      <w:r w:rsidRPr="009A0AC7">
        <w:rPr>
          <w:snapToGrid w:val="0"/>
          <w:sz w:val="22"/>
          <w:szCs w:val="22"/>
          <w:lang w:val="fr-FR"/>
        </w:rPr>
        <w:t xml:space="preserve"> as </w:t>
      </w:r>
      <w:proofErr w:type="spellStart"/>
      <w:r w:rsidRPr="009A0AC7">
        <w:rPr>
          <w:snapToGrid w:val="0"/>
          <w:sz w:val="22"/>
          <w:szCs w:val="22"/>
          <w:lang w:val="fr-FR"/>
        </w:rPr>
        <w:t>follows</w:t>
      </w:r>
      <w:proofErr w:type="spellEnd"/>
      <w:r w:rsidRPr="009A0AC7">
        <w:rPr>
          <w:snapToGrid w:val="0"/>
          <w:sz w:val="22"/>
          <w:szCs w:val="22"/>
          <w:lang w:val="fr-FR"/>
        </w:rPr>
        <w:t>:</w:t>
      </w:r>
    </w:p>
    <w:p w14:paraId="6C236EA8"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lang w:val="fr-FR"/>
        </w:rPr>
        <w:tab/>
      </w:r>
      <w:r w:rsidRPr="009A0AC7">
        <w:rPr>
          <w:snapToGrid w:val="0"/>
          <w:sz w:val="22"/>
          <w:szCs w:val="22"/>
          <w:lang w:val="fr-FR"/>
        </w:rPr>
        <w:tab/>
        <w:t>a.</w:t>
      </w:r>
      <w:r w:rsidRPr="009A0AC7">
        <w:rPr>
          <w:snapToGrid w:val="0"/>
          <w:sz w:val="22"/>
          <w:szCs w:val="22"/>
          <w:lang w:val="fr-FR"/>
        </w:rPr>
        <w:tab/>
        <w:t>NTAT (</w:t>
      </w:r>
      <w:proofErr w:type="spellStart"/>
      <w:r w:rsidRPr="009A0AC7">
        <w:rPr>
          <w:snapToGrid w:val="0"/>
          <w:sz w:val="22"/>
          <w:szCs w:val="22"/>
          <w:lang w:val="fr-FR"/>
        </w:rPr>
        <w:t>nitrotriazol</w:t>
      </w:r>
      <w:proofErr w:type="spellEnd"/>
      <w:r w:rsidRPr="009A0AC7">
        <w:rPr>
          <w:snapToGrid w:val="0"/>
          <w:sz w:val="22"/>
          <w:szCs w:val="22"/>
          <w:lang w:val="fr-FR"/>
        </w:rPr>
        <w:t xml:space="preserve"> </w:t>
      </w:r>
      <w:proofErr w:type="spellStart"/>
      <w:r w:rsidRPr="009A0AC7">
        <w:rPr>
          <w:snapToGrid w:val="0"/>
          <w:sz w:val="22"/>
          <w:szCs w:val="22"/>
          <w:lang w:val="fr-FR"/>
        </w:rPr>
        <w:t>aminotetrazole</w:t>
      </w:r>
      <w:proofErr w:type="spellEnd"/>
      <w:r w:rsidRPr="009A0AC7">
        <w:rPr>
          <w:snapToGrid w:val="0"/>
          <w:sz w:val="22"/>
          <w:szCs w:val="22"/>
          <w:lang w:val="fr-FR"/>
        </w:rPr>
        <w:t>);</w:t>
      </w:r>
    </w:p>
    <w:p w14:paraId="26591D51"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lang w:val="fr-FR"/>
        </w:rPr>
        <w:tab/>
      </w:r>
      <w:r w:rsidRPr="009A0AC7">
        <w:rPr>
          <w:snapToGrid w:val="0"/>
          <w:sz w:val="22"/>
          <w:szCs w:val="22"/>
          <w:lang w:val="fr-FR"/>
        </w:rPr>
        <w:tab/>
        <w:t>b.</w:t>
      </w:r>
      <w:r w:rsidRPr="009A0AC7">
        <w:rPr>
          <w:snapToGrid w:val="0"/>
          <w:sz w:val="22"/>
          <w:szCs w:val="22"/>
          <w:lang w:val="fr-FR"/>
        </w:rPr>
        <w:tab/>
        <w:t>NTNT (1-N-(2-nitrotriazolo)-4-nitrotetrazole);</w:t>
      </w:r>
    </w:p>
    <w:p w14:paraId="43C670B0" w14:textId="77777777" w:rsidR="00CA6BC6" w:rsidRPr="009A0AC7" w:rsidRDefault="00CA6BC6">
      <w:pPr>
        <w:tabs>
          <w:tab w:val="left" w:pos="284"/>
        </w:tabs>
        <w:spacing w:line="240" w:lineRule="atLeast"/>
        <w:ind w:left="709" w:hanging="709"/>
        <w:rPr>
          <w:snapToGrid w:val="0"/>
          <w:sz w:val="22"/>
          <w:szCs w:val="22"/>
          <w:lang w:val="fr-FR"/>
        </w:rPr>
      </w:pPr>
      <w:r w:rsidRPr="009A0AC7">
        <w:rPr>
          <w:snapToGrid w:val="0"/>
          <w:sz w:val="22"/>
          <w:szCs w:val="22"/>
          <w:lang w:val="fr-FR"/>
        </w:rPr>
        <w:tab/>
        <w:t>26.</w:t>
      </w:r>
      <w:r w:rsidRPr="009A0AC7">
        <w:rPr>
          <w:snapToGrid w:val="0"/>
          <w:sz w:val="22"/>
          <w:szCs w:val="22"/>
          <w:lang w:val="fr-FR"/>
        </w:rPr>
        <w:tab/>
      </w:r>
      <w:proofErr w:type="spellStart"/>
      <w:r w:rsidRPr="009A0AC7">
        <w:rPr>
          <w:snapToGrid w:val="0"/>
          <w:sz w:val="22"/>
          <w:szCs w:val="22"/>
          <w:lang w:val="fr-FR"/>
        </w:rPr>
        <w:t>Tetryl</w:t>
      </w:r>
      <w:proofErr w:type="spellEnd"/>
      <w:r w:rsidRPr="009A0AC7">
        <w:rPr>
          <w:snapToGrid w:val="0"/>
          <w:sz w:val="22"/>
          <w:szCs w:val="22"/>
          <w:lang w:val="fr-FR"/>
        </w:rPr>
        <w:t xml:space="preserve"> (</w:t>
      </w:r>
      <w:proofErr w:type="spellStart"/>
      <w:r w:rsidRPr="009A0AC7">
        <w:rPr>
          <w:snapToGrid w:val="0"/>
          <w:sz w:val="22"/>
          <w:szCs w:val="22"/>
          <w:lang w:val="fr-FR"/>
        </w:rPr>
        <w:t>trinitrophenylmethylnitramine</w:t>
      </w:r>
      <w:proofErr w:type="spellEnd"/>
      <w:r w:rsidRPr="009A0AC7">
        <w:rPr>
          <w:snapToGrid w:val="0"/>
          <w:sz w:val="22"/>
          <w:szCs w:val="22"/>
          <w:lang w:val="fr-FR"/>
        </w:rPr>
        <w:t>) (CAS 479-45-8);</w:t>
      </w:r>
    </w:p>
    <w:p w14:paraId="2EDDD59F" w14:textId="77777777" w:rsidR="00CA6BC6" w:rsidRPr="009A0AC7" w:rsidRDefault="00CA6BC6">
      <w:pPr>
        <w:tabs>
          <w:tab w:val="left" w:pos="284"/>
        </w:tabs>
        <w:spacing w:line="240" w:lineRule="atLeast"/>
        <w:ind w:left="709" w:hanging="709"/>
        <w:rPr>
          <w:snapToGrid w:val="0"/>
          <w:sz w:val="22"/>
          <w:szCs w:val="22"/>
          <w:lang w:val="fr-FR"/>
        </w:rPr>
      </w:pPr>
      <w:r w:rsidRPr="009A0AC7">
        <w:rPr>
          <w:snapToGrid w:val="0"/>
          <w:sz w:val="22"/>
          <w:szCs w:val="22"/>
          <w:lang w:val="fr-FR"/>
        </w:rPr>
        <w:tab/>
        <w:t>27.</w:t>
      </w:r>
      <w:r w:rsidRPr="009A0AC7">
        <w:rPr>
          <w:snapToGrid w:val="0"/>
          <w:sz w:val="22"/>
          <w:szCs w:val="22"/>
          <w:lang w:val="fr-FR"/>
        </w:rPr>
        <w:tab/>
        <w:t>TNAD (1,4,5,8-tetranitro-1,4,5,8-tetraazadecalin) (CAS 135877-16-6);</w:t>
      </w:r>
    </w:p>
    <w:p w14:paraId="0F590BC2" w14:textId="77777777" w:rsidR="00CA6BC6" w:rsidRPr="009A0AC7" w:rsidRDefault="00CA6BC6">
      <w:pPr>
        <w:tabs>
          <w:tab w:val="left" w:pos="284"/>
        </w:tabs>
        <w:spacing w:line="240" w:lineRule="atLeast"/>
        <w:ind w:left="709" w:hanging="709"/>
        <w:rPr>
          <w:snapToGrid w:val="0"/>
          <w:sz w:val="22"/>
          <w:szCs w:val="22"/>
          <w:lang w:val="fr-FR"/>
        </w:rPr>
      </w:pPr>
      <w:r w:rsidRPr="009A0AC7">
        <w:rPr>
          <w:snapToGrid w:val="0"/>
          <w:sz w:val="22"/>
          <w:szCs w:val="22"/>
          <w:lang w:val="fr-FR"/>
        </w:rPr>
        <w:tab/>
        <w:t>28.</w:t>
      </w:r>
      <w:r w:rsidRPr="009A0AC7">
        <w:rPr>
          <w:snapToGrid w:val="0"/>
          <w:sz w:val="22"/>
          <w:szCs w:val="22"/>
          <w:lang w:val="fr-FR"/>
        </w:rPr>
        <w:tab/>
        <w:t>TNAZ (1,3,3-trinitroazetidine) (CAS 97645-24-4);</w:t>
      </w:r>
    </w:p>
    <w:p w14:paraId="6624C088" w14:textId="77777777" w:rsidR="00CA6BC6" w:rsidRPr="009A0AC7" w:rsidRDefault="00CA6BC6">
      <w:pPr>
        <w:tabs>
          <w:tab w:val="left" w:pos="284"/>
        </w:tabs>
        <w:spacing w:line="240" w:lineRule="atLeast"/>
        <w:ind w:left="709" w:hanging="709"/>
        <w:rPr>
          <w:snapToGrid w:val="0"/>
          <w:sz w:val="22"/>
          <w:szCs w:val="22"/>
          <w:lang w:val="fr-FR"/>
        </w:rPr>
      </w:pPr>
      <w:r w:rsidRPr="009A0AC7">
        <w:rPr>
          <w:snapToGrid w:val="0"/>
          <w:sz w:val="22"/>
          <w:szCs w:val="22"/>
          <w:lang w:val="fr-FR"/>
        </w:rPr>
        <w:tab/>
        <w:t>29.</w:t>
      </w:r>
      <w:r w:rsidRPr="009A0AC7">
        <w:rPr>
          <w:snapToGrid w:val="0"/>
          <w:sz w:val="22"/>
          <w:szCs w:val="22"/>
          <w:lang w:val="fr-FR"/>
        </w:rPr>
        <w:tab/>
        <w:t xml:space="preserve">TNGU (SORGUYL or </w:t>
      </w:r>
      <w:proofErr w:type="spellStart"/>
      <w:r w:rsidRPr="009A0AC7">
        <w:rPr>
          <w:snapToGrid w:val="0"/>
          <w:sz w:val="22"/>
          <w:szCs w:val="22"/>
          <w:lang w:val="fr-FR"/>
        </w:rPr>
        <w:t>tetranitroglycoluril</w:t>
      </w:r>
      <w:proofErr w:type="spellEnd"/>
      <w:r w:rsidRPr="009A0AC7">
        <w:rPr>
          <w:snapToGrid w:val="0"/>
          <w:sz w:val="22"/>
          <w:szCs w:val="22"/>
          <w:lang w:val="fr-FR"/>
        </w:rPr>
        <w:t>) (CAS 55510-03-7);</w:t>
      </w:r>
    </w:p>
    <w:p w14:paraId="2AFAFDF2"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lang w:val="fr-FR"/>
        </w:rPr>
        <w:tab/>
      </w:r>
      <w:r w:rsidRPr="009A0AC7">
        <w:rPr>
          <w:snapToGrid w:val="0"/>
          <w:sz w:val="22"/>
          <w:szCs w:val="22"/>
        </w:rPr>
        <w:t>30.</w:t>
      </w:r>
      <w:r w:rsidRPr="009A0AC7">
        <w:rPr>
          <w:snapToGrid w:val="0"/>
          <w:sz w:val="22"/>
          <w:szCs w:val="22"/>
        </w:rPr>
        <w:tab/>
        <w:t>TNP (1,4,5,8-tetranitro-pyridazino[4,5-d]pyridazine) (CAS 229176-04-9);</w:t>
      </w:r>
    </w:p>
    <w:p w14:paraId="79ECECE6"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rPr>
        <w:tab/>
        <w:t>31.</w:t>
      </w:r>
      <w:r w:rsidRPr="009A0AC7">
        <w:rPr>
          <w:snapToGrid w:val="0"/>
          <w:sz w:val="22"/>
          <w:szCs w:val="22"/>
        </w:rPr>
        <w:tab/>
        <w:t>Triazines as follows:</w:t>
      </w:r>
    </w:p>
    <w:p w14:paraId="11493868"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a.</w:t>
      </w:r>
      <w:r w:rsidRPr="009A0AC7">
        <w:rPr>
          <w:snapToGrid w:val="0"/>
          <w:sz w:val="22"/>
          <w:szCs w:val="22"/>
        </w:rPr>
        <w:tab/>
        <w:t>DNAM (2-oxy-4,6-dinitroamino-s-triazine) (CAS 19899-80-0);</w:t>
      </w:r>
    </w:p>
    <w:p w14:paraId="4105A335"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rPr>
        <w:tab/>
      </w:r>
      <w:r w:rsidRPr="009A0AC7">
        <w:rPr>
          <w:snapToGrid w:val="0"/>
          <w:sz w:val="22"/>
          <w:szCs w:val="22"/>
        </w:rPr>
        <w:tab/>
      </w:r>
      <w:r w:rsidRPr="009A0AC7">
        <w:rPr>
          <w:snapToGrid w:val="0"/>
          <w:sz w:val="22"/>
          <w:szCs w:val="22"/>
          <w:lang w:val="fr-FR"/>
        </w:rPr>
        <w:t>b.</w:t>
      </w:r>
      <w:r w:rsidRPr="009A0AC7">
        <w:rPr>
          <w:snapToGrid w:val="0"/>
          <w:sz w:val="22"/>
          <w:szCs w:val="22"/>
          <w:lang w:val="fr-FR"/>
        </w:rPr>
        <w:tab/>
        <w:t>NNHT (2-nitroimino-5-nitro-hexahydro-1,3,5-triazine) (CAS 130400-13-4);</w:t>
      </w:r>
    </w:p>
    <w:p w14:paraId="1052EF4A" w14:textId="77777777" w:rsidR="00CA6BC6" w:rsidRPr="009A0AC7" w:rsidRDefault="00CA6BC6">
      <w:pPr>
        <w:tabs>
          <w:tab w:val="left" w:pos="284"/>
        </w:tabs>
        <w:spacing w:line="240" w:lineRule="atLeast"/>
        <w:ind w:left="709" w:hanging="709"/>
        <w:rPr>
          <w:snapToGrid w:val="0"/>
          <w:sz w:val="22"/>
          <w:szCs w:val="22"/>
        </w:rPr>
      </w:pPr>
      <w:r w:rsidRPr="009A0AC7">
        <w:rPr>
          <w:snapToGrid w:val="0"/>
          <w:sz w:val="22"/>
          <w:szCs w:val="22"/>
          <w:lang w:val="fr-FR"/>
        </w:rPr>
        <w:tab/>
      </w:r>
      <w:r w:rsidRPr="009A0AC7">
        <w:rPr>
          <w:snapToGrid w:val="0"/>
          <w:sz w:val="22"/>
          <w:szCs w:val="22"/>
        </w:rPr>
        <w:t>32.</w:t>
      </w:r>
      <w:r w:rsidRPr="009A0AC7">
        <w:rPr>
          <w:snapToGrid w:val="0"/>
          <w:sz w:val="22"/>
          <w:szCs w:val="22"/>
        </w:rPr>
        <w:tab/>
        <w:t>Triazoles as follows:</w:t>
      </w:r>
    </w:p>
    <w:p w14:paraId="58B2A4DA"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a.</w:t>
      </w:r>
      <w:r w:rsidRPr="009A0AC7">
        <w:rPr>
          <w:snapToGrid w:val="0"/>
          <w:sz w:val="22"/>
          <w:szCs w:val="22"/>
        </w:rPr>
        <w:tab/>
        <w:t>5-azido-2-nitrotriazole;</w:t>
      </w:r>
    </w:p>
    <w:p w14:paraId="586B1729"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rPr>
        <w:tab/>
      </w:r>
      <w:r w:rsidRPr="009A0AC7">
        <w:rPr>
          <w:snapToGrid w:val="0"/>
          <w:sz w:val="22"/>
          <w:szCs w:val="22"/>
        </w:rPr>
        <w:tab/>
      </w:r>
      <w:r w:rsidRPr="009A0AC7">
        <w:rPr>
          <w:snapToGrid w:val="0"/>
          <w:sz w:val="22"/>
          <w:szCs w:val="22"/>
          <w:lang w:val="fr-FR"/>
        </w:rPr>
        <w:t>b.</w:t>
      </w:r>
      <w:r w:rsidRPr="009A0AC7">
        <w:rPr>
          <w:snapToGrid w:val="0"/>
          <w:sz w:val="22"/>
          <w:szCs w:val="22"/>
          <w:lang w:val="fr-FR"/>
        </w:rPr>
        <w:tab/>
        <w:t xml:space="preserve">ADHTDN (4-amino-3,5-dihydrazino-1,2,4-triazole </w:t>
      </w:r>
      <w:proofErr w:type="spellStart"/>
      <w:r w:rsidRPr="009A0AC7">
        <w:rPr>
          <w:snapToGrid w:val="0"/>
          <w:sz w:val="22"/>
          <w:szCs w:val="22"/>
          <w:lang w:val="fr-FR"/>
        </w:rPr>
        <w:t>dinitramide</w:t>
      </w:r>
      <w:proofErr w:type="spellEnd"/>
      <w:r w:rsidRPr="009A0AC7">
        <w:rPr>
          <w:snapToGrid w:val="0"/>
          <w:sz w:val="22"/>
          <w:szCs w:val="22"/>
          <w:lang w:val="fr-FR"/>
        </w:rPr>
        <w:t>)</w:t>
      </w:r>
    </w:p>
    <w:p w14:paraId="1F64632D"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lang w:val="fr-FR"/>
        </w:rPr>
        <w:tab/>
      </w:r>
      <w:r w:rsidRPr="009A0AC7">
        <w:rPr>
          <w:snapToGrid w:val="0"/>
          <w:sz w:val="22"/>
          <w:szCs w:val="22"/>
          <w:lang w:val="fr-FR"/>
        </w:rPr>
        <w:tab/>
      </w:r>
      <w:r w:rsidRPr="009A0AC7">
        <w:rPr>
          <w:snapToGrid w:val="0"/>
          <w:sz w:val="22"/>
          <w:szCs w:val="22"/>
          <w:lang w:val="fr-FR"/>
        </w:rPr>
        <w:tab/>
        <w:t>(CAS 1614-08-0);</w:t>
      </w:r>
    </w:p>
    <w:p w14:paraId="693D82AC"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lang w:val="fr-FR"/>
        </w:rPr>
        <w:tab/>
      </w:r>
      <w:r w:rsidRPr="009A0AC7">
        <w:rPr>
          <w:snapToGrid w:val="0"/>
          <w:sz w:val="22"/>
          <w:szCs w:val="22"/>
          <w:lang w:val="fr-FR"/>
        </w:rPr>
        <w:tab/>
        <w:t>c.</w:t>
      </w:r>
      <w:r w:rsidRPr="009A0AC7">
        <w:rPr>
          <w:snapToGrid w:val="0"/>
          <w:sz w:val="22"/>
          <w:szCs w:val="22"/>
          <w:lang w:val="fr-FR"/>
        </w:rPr>
        <w:tab/>
        <w:t>ADNT (1-amino-3,5-dinitro-1,2,4-triazole);</w:t>
      </w:r>
    </w:p>
    <w:p w14:paraId="77CAEBB4" w14:textId="77777777" w:rsidR="00CA6BC6" w:rsidRPr="009A0AC7" w:rsidRDefault="00D02DD3">
      <w:pPr>
        <w:tabs>
          <w:tab w:val="left" w:pos="284"/>
          <w:tab w:val="left" w:pos="709"/>
        </w:tabs>
        <w:spacing w:line="240" w:lineRule="atLeast"/>
        <w:ind w:left="1134" w:hanging="1134"/>
        <w:rPr>
          <w:snapToGrid w:val="0"/>
          <w:sz w:val="22"/>
          <w:szCs w:val="22"/>
          <w:lang w:val="fr-FR"/>
        </w:rPr>
      </w:pPr>
      <w:r w:rsidRPr="009A0AC7">
        <w:rPr>
          <w:snapToGrid w:val="0"/>
          <w:sz w:val="22"/>
          <w:szCs w:val="22"/>
          <w:lang w:val="fr-FR"/>
        </w:rPr>
        <w:tab/>
      </w:r>
      <w:r w:rsidRPr="009A0AC7">
        <w:rPr>
          <w:snapToGrid w:val="0"/>
          <w:sz w:val="22"/>
          <w:szCs w:val="22"/>
          <w:lang w:val="fr-FR"/>
        </w:rPr>
        <w:tab/>
        <w:t>d.</w:t>
      </w:r>
      <w:r w:rsidRPr="009A0AC7">
        <w:rPr>
          <w:snapToGrid w:val="0"/>
          <w:sz w:val="22"/>
          <w:szCs w:val="22"/>
          <w:lang w:val="fr-FR"/>
        </w:rPr>
        <w:tab/>
        <w:t>BDNTA ((bis-</w:t>
      </w:r>
      <w:proofErr w:type="spellStart"/>
      <w:r w:rsidRPr="009A0AC7">
        <w:rPr>
          <w:snapToGrid w:val="0"/>
          <w:sz w:val="22"/>
          <w:szCs w:val="22"/>
          <w:lang w:val="fr-FR"/>
        </w:rPr>
        <w:t>dinitrotriazole</w:t>
      </w:r>
      <w:proofErr w:type="spellEnd"/>
      <w:r w:rsidRPr="009A0AC7">
        <w:rPr>
          <w:snapToGrid w:val="0"/>
          <w:sz w:val="22"/>
          <w:szCs w:val="22"/>
          <w:lang w:val="fr-FR"/>
        </w:rPr>
        <w:t>)</w:t>
      </w:r>
      <w:r w:rsidR="00CA6BC6" w:rsidRPr="009A0AC7">
        <w:rPr>
          <w:snapToGrid w:val="0"/>
          <w:sz w:val="22"/>
          <w:szCs w:val="22"/>
          <w:lang w:val="fr-FR"/>
        </w:rPr>
        <w:t>amine);</w:t>
      </w:r>
    </w:p>
    <w:p w14:paraId="3EC155D2" w14:textId="77777777" w:rsidR="00CA6BC6" w:rsidRPr="009A0AC7" w:rsidRDefault="00CA6BC6">
      <w:pPr>
        <w:tabs>
          <w:tab w:val="left" w:pos="284"/>
          <w:tab w:val="left" w:pos="709"/>
        </w:tabs>
        <w:spacing w:line="240" w:lineRule="atLeast"/>
        <w:ind w:left="1134" w:hanging="1134"/>
        <w:rPr>
          <w:snapToGrid w:val="0"/>
          <w:sz w:val="22"/>
          <w:szCs w:val="22"/>
          <w:lang w:val="fr-FR"/>
        </w:rPr>
      </w:pPr>
      <w:r w:rsidRPr="009A0AC7">
        <w:rPr>
          <w:snapToGrid w:val="0"/>
          <w:sz w:val="22"/>
          <w:szCs w:val="22"/>
          <w:lang w:val="fr-FR"/>
        </w:rPr>
        <w:tab/>
      </w:r>
      <w:r w:rsidRPr="009A0AC7">
        <w:rPr>
          <w:snapToGrid w:val="0"/>
          <w:sz w:val="22"/>
          <w:szCs w:val="22"/>
          <w:lang w:val="fr-FR"/>
        </w:rPr>
        <w:tab/>
        <w:t>e.</w:t>
      </w:r>
      <w:r w:rsidRPr="009A0AC7">
        <w:rPr>
          <w:snapToGrid w:val="0"/>
          <w:sz w:val="22"/>
          <w:szCs w:val="22"/>
          <w:lang w:val="fr-FR"/>
        </w:rPr>
        <w:tab/>
        <w:t>DBT (3,3</w:t>
      </w:r>
      <w:r w:rsidRPr="009A0AC7">
        <w:rPr>
          <w:snapToGrid w:val="0"/>
          <w:sz w:val="22"/>
          <w:szCs w:val="22"/>
        </w:rPr>
        <w:sym w:font="Symbol" w:char="F0A2"/>
      </w:r>
      <w:r w:rsidRPr="009A0AC7">
        <w:rPr>
          <w:snapToGrid w:val="0"/>
          <w:sz w:val="22"/>
          <w:szCs w:val="22"/>
          <w:lang w:val="fr-FR"/>
        </w:rPr>
        <w:t>-dinitro-5,5-bi-1,2,4-triazole) (CAS 30003-46-4);</w:t>
      </w:r>
    </w:p>
    <w:p w14:paraId="1A0635D4"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lang w:val="fr-FR"/>
        </w:rPr>
        <w:tab/>
      </w:r>
      <w:r w:rsidRPr="009A0AC7">
        <w:rPr>
          <w:snapToGrid w:val="0"/>
          <w:sz w:val="22"/>
          <w:szCs w:val="22"/>
          <w:lang w:val="fr-FR"/>
        </w:rPr>
        <w:tab/>
      </w:r>
      <w:r w:rsidRPr="009A0AC7">
        <w:rPr>
          <w:snapToGrid w:val="0"/>
          <w:sz w:val="22"/>
          <w:szCs w:val="22"/>
        </w:rPr>
        <w:t>f.</w:t>
      </w:r>
      <w:r w:rsidRPr="009A0AC7">
        <w:rPr>
          <w:snapToGrid w:val="0"/>
          <w:sz w:val="22"/>
          <w:szCs w:val="22"/>
        </w:rPr>
        <w:tab/>
        <w:t>DNBT (</w:t>
      </w:r>
      <w:proofErr w:type="spellStart"/>
      <w:r w:rsidRPr="009A0AC7">
        <w:rPr>
          <w:snapToGrid w:val="0"/>
          <w:sz w:val="22"/>
          <w:szCs w:val="22"/>
        </w:rPr>
        <w:t>dinitrobistriazole</w:t>
      </w:r>
      <w:proofErr w:type="spellEnd"/>
      <w:r w:rsidRPr="009A0AC7">
        <w:rPr>
          <w:snapToGrid w:val="0"/>
          <w:sz w:val="22"/>
          <w:szCs w:val="22"/>
        </w:rPr>
        <w:t>) (CAS 70890-46-9);</w:t>
      </w:r>
    </w:p>
    <w:p w14:paraId="7B4BC600"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g.</w:t>
      </w:r>
      <w:r w:rsidRPr="009A0AC7">
        <w:rPr>
          <w:snapToGrid w:val="0"/>
          <w:sz w:val="22"/>
          <w:szCs w:val="22"/>
        </w:rPr>
        <w:tab/>
      </w:r>
      <w:r w:rsidR="00A0614C" w:rsidRPr="009A0AC7">
        <w:rPr>
          <w:snapToGrid w:val="0"/>
          <w:sz w:val="22"/>
          <w:szCs w:val="22"/>
        </w:rPr>
        <w:t>Not used since 2011</w:t>
      </w:r>
    </w:p>
    <w:p w14:paraId="24F7F2DA"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h.</w:t>
      </w:r>
      <w:r w:rsidRPr="009A0AC7">
        <w:rPr>
          <w:snapToGrid w:val="0"/>
          <w:sz w:val="22"/>
          <w:szCs w:val="22"/>
        </w:rPr>
        <w:tab/>
        <w:t>NTDNT (1-N-(2-nitrotriazolo) 3,5-dinitrotriazole);</w:t>
      </w:r>
    </w:p>
    <w:p w14:paraId="572C4A9E"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i.</w:t>
      </w:r>
      <w:r w:rsidRPr="009A0AC7">
        <w:rPr>
          <w:snapToGrid w:val="0"/>
          <w:sz w:val="22"/>
          <w:szCs w:val="22"/>
        </w:rPr>
        <w:tab/>
        <w:t>PDNT (1-picryl-3,5-dinitrotriazole);</w:t>
      </w:r>
    </w:p>
    <w:p w14:paraId="59377CCB" w14:textId="77777777" w:rsidR="00CA6BC6" w:rsidRPr="009A0AC7" w:rsidRDefault="00CA6BC6">
      <w:pPr>
        <w:tabs>
          <w:tab w:val="left" w:pos="284"/>
          <w:tab w:val="left" w:pos="709"/>
        </w:tabs>
        <w:spacing w:line="240" w:lineRule="atLeast"/>
        <w:ind w:left="1134" w:hanging="1134"/>
        <w:rPr>
          <w:snapToGrid w:val="0"/>
          <w:sz w:val="22"/>
          <w:szCs w:val="22"/>
        </w:rPr>
      </w:pPr>
      <w:r w:rsidRPr="009A0AC7">
        <w:rPr>
          <w:snapToGrid w:val="0"/>
          <w:sz w:val="22"/>
          <w:szCs w:val="22"/>
        </w:rPr>
        <w:tab/>
      </w:r>
      <w:r w:rsidRPr="009A0AC7">
        <w:rPr>
          <w:snapToGrid w:val="0"/>
          <w:sz w:val="22"/>
          <w:szCs w:val="22"/>
        </w:rPr>
        <w:tab/>
        <w:t>j.</w:t>
      </w:r>
      <w:r w:rsidRPr="009A0AC7">
        <w:rPr>
          <w:snapToGrid w:val="0"/>
          <w:sz w:val="22"/>
          <w:szCs w:val="22"/>
        </w:rPr>
        <w:tab/>
        <w:t>TACOT (</w:t>
      </w:r>
      <w:proofErr w:type="spellStart"/>
      <w:r w:rsidRPr="009A0AC7">
        <w:rPr>
          <w:snapToGrid w:val="0"/>
          <w:sz w:val="22"/>
          <w:szCs w:val="22"/>
        </w:rPr>
        <w:t>tetranitrobenzotriazolobenzotriazole</w:t>
      </w:r>
      <w:proofErr w:type="spellEnd"/>
      <w:r w:rsidRPr="009A0AC7">
        <w:rPr>
          <w:snapToGrid w:val="0"/>
          <w:sz w:val="22"/>
          <w:szCs w:val="22"/>
        </w:rPr>
        <w:t>) (CAS 25243-36-1);</w:t>
      </w:r>
    </w:p>
    <w:p w14:paraId="40BB5914" w14:textId="77777777" w:rsidR="00CA6BC6" w:rsidRPr="009A0AC7" w:rsidRDefault="00CA6BC6">
      <w:pPr>
        <w:tabs>
          <w:tab w:val="left" w:pos="284"/>
        </w:tabs>
        <w:spacing w:line="240" w:lineRule="atLeast"/>
        <w:ind w:left="709" w:hanging="709"/>
        <w:rPr>
          <w:snapToGrid w:val="0"/>
          <w:spacing w:val="-2"/>
          <w:sz w:val="22"/>
          <w:szCs w:val="22"/>
        </w:rPr>
      </w:pPr>
      <w:r w:rsidRPr="009A0AC7">
        <w:rPr>
          <w:snapToGrid w:val="0"/>
          <w:sz w:val="22"/>
          <w:szCs w:val="22"/>
        </w:rPr>
        <w:tab/>
        <w:t>33.</w:t>
      </w:r>
      <w:r w:rsidRPr="009A0AC7">
        <w:rPr>
          <w:snapToGrid w:val="0"/>
          <w:sz w:val="22"/>
          <w:szCs w:val="22"/>
        </w:rPr>
        <w:tab/>
      </w:r>
      <w:r w:rsidRPr="009A0AC7">
        <w:rPr>
          <w:snapToGrid w:val="0"/>
          <w:spacing w:val="-2"/>
          <w:sz w:val="22"/>
          <w:szCs w:val="22"/>
        </w:rPr>
        <w:t xml:space="preserve">"Explosives" not listed elsewhere in this list having a detonation velocity exceeding 8,700 m/s, at maximum density, or a detonation pressure exceeding 34 </w:t>
      </w:r>
      <w:proofErr w:type="spellStart"/>
      <w:r w:rsidRPr="009A0AC7">
        <w:rPr>
          <w:snapToGrid w:val="0"/>
          <w:spacing w:val="-2"/>
          <w:sz w:val="22"/>
          <w:szCs w:val="22"/>
        </w:rPr>
        <w:t>GPa</w:t>
      </w:r>
      <w:proofErr w:type="spellEnd"/>
      <w:r w:rsidRPr="009A0AC7">
        <w:rPr>
          <w:snapToGrid w:val="0"/>
          <w:spacing w:val="-2"/>
          <w:sz w:val="22"/>
          <w:szCs w:val="22"/>
        </w:rPr>
        <w:t xml:space="preserve"> (340 kbar);</w:t>
      </w:r>
    </w:p>
    <w:p w14:paraId="6E552C3B" w14:textId="77777777" w:rsidR="0089501A" w:rsidRPr="009A0AC7" w:rsidRDefault="00CA6BC6" w:rsidP="0089501A">
      <w:pPr>
        <w:tabs>
          <w:tab w:val="left" w:pos="284"/>
        </w:tabs>
        <w:spacing w:before="120"/>
        <w:ind w:left="709" w:hanging="709"/>
        <w:rPr>
          <w:snapToGrid w:val="0"/>
          <w:sz w:val="22"/>
          <w:szCs w:val="22"/>
        </w:rPr>
      </w:pPr>
      <w:r w:rsidRPr="009A0AC7">
        <w:rPr>
          <w:snapToGrid w:val="0"/>
          <w:sz w:val="22"/>
          <w:szCs w:val="22"/>
        </w:rPr>
        <w:tab/>
        <w:t>34.</w:t>
      </w:r>
      <w:r w:rsidRPr="009A0AC7">
        <w:rPr>
          <w:snapToGrid w:val="0"/>
          <w:sz w:val="22"/>
          <w:szCs w:val="22"/>
        </w:rPr>
        <w:tab/>
      </w:r>
      <w:r w:rsidR="00D02DD3" w:rsidRPr="009A0AC7">
        <w:rPr>
          <w:snapToGrid w:val="0"/>
          <w:sz w:val="22"/>
          <w:szCs w:val="22"/>
        </w:rPr>
        <w:t>Not used since 2013</w:t>
      </w:r>
    </w:p>
    <w:p w14:paraId="548EB6B6" w14:textId="77777777" w:rsidR="00CA6BC6" w:rsidRPr="009A0AC7" w:rsidRDefault="00CA6BC6" w:rsidP="0089501A">
      <w:pPr>
        <w:tabs>
          <w:tab w:val="left" w:pos="284"/>
          <w:tab w:val="left" w:pos="1452"/>
        </w:tabs>
        <w:spacing w:before="120"/>
        <w:ind w:left="709" w:hanging="709"/>
        <w:rPr>
          <w:color w:val="auto"/>
          <w:sz w:val="22"/>
          <w:szCs w:val="22"/>
        </w:rPr>
      </w:pPr>
      <w:r w:rsidRPr="009A0AC7">
        <w:rPr>
          <w:color w:val="auto"/>
          <w:sz w:val="22"/>
          <w:szCs w:val="22"/>
        </w:rPr>
        <w:tab/>
        <w:t>35.</w:t>
      </w:r>
      <w:r w:rsidRPr="009A0AC7">
        <w:rPr>
          <w:color w:val="auto"/>
          <w:sz w:val="22"/>
          <w:szCs w:val="22"/>
        </w:rPr>
        <w:tab/>
        <w:t xml:space="preserve">Nitrocellulose (containing more than 12.5% nitrogen) </w:t>
      </w:r>
      <w:r w:rsidRPr="009A0AC7">
        <w:rPr>
          <w:bCs/>
          <w:sz w:val="22"/>
          <w:szCs w:val="22"/>
        </w:rPr>
        <w:t>(CAS 9004-70-0)</w:t>
      </w:r>
      <w:r w:rsidRPr="009A0AC7">
        <w:rPr>
          <w:color w:val="auto"/>
          <w:sz w:val="22"/>
          <w:szCs w:val="22"/>
        </w:rPr>
        <w:t>;</w:t>
      </w:r>
    </w:p>
    <w:p w14:paraId="020457E3" w14:textId="77777777" w:rsidR="00CA6BC6" w:rsidRPr="009A0AC7" w:rsidRDefault="00CA6BC6">
      <w:pPr>
        <w:tabs>
          <w:tab w:val="left" w:pos="284"/>
          <w:tab w:val="left" w:pos="1452"/>
        </w:tabs>
        <w:autoSpaceDE w:val="0"/>
        <w:autoSpaceDN w:val="0"/>
        <w:adjustRightInd w:val="0"/>
        <w:ind w:left="709" w:hanging="709"/>
        <w:rPr>
          <w:color w:val="auto"/>
          <w:sz w:val="22"/>
          <w:szCs w:val="22"/>
          <w:lang w:val="fr-FR"/>
        </w:rPr>
      </w:pPr>
      <w:r w:rsidRPr="009A0AC7">
        <w:rPr>
          <w:color w:val="auto"/>
          <w:sz w:val="22"/>
          <w:szCs w:val="22"/>
        </w:rPr>
        <w:tab/>
      </w:r>
      <w:r w:rsidRPr="009A0AC7">
        <w:rPr>
          <w:color w:val="auto"/>
          <w:sz w:val="22"/>
          <w:szCs w:val="22"/>
          <w:lang w:val="fr-FR"/>
        </w:rPr>
        <w:t>36.</w:t>
      </w:r>
      <w:r w:rsidRPr="009A0AC7">
        <w:rPr>
          <w:color w:val="auto"/>
          <w:sz w:val="22"/>
          <w:szCs w:val="22"/>
          <w:lang w:val="fr-FR"/>
        </w:rPr>
        <w:tab/>
      </w:r>
      <w:proofErr w:type="spellStart"/>
      <w:r w:rsidRPr="009A0AC7">
        <w:rPr>
          <w:color w:val="auto"/>
          <w:sz w:val="22"/>
          <w:szCs w:val="22"/>
          <w:lang w:val="fr-FR"/>
        </w:rPr>
        <w:t>Nitroglycol</w:t>
      </w:r>
      <w:proofErr w:type="spellEnd"/>
      <w:r w:rsidRPr="009A0AC7">
        <w:rPr>
          <w:color w:val="auto"/>
          <w:sz w:val="22"/>
          <w:szCs w:val="22"/>
          <w:lang w:val="fr-FR"/>
        </w:rPr>
        <w:t xml:space="preserve"> </w:t>
      </w:r>
      <w:r w:rsidRPr="009A0AC7">
        <w:rPr>
          <w:bCs/>
          <w:color w:val="auto"/>
          <w:sz w:val="22"/>
          <w:szCs w:val="22"/>
          <w:lang w:val="fr-FR"/>
        </w:rPr>
        <w:t>(CAS 628-96-6)</w:t>
      </w:r>
      <w:r w:rsidRPr="009A0AC7">
        <w:rPr>
          <w:color w:val="auto"/>
          <w:sz w:val="22"/>
          <w:szCs w:val="22"/>
          <w:lang w:val="fr-FR"/>
        </w:rPr>
        <w:t>;</w:t>
      </w:r>
    </w:p>
    <w:p w14:paraId="7BAC44ED" w14:textId="77777777" w:rsidR="00CA6BC6" w:rsidRPr="009A0AC7" w:rsidRDefault="00CA6BC6">
      <w:pPr>
        <w:tabs>
          <w:tab w:val="left" w:pos="284"/>
          <w:tab w:val="left" w:pos="1452"/>
        </w:tabs>
        <w:autoSpaceDE w:val="0"/>
        <w:autoSpaceDN w:val="0"/>
        <w:adjustRightInd w:val="0"/>
        <w:ind w:left="709" w:hanging="709"/>
        <w:rPr>
          <w:color w:val="auto"/>
          <w:sz w:val="22"/>
          <w:szCs w:val="22"/>
          <w:lang w:val="fr-FR"/>
        </w:rPr>
      </w:pPr>
      <w:r w:rsidRPr="009A0AC7">
        <w:rPr>
          <w:color w:val="auto"/>
          <w:sz w:val="22"/>
          <w:szCs w:val="22"/>
          <w:lang w:val="fr-FR"/>
        </w:rPr>
        <w:tab/>
        <w:t>37.</w:t>
      </w:r>
      <w:r w:rsidRPr="009A0AC7">
        <w:rPr>
          <w:color w:val="auto"/>
          <w:sz w:val="22"/>
          <w:szCs w:val="22"/>
          <w:lang w:val="fr-FR"/>
        </w:rPr>
        <w:tab/>
      </w:r>
      <w:proofErr w:type="spellStart"/>
      <w:r w:rsidRPr="009A0AC7">
        <w:rPr>
          <w:color w:val="auto"/>
          <w:sz w:val="22"/>
          <w:szCs w:val="22"/>
          <w:lang w:val="fr-FR"/>
        </w:rPr>
        <w:t>Pentaerythritol</w:t>
      </w:r>
      <w:proofErr w:type="spellEnd"/>
      <w:r w:rsidRPr="009A0AC7">
        <w:rPr>
          <w:color w:val="auto"/>
          <w:sz w:val="22"/>
          <w:szCs w:val="22"/>
          <w:lang w:val="fr-FR"/>
        </w:rPr>
        <w:t xml:space="preserve"> </w:t>
      </w:r>
      <w:proofErr w:type="spellStart"/>
      <w:r w:rsidRPr="009A0AC7">
        <w:rPr>
          <w:color w:val="auto"/>
          <w:sz w:val="22"/>
          <w:szCs w:val="22"/>
          <w:lang w:val="fr-FR"/>
        </w:rPr>
        <w:t>tetranitrate</w:t>
      </w:r>
      <w:proofErr w:type="spellEnd"/>
      <w:r w:rsidRPr="009A0AC7">
        <w:rPr>
          <w:color w:val="auto"/>
          <w:sz w:val="22"/>
          <w:szCs w:val="22"/>
          <w:lang w:val="fr-FR"/>
        </w:rPr>
        <w:t xml:space="preserve"> (PETN) </w:t>
      </w:r>
      <w:r w:rsidRPr="009A0AC7">
        <w:rPr>
          <w:bCs/>
          <w:color w:val="auto"/>
          <w:sz w:val="22"/>
          <w:szCs w:val="22"/>
          <w:lang w:val="fr-FR"/>
        </w:rPr>
        <w:t>(CAS 78-11-5)</w:t>
      </w:r>
      <w:r w:rsidRPr="009A0AC7">
        <w:rPr>
          <w:color w:val="auto"/>
          <w:sz w:val="22"/>
          <w:szCs w:val="22"/>
          <w:lang w:val="fr-FR"/>
        </w:rPr>
        <w:t>;</w:t>
      </w:r>
    </w:p>
    <w:p w14:paraId="1ADD3169" w14:textId="77777777" w:rsidR="00CA6BC6" w:rsidRPr="009A0AC7" w:rsidRDefault="00CA6BC6">
      <w:pPr>
        <w:tabs>
          <w:tab w:val="left" w:pos="284"/>
          <w:tab w:val="left" w:pos="1452"/>
        </w:tabs>
        <w:autoSpaceDE w:val="0"/>
        <w:autoSpaceDN w:val="0"/>
        <w:adjustRightInd w:val="0"/>
        <w:ind w:left="709" w:hanging="709"/>
        <w:rPr>
          <w:color w:val="auto"/>
          <w:sz w:val="22"/>
          <w:szCs w:val="22"/>
          <w:lang w:val="fr-FR"/>
        </w:rPr>
      </w:pPr>
      <w:r w:rsidRPr="009A0AC7">
        <w:rPr>
          <w:color w:val="auto"/>
          <w:sz w:val="22"/>
          <w:szCs w:val="22"/>
          <w:lang w:val="fr-FR"/>
        </w:rPr>
        <w:tab/>
        <w:t>38.</w:t>
      </w:r>
      <w:r w:rsidRPr="009A0AC7">
        <w:rPr>
          <w:color w:val="auto"/>
          <w:sz w:val="22"/>
          <w:szCs w:val="22"/>
          <w:lang w:val="fr-FR"/>
        </w:rPr>
        <w:tab/>
      </w:r>
      <w:proofErr w:type="spellStart"/>
      <w:r w:rsidRPr="009A0AC7">
        <w:rPr>
          <w:color w:val="auto"/>
          <w:sz w:val="22"/>
          <w:szCs w:val="22"/>
          <w:lang w:val="fr-FR"/>
        </w:rPr>
        <w:t>Picryl</w:t>
      </w:r>
      <w:proofErr w:type="spellEnd"/>
      <w:r w:rsidRPr="009A0AC7">
        <w:rPr>
          <w:color w:val="auto"/>
          <w:sz w:val="22"/>
          <w:szCs w:val="22"/>
          <w:lang w:val="fr-FR"/>
        </w:rPr>
        <w:t xml:space="preserve"> </w:t>
      </w:r>
      <w:proofErr w:type="spellStart"/>
      <w:r w:rsidRPr="009A0AC7">
        <w:rPr>
          <w:color w:val="auto"/>
          <w:sz w:val="22"/>
          <w:szCs w:val="22"/>
          <w:lang w:val="fr-FR"/>
        </w:rPr>
        <w:t>chloride</w:t>
      </w:r>
      <w:proofErr w:type="spellEnd"/>
      <w:r w:rsidRPr="009A0AC7">
        <w:rPr>
          <w:color w:val="auto"/>
          <w:sz w:val="22"/>
          <w:szCs w:val="22"/>
          <w:lang w:val="fr-FR"/>
        </w:rPr>
        <w:t xml:space="preserve"> </w:t>
      </w:r>
      <w:r w:rsidRPr="009A0AC7">
        <w:rPr>
          <w:bCs/>
          <w:color w:val="auto"/>
          <w:sz w:val="22"/>
          <w:szCs w:val="22"/>
          <w:lang w:val="fr-FR"/>
        </w:rPr>
        <w:t>(CAS 88-88-0)</w:t>
      </w:r>
      <w:r w:rsidRPr="009A0AC7">
        <w:rPr>
          <w:color w:val="auto"/>
          <w:sz w:val="22"/>
          <w:szCs w:val="22"/>
          <w:lang w:val="fr-FR"/>
        </w:rPr>
        <w:t>;</w:t>
      </w:r>
    </w:p>
    <w:p w14:paraId="32BD568C" w14:textId="77777777" w:rsidR="00CA6BC6" w:rsidRPr="009A0AC7" w:rsidRDefault="00CA6BC6">
      <w:pPr>
        <w:tabs>
          <w:tab w:val="left" w:pos="284"/>
          <w:tab w:val="left" w:pos="1452"/>
        </w:tabs>
        <w:autoSpaceDE w:val="0"/>
        <w:autoSpaceDN w:val="0"/>
        <w:adjustRightInd w:val="0"/>
        <w:ind w:left="709" w:hanging="709"/>
        <w:rPr>
          <w:color w:val="auto"/>
          <w:sz w:val="22"/>
          <w:szCs w:val="22"/>
          <w:lang w:val="fr-FR"/>
        </w:rPr>
      </w:pPr>
      <w:r w:rsidRPr="009A0AC7">
        <w:rPr>
          <w:color w:val="auto"/>
          <w:sz w:val="22"/>
          <w:szCs w:val="22"/>
          <w:lang w:val="fr-FR"/>
        </w:rPr>
        <w:tab/>
        <w:t>39.</w:t>
      </w:r>
      <w:r w:rsidRPr="009A0AC7">
        <w:rPr>
          <w:color w:val="auto"/>
          <w:sz w:val="22"/>
          <w:szCs w:val="22"/>
          <w:lang w:val="fr-FR"/>
        </w:rPr>
        <w:tab/>
        <w:t xml:space="preserve">2,4,6-Trinitrotoluene (TNT) </w:t>
      </w:r>
      <w:r w:rsidRPr="009A0AC7">
        <w:rPr>
          <w:bCs/>
          <w:color w:val="auto"/>
          <w:sz w:val="22"/>
          <w:szCs w:val="22"/>
          <w:lang w:val="fr-FR"/>
        </w:rPr>
        <w:t>(CAS 118-96-7)</w:t>
      </w:r>
      <w:r w:rsidRPr="009A0AC7">
        <w:rPr>
          <w:color w:val="auto"/>
          <w:sz w:val="22"/>
          <w:szCs w:val="22"/>
          <w:lang w:val="fr-FR"/>
        </w:rPr>
        <w:t>;</w:t>
      </w:r>
    </w:p>
    <w:p w14:paraId="24AE04B0" w14:textId="77777777" w:rsidR="00CA6BC6" w:rsidRPr="009A0AC7" w:rsidRDefault="00CA6BC6">
      <w:pPr>
        <w:tabs>
          <w:tab w:val="left" w:pos="284"/>
          <w:tab w:val="left" w:pos="1452"/>
        </w:tabs>
        <w:autoSpaceDE w:val="0"/>
        <w:autoSpaceDN w:val="0"/>
        <w:adjustRightInd w:val="0"/>
        <w:ind w:left="709" w:hanging="709"/>
        <w:rPr>
          <w:color w:val="auto"/>
          <w:sz w:val="22"/>
          <w:szCs w:val="22"/>
          <w:lang w:val="fr-FR"/>
        </w:rPr>
      </w:pPr>
      <w:r w:rsidRPr="009A0AC7">
        <w:rPr>
          <w:color w:val="auto"/>
          <w:sz w:val="22"/>
          <w:szCs w:val="22"/>
          <w:lang w:val="fr-FR"/>
        </w:rPr>
        <w:tab/>
        <w:t>40.</w:t>
      </w:r>
      <w:r w:rsidRPr="009A0AC7">
        <w:rPr>
          <w:color w:val="auto"/>
          <w:sz w:val="22"/>
          <w:szCs w:val="22"/>
          <w:lang w:val="fr-FR"/>
        </w:rPr>
        <w:tab/>
      </w:r>
      <w:proofErr w:type="spellStart"/>
      <w:r w:rsidRPr="009A0AC7">
        <w:rPr>
          <w:color w:val="auto"/>
          <w:sz w:val="22"/>
          <w:szCs w:val="22"/>
          <w:lang w:val="fr-FR"/>
        </w:rPr>
        <w:t>Nitroglycerine</w:t>
      </w:r>
      <w:proofErr w:type="spellEnd"/>
      <w:r w:rsidRPr="009A0AC7">
        <w:rPr>
          <w:color w:val="auto"/>
          <w:sz w:val="22"/>
          <w:szCs w:val="22"/>
          <w:lang w:val="fr-FR"/>
        </w:rPr>
        <w:t xml:space="preserve"> (NG) </w:t>
      </w:r>
      <w:r w:rsidRPr="009A0AC7">
        <w:rPr>
          <w:bCs/>
          <w:color w:val="auto"/>
          <w:sz w:val="22"/>
          <w:szCs w:val="22"/>
          <w:lang w:val="fr-FR"/>
        </w:rPr>
        <w:t>(CAS 55-63-0)</w:t>
      </w:r>
      <w:r w:rsidRPr="009A0AC7">
        <w:rPr>
          <w:color w:val="auto"/>
          <w:sz w:val="22"/>
          <w:szCs w:val="22"/>
          <w:lang w:val="fr-FR"/>
        </w:rPr>
        <w:t>;</w:t>
      </w:r>
    </w:p>
    <w:p w14:paraId="42F6A6E2" w14:textId="77777777" w:rsidR="00CA6BC6" w:rsidRPr="009A0AC7" w:rsidRDefault="00CA6BC6">
      <w:pPr>
        <w:tabs>
          <w:tab w:val="left" w:pos="284"/>
          <w:tab w:val="left" w:pos="1452"/>
        </w:tabs>
        <w:autoSpaceDE w:val="0"/>
        <w:autoSpaceDN w:val="0"/>
        <w:adjustRightInd w:val="0"/>
        <w:ind w:left="709" w:hanging="709"/>
        <w:rPr>
          <w:color w:val="auto"/>
          <w:sz w:val="22"/>
          <w:szCs w:val="22"/>
          <w:lang w:val="fr-FR"/>
        </w:rPr>
      </w:pPr>
      <w:r w:rsidRPr="009A0AC7">
        <w:rPr>
          <w:color w:val="auto"/>
          <w:sz w:val="22"/>
          <w:szCs w:val="22"/>
          <w:lang w:val="fr-FR"/>
        </w:rPr>
        <w:tab/>
        <w:t>41.</w:t>
      </w:r>
      <w:r w:rsidRPr="009A0AC7">
        <w:rPr>
          <w:color w:val="auto"/>
          <w:sz w:val="22"/>
          <w:szCs w:val="22"/>
          <w:lang w:val="fr-FR"/>
        </w:rPr>
        <w:tab/>
      </w:r>
      <w:proofErr w:type="spellStart"/>
      <w:r w:rsidRPr="009A0AC7">
        <w:rPr>
          <w:color w:val="auto"/>
          <w:sz w:val="22"/>
          <w:szCs w:val="22"/>
          <w:lang w:val="fr-FR"/>
        </w:rPr>
        <w:t>Triacetone</w:t>
      </w:r>
      <w:proofErr w:type="spellEnd"/>
      <w:r w:rsidRPr="009A0AC7">
        <w:rPr>
          <w:color w:val="auto"/>
          <w:sz w:val="22"/>
          <w:szCs w:val="22"/>
          <w:lang w:val="fr-FR"/>
        </w:rPr>
        <w:t xml:space="preserve"> </w:t>
      </w:r>
      <w:proofErr w:type="spellStart"/>
      <w:r w:rsidRPr="009A0AC7">
        <w:rPr>
          <w:color w:val="auto"/>
          <w:sz w:val="22"/>
          <w:szCs w:val="22"/>
          <w:lang w:val="fr-FR"/>
        </w:rPr>
        <w:t>Triperoxide</w:t>
      </w:r>
      <w:proofErr w:type="spellEnd"/>
      <w:r w:rsidRPr="009A0AC7">
        <w:rPr>
          <w:color w:val="auto"/>
          <w:sz w:val="22"/>
          <w:szCs w:val="22"/>
          <w:lang w:val="fr-FR"/>
        </w:rPr>
        <w:t xml:space="preserve"> (TATP) </w:t>
      </w:r>
      <w:r w:rsidRPr="009A0AC7">
        <w:rPr>
          <w:bCs/>
          <w:color w:val="auto"/>
          <w:sz w:val="22"/>
          <w:szCs w:val="22"/>
          <w:lang w:val="fr-FR"/>
        </w:rPr>
        <w:t>(CAS 17088-37-8)</w:t>
      </w:r>
      <w:r w:rsidRPr="009A0AC7">
        <w:rPr>
          <w:color w:val="auto"/>
          <w:sz w:val="22"/>
          <w:szCs w:val="22"/>
          <w:lang w:val="fr-FR"/>
        </w:rPr>
        <w:t>;</w:t>
      </w:r>
    </w:p>
    <w:p w14:paraId="0B6D08DE" w14:textId="77777777" w:rsidR="00CA6BC6" w:rsidRPr="009A0AC7" w:rsidRDefault="00CA6BC6">
      <w:pPr>
        <w:tabs>
          <w:tab w:val="left" w:pos="284"/>
          <w:tab w:val="left" w:pos="1452"/>
        </w:tabs>
        <w:autoSpaceDE w:val="0"/>
        <w:autoSpaceDN w:val="0"/>
        <w:adjustRightInd w:val="0"/>
        <w:ind w:left="709" w:hanging="709"/>
        <w:rPr>
          <w:color w:val="auto"/>
          <w:sz w:val="22"/>
          <w:szCs w:val="22"/>
          <w:lang w:val="fr-FR"/>
        </w:rPr>
      </w:pPr>
      <w:r w:rsidRPr="009A0AC7">
        <w:rPr>
          <w:color w:val="auto"/>
          <w:sz w:val="22"/>
          <w:szCs w:val="22"/>
          <w:lang w:val="fr-FR"/>
        </w:rPr>
        <w:tab/>
        <w:t>42.</w:t>
      </w:r>
      <w:r w:rsidRPr="009A0AC7">
        <w:rPr>
          <w:color w:val="auto"/>
          <w:sz w:val="22"/>
          <w:szCs w:val="22"/>
          <w:lang w:val="fr-FR"/>
        </w:rPr>
        <w:tab/>
        <w:t xml:space="preserve">Guanidine nitrate </w:t>
      </w:r>
      <w:r w:rsidRPr="009A0AC7">
        <w:rPr>
          <w:bCs/>
          <w:color w:val="auto"/>
          <w:sz w:val="22"/>
          <w:szCs w:val="22"/>
          <w:lang w:val="fr-FR"/>
        </w:rPr>
        <w:t>(CAS 506-93-4)</w:t>
      </w:r>
      <w:r w:rsidRPr="009A0AC7">
        <w:rPr>
          <w:color w:val="auto"/>
          <w:sz w:val="22"/>
          <w:szCs w:val="22"/>
          <w:lang w:val="fr-FR"/>
        </w:rPr>
        <w:t>;</w:t>
      </w:r>
    </w:p>
    <w:p w14:paraId="70F9DB2D" w14:textId="77777777" w:rsidR="00CA6BC6" w:rsidRPr="009A0AC7" w:rsidRDefault="00CA6BC6">
      <w:pPr>
        <w:tabs>
          <w:tab w:val="left" w:pos="284"/>
          <w:tab w:val="left" w:pos="1452"/>
        </w:tabs>
        <w:autoSpaceDE w:val="0"/>
        <w:autoSpaceDN w:val="0"/>
        <w:adjustRightInd w:val="0"/>
        <w:ind w:left="709" w:hanging="709"/>
        <w:rPr>
          <w:color w:val="auto"/>
          <w:sz w:val="22"/>
          <w:szCs w:val="22"/>
          <w:lang w:val="fr-FR"/>
        </w:rPr>
      </w:pPr>
      <w:r w:rsidRPr="009A0AC7">
        <w:rPr>
          <w:color w:val="auto"/>
          <w:sz w:val="22"/>
          <w:szCs w:val="22"/>
          <w:lang w:val="fr-FR"/>
        </w:rPr>
        <w:tab/>
        <w:t>43.</w:t>
      </w:r>
      <w:r w:rsidRPr="009A0AC7">
        <w:rPr>
          <w:color w:val="auto"/>
          <w:sz w:val="22"/>
          <w:szCs w:val="22"/>
          <w:lang w:val="fr-FR"/>
        </w:rPr>
        <w:tab/>
      </w:r>
      <w:proofErr w:type="spellStart"/>
      <w:r w:rsidRPr="009A0AC7">
        <w:rPr>
          <w:color w:val="auto"/>
          <w:sz w:val="22"/>
          <w:szCs w:val="22"/>
          <w:lang w:val="fr-FR"/>
        </w:rPr>
        <w:t>Nit</w:t>
      </w:r>
      <w:r w:rsidR="0089501A" w:rsidRPr="009A0AC7">
        <w:rPr>
          <w:color w:val="auto"/>
          <w:sz w:val="22"/>
          <w:szCs w:val="22"/>
          <w:lang w:val="fr-FR"/>
        </w:rPr>
        <w:t>roguanidine</w:t>
      </w:r>
      <w:proofErr w:type="spellEnd"/>
      <w:r w:rsidR="0089501A" w:rsidRPr="009A0AC7">
        <w:rPr>
          <w:color w:val="auto"/>
          <w:sz w:val="22"/>
          <w:szCs w:val="22"/>
          <w:lang w:val="fr-FR"/>
        </w:rPr>
        <w:t xml:space="preserve"> (NQ) (CAS 556-88-7);</w:t>
      </w:r>
    </w:p>
    <w:p w14:paraId="3C5A45D5" w14:textId="77777777" w:rsidR="00D02DD3" w:rsidRPr="009A0AC7" w:rsidRDefault="00D02DD3" w:rsidP="00D02DD3">
      <w:pPr>
        <w:tabs>
          <w:tab w:val="left" w:pos="294"/>
        </w:tabs>
        <w:ind w:left="756" w:hanging="756"/>
        <w:rPr>
          <w:sz w:val="22"/>
          <w:szCs w:val="22"/>
          <w:lang w:val="fr-FR"/>
        </w:rPr>
      </w:pPr>
      <w:r w:rsidRPr="009A0AC7">
        <w:rPr>
          <w:sz w:val="22"/>
          <w:szCs w:val="22"/>
          <w:lang w:val="fr-FR"/>
        </w:rPr>
        <w:tab/>
        <w:t>44.</w:t>
      </w:r>
      <w:r w:rsidRPr="009A0AC7">
        <w:rPr>
          <w:sz w:val="22"/>
          <w:szCs w:val="22"/>
          <w:lang w:val="fr-FR"/>
        </w:rPr>
        <w:tab/>
        <w:t>DNAN (2,4-dinitroanisole) (CAS 119-27-7);</w:t>
      </w:r>
    </w:p>
    <w:p w14:paraId="6E35D936" w14:textId="77777777" w:rsidR="00D02DD3" w:rsidRPr="009A0AC7" w:rsidRDefault="00D02DD3" w:rsidP="00D02DD3">
      <w:pPr>
        <w:tabs>
          <w:tab w:val="left" w:pos="284"/>
        </w:tabs>
        <w:ind w:left="754" w:hanging="754"/>
        <w:rPr>
          <w:bCs/>
          <w:sz w:val="22"/>
          <w:szCs w:val="22"/>
          <w:lang w:val="fr-FR"/>
        </w:rPr>
      </w:pPr>
      <w:r w:rsidRPr="009A0AC7">
        <w:rPr>
          <w:bCs/>
          <w:sz w:val="22"/>
          <w:szCs w:val="22"/>
          <w:lang w:val="fr-FR"/>
        </w:rPr>
        <w:tab/>
        <w:t>45.</w:t>
      </w:r>
      <w:r w:rsidRPr="009A0AC7">
        <w:rPr>
          <w:bCs/>
          <w:sz w:val="22"/>
          <w:szCs w:val="22"/>
          <w:lang w:val="fr-FR"/>
        </w:rPr>
        <w:tab/>
        <w:t>TEX (4,10-Dinitro-2,6,8,12-tetraoxa-4,10-diazaisowurtzitane);</w:t>
      </w:r>
    </w:p>
    <w:p w14:paraId="22DAEED8" w14:textId="77777777" w:rsidR="00D02DD3" w:rsidRPr="009A0AC7" w:rsidRDefault="00D02DD3" w:rsidP="00D02DD3">
      <w:pPr>
        <w:tabs>
          <w:tab w:val="left" w:pos="284"/>
        </w:tabs>
        <w:ind w:left="754" w:hanging="754"/>
        <w:rPr>
          <w:sz w:val="22"/>
          <w:szCs w:val="22"/>
          <w:lang w:val="fr-FR"/>
        </w:rPr>
      </w:pPr>
      <w:r w:rsidRPr="009A0AC7">
        <w:rPr>
          <w:sz w:val="22"/>
          <w:szCs w:val="22"/>
          <w:lang w:val="fr-FR"/>
        </w:rPr>
        <w:tab/>
        <w:t>46.</w:t>
      </w:r>
      <w:r w:rsidRPr="009A0AC7">
        <w:rPr>
          <w:sz w:val="22"/>
          <w:szCs w:val="22"/>
          <w:lang w:val="fr-FR"/>
        </w:rPr>
        <w:tab/>
        <w:t>GUDN (</w:t>
      </w:r>
      <w:proofErr w:type="spellStart"/>
      <w:r w:rsidRPr="009A0AC7">
        <w:rPr>
          <w:sz w:val="22"/>
          <w:szCs w:val="22"/>
          <w:lang w:val="fr-FR"/>
        </w:rPr>
        <w:t>Guanylurea</w:t>
      </w:r>
      <w:proofErr w:type="spellEnd"/>
      <w:r w:rsidRPr="009A0AC7">
        <w:rPr>
          <w:sz w:val="22"/>
          <w:szCs w:val="22"/>
          <w:lang w:val="fr-FR"/>
        </w:rPr>
        <w:t xml:space="preserve"> </w:t>
      </w:r>
      <w:proofErr w:type="spellStart"/>
      <w:r w:rsidRPr="009A0AC7">
        <w:rPr>
          <w:sz w:val="22"/>
          <w:szCs w:val="22"/>
          <w:lang w:val="fr-FR"/>
        </w:rPr>
        <w:t>dinitramide</w:t>
      </w:r>
      <w:proofErr w:type="spellEnd"/>
      <w:r w:rsidRPr="009A0AC7">
        <w:rPr>
          <w:sz w:val="22"/>
          <w:szCs w:val="22"/>
          <w:lang w:val="fr-FR"/>
        </w:rPr>
        <w:t>) FOX-12 (CAS 217464-38-5);</w:t>
      </w:r>
    </w:p>
    <w:p w14:paraId="4409A29E" w14:textId="77777777" w:rsidR="00D02DD3" w:rsidRPr="009A0AC7" w:rsidRDefault="00D02DD3" w:rsidP="00D02DD3">
      <w:pPr>
        <w:tabs>
          <w:tab w:val="left" w:pos="284"/>
        </w:tabs>
        <w:ind w:left="754" w:hanging="754"/>
        <w:rPr>
          <w:sz w:val="22"/>
          <w:szCs w:val="22"/>
        </w:rPr>
      </w:pPr>
      <w:r w:rsidRPr="009A0AC7">
        <w:rPr>
          <w:sz w:val="22"/>
          <w:szCs w:val="22"/>
          <w:lang w:val="fr-FR"/>
        </w:rPr>
        <w:tab/>
      </w:r>
      <w:r w:rsidRPr="009A0AC7">
        <w:rPr>
          <w:sz w:val="22"/>
          <w:szCs w:val="22"/>
        </w:rPr>
        <w:t>47.</w:t>
      </w:r>
      <w:r w:rsidRPr="009A0AC7">
        <w:rPr>
          <w:sz w:val="22"/>
          <w:szCs w:val="22"/>
        </w:rPr>
        <w:tab/>
        <w:t>Tetrazines as follows:</w:t>
      </w:r>
    </w:p>
    <w:p w14:paraId="40B0728C" w14:textId="77777777" w:rsidR="00D02DD3" w:rsidRPr="009A0AC7" w:rsidRDefault="00D02DD3" w:rsidP="00D02DD3">
      <w:pPr>
        <w:tabs>
          <w:tab w:val="left" w:pos="798"/>
        </w:tabs>
        <w:ind w:left="1148" w:hanging="1148"/>
        <w:rPr>
          <w:sz w:val="22"/>
          <w:szCs w:val="22"/>
        </w:rPr>
      </w:pPr>
      <w:r w:rsidRPr="009A0AC7">
        <w:rPr>
          <w:sz w:val="22"/>
          <w:szCs w:val="22"/>
        </w:rPr>
        <w:tab/>
        <w:t>a.</w:t>
      </w:r>
      <w:r w:rsidRPr="009A0AC7">
        <w:rPr>
          <w:sz w:val="22"/>
          <w:szCs w:val="22"/>
        </w:rPr>
        <w:tab/>
        <w:t>BTAT (Bis(2,2,2-trinitroethyl)-3,6-diaminotetrazine);</w:t>
      </w:r>
    </w:p>
    <w:p w14:paraId="4C2734F5" w14:textId="77777777" w:rsidR="00D02DD3" w:rsidRPr="009A0AC7" w:rsidRDefault="00D02DD3" w:rsidP="00D02DD3">
      <w:pPr>
        <w:tabs>
          <w:tab w:val="left" w:pos="798"/>
        </w:tabs>
        <w:ind w:left="1148" w:hanging="1148"/>
        <w:rPr>
          <w:sz w:val="22"/>
          <w:szCs w:val="22"/>
          <w:lang w:val="fr-FR"/>
        </w:rPr>
      </w:pPr>
      <w:r w:rsidRPr="009A0AC7">
        <w:rPr>
          <w:sz w:val="22"/>
          <w:szCs w:val="22"/>
        </w:rPr>
        <w:tab/>
      </w:r>
      <w:r w:rsidRPr="009A0AC7">
        <w:rPr>
          <w:sz w:val="22"/>
          <w:szCs w:val="22"/>
          <w:lang w:val="fr-FR"/>
        </w:rPr>
        <w:t>b.</w:t>
      </w:r>
      <w:r w:rsidRPr="009A0AC7">
        <w:rPr>
          <w:sz w:val="22"/>
          <w:szCs w:val="22"/>
          <w:lang w:val="fr-FR"/>
        </w:rPr>
        <w:tab/>
        <w:t>LAX-112 (3,6-diamino-1,2,4,5-tetrazine-1,4-dioxide);</w:t>
      </w:r>
    </w:p>
    <w:p w14:paraId="17277B84" w14:textId="77777777" w:rsidR="00D02DD3" w:rsidRPr="009A0AC7" w:rsidRDefault="00D02DD3" w:rsidP="00D02DD3">
      <w:pPr>
        <w:tabs>
          <w:tab w:val="left" w:pos="284"/>
        </w:tabs>
        <w:ind w:left="754" w:hanging="754"/>
        <w:rPr>
          <w:sz w:val="22"/>
          <w:szCs w:val="22"/>
        </w:rPr>
      </w:pPr>
      <w:r w:rsidRPr="009A0AC7">
        <w:rPr>
          <w:sz w:val="22"/>
          <w:szCs w:val="22"/>
          <w:lang w:val="fr-FR"/>
        </w:rPr>
        <w:tab/>
      </w:r>
      <w:r w:rsidRPr="009A0AC7">
        <w:rPr>
          <w:sz w:val="22"/>
          <w:szCs w:val="22"/>
        </w:rPr>
        <w:t>48.</w:t>
      </w:r>
      <w:r w:rsidRPr="009A0AC7">
        <w:rPr>
          <w:sz w:val="22"/>
          <w:szCs w:val="22"/>
        </w:rPr>
        <w:tab/>
        <w:t>Energetic ionic materials melting between 343 K (70°C) and 373 K (100°C) and with detonation velocity exceeding 6,800 m/s or detonation press</w:t>
      </w:r>
      <w:r w:rsidR="00BB7AFD" w:rsidRPr="009A0AC7">
        <w:rPr>
          <w:sz w:val="22"/>
          <w:szCs w:val="22"/>
        </w:rPr>
        <w:t xml:space="preserve">ure exceeding 18 </w:t>
      </w:r>
      <w:proofErr w:type="spellStart"/>
      <w:r w:rsidR="00BB7AFD" w:rsidRPr="009A0AC7">
        <w:rPr>
          <w:sz w:val="22"/>
          <w:szCs w:val="22"/>
        </w:rPr>
        <w:t>GPa</w:t>
      </w:r>
      <w:proofErr w:type="spellEnd"/>
      <w:r w:rsidR="00BB7AFD" w:rsidRPr="009A0AC7">
        <w:rPr>
          <w:sz w:val="22"/>
          <w:szCs w:val="22"/>
        </w:rPr>
        <w:t xml:space="preserve"> (180 kbar);</w:t>
      </w:r>
    </w:p>
    <w:p w14:paraId="60BA28A1" w14:textId="77777777" w:rsidR="00BB7AFD" w:rsidRPr="009A0AC7" w:rsidRDefault="00BB7AFD" w:rsidP="00D02DD3">
      <w:pPr>
        <w:tabs>
          <w:tab w:val="left" w:pos="284"/>
        </w:tabs>
        <w:ind w:left="754" w:hanging="754"/>
        <w:rPr>
          <w:sz w:val="22"/>
          <w:szCs w:val="22"/>
          <w:lang w:val="fr-FR"/>
        </w:rPr>
      </w:pPr>
      <w:r w:rsidRPr="009A0AC7">
        <w:rPr>
          <w:sz w:val="22"/>
          <w:szCs w:val="22"/>
        </w:rPr>
        <w:tab/>
      </w:r>
      <w:r w:rsidRPr="009A0AC7">
        <w:rPr>
          <w:sz w:val="22"/>
          <w:szCs w:val="22"/>
          <w:lang w:val="fr-FR"/>
        </w:rPr>
        <w:t>49.</w:t>
      </w:r>
      <w:r w:rsidRPr="009A0AC7">
        <w:rPr>
          <w:sz w:val="22"/>
          <w:szCs w:val="22"/>
          <w:lang w:val="fr-FR"/>
        </w:rPr>
        <w:tab/>
        <w:t>BTNEN (Bis(2,2,2-trinitroeth</w:t>
      </w:r>
      <w:r w:rsidR="00EB43FF" w:rsidRPr="009A0AC7">
        <w:rPr>
          <w:sz w:val="22"/>
          <w:szCs w:val="22"/>
          <w:lang w:val="fr-FR"/>
        </w:rPr>
        <w:t>yl)-</w:t>
      </w:r>
      <w:proofErr w:type="spellStart"/>
      <w:r w:rsidR="00EB43FF" w:rsidRPr="009A0AC7">
        <w:rPr>
          <w:sz w:val="22"/>
          <w:szCs w:val="22"/>
          <w:lang w:val="fr-FR"/>
        </w:rPr>
        <w:t>nitramine</w:t>
      </w:r>
      <w:proofErr w:type="spellEnd"/>
      <w:r w:rsidR="00EB43FF" w:rsidRPr="009A0AC7">
        <w:rPr>
          <w:sz w:val="22"/>
          <w:szCs w:val="22"/>
          <w:lang w:val="fr-FR"/>
        </w:rPr>
        <w:t>) (CAS 19836-28-3);</w:t>
      </w:r>
    </w:p>
    <w:p w14:paraId="60B592BC" w14:textId="77777777" w:rsidR="00EB43FF" w:rsidRPr="009A0AC7" w:rsidRDefault="00EB43FF" w:rsidP="00D02DD3">
      <w:pPr>
        <w:tabs>
          <w:tab w:val="left" w:pos="284"/>
        </w:tabs>
        <w:ind w:left="754" w:hanging="754"/>
        <w:rPr>
          <w:snapToGrid w:val="0"/>
          <w:sz w:val="22"/>
          <w:szCs w:val="22"/>
        </w:rPr>
      </w:pPr>
      <w:r w:rsidRPr="009A0AC7">
        <w:rPr>
          <w:sz w:val="22"/>
          <w:szCs w:val="22"/>
          <w:lang w:val="fr-FR"/>
        </w:rPr>
        <w:tab/>
        <w:t>50.</w:t>
      </w:r>
      <w:r w:rsidRPr="009A0AC7">
        <w:rPr>
          <w:sz w:val="22"/>
          <w:szCs w:val="22"/>
          <w:lang w:val="fr-FR"/>
        </w:rPr>
        <w:tab/>
      </w:r>
      <w:r w:rsidRPr="009A0AC7">
        <w:rPr>
          <w:snapToGrid w:val="0"/>
          <w:sz w:val="22"/>
          <w:szCs w:val="22"/>
        </w:rPr>
        <w:t>FTDO (</w:t>
      </w:r>
      <w:r w:rsidRPr="009A0AC7">
        <w:rPr>
          <w:color w:val="222222"/>
          <w:sz w:val="22"/>
          <w:szCs w:val="22"/>
          <w:shd w:val="clear" w:color="auto" w:fill="FFFFFF"/>
        </w:rPr>
        <w:t>5,6-(3',4'-furazano)- 1,2,3,4-tetrazine-1,3-dioxide</w:t>
      </w:r>
      <w:r w:rsidRPr="009A0AC7">
        <w:rPr>
          <w:snapToGrid w:val="0"/>
          <w:sz w:val="22"/>
          <w:szCs w:val="22"/>
        </w:rPr>
        <w:t>)</w:t>
      </w:r>
      <w:r w:rsidR="001E67A8" w:rsidRPr="009A0AC7">
        <w:rPr>
          <w:snapToGrid w:val="0"/>
          <w:sz w:val="22"/>
          <w:szCs w:val="22"/>
        </w:rPr>
        <w:t>;</w:t>
      </w:r>
    </w:p>
    <w:p w14:paraId="30CB25DE" w14:textId="77777777" w:rsidR="001E67A8" w:rsidRPr="009A0AC7" w:rsidRDefault="001E67A8" w:rsidP="001E67A8">
      <w:pPr>
        <w:tabs>
          <w:tab w:val="left" w:pos="280"/>
        </w:tabs>
        <w:spacing w:before="60"/>
        <w:ind w:left="754" w:hanging="754"/>
        <w:rPr>
          <w:szCs w:val="24"/>
          <w:lang w:val="it-IT"/>
        </w:rPr>
      </w:pPr>
      <w:r w:rsidRPr="009A0AC7">
        <w:rPr>
          <w:szCs w:val="24"/>
          <w:lang w:val="it-IT"/>
        </w:rPr>
        <w:tab/>
        <w:t>51.</w:t>
      </w:r>
      <w:r w:rsidRPr="009A0AC7">
        <w:rPr>
          <w:szCs w:val="24"/>
          <w:lang w:val="it-IT"/>
        </w:rPr>
        <w:tab/>
      </w:r>
      <w:r w:rsidRPr="009A0AC7">
        <w:rPr>
          <w:snapToGrid w:val="0"/>
          <w:szCs w:val="24"/>
          <w:lang w:val="fr-FR"/>
        </w:rPr>
        <w:t>EDNA (</w:t>
      </w:r>
      <w:proofErr w:type="spellStart"/>
      <w:r w:rsidRPr="009A0AC7">
        <w:rPr>
          <w:snapToGrid w:val="0"/>
          <w:szCs w:val="24"/>
          <w:lang w:val="fr-FR"/>
        </w:rPr>
        <w:t>Ethylenedinitramine</w:t>
      </w:r>
      <w:proofErr w:type="spellEnd"/>
      <w:r w:rsidRPr="009A0AC7">
        <w:rPr>
          <w:snapToGrid w:val="0"/>
          <w:szCs w:val="24"/>
          <w:lang w:val="fr-FR"/>
        </w:rPr>
        <w:t>) (CAS 505-71-5);</w:t>
      </w:r>
    </w:p>
    <w:p w14:paraId="7C787AE1" w14:textId="77777777" w:rsidR="001E67A8" w:rsidRPr="001E67A8" w:rsidRDefault="001E67A8" w:rsidP="001E67A8">
      <w:pPr>
        <w:tabs>
          <w:tab w:val="left" w:pos="280"/>
        </w:tabs>
        <w:ind w:left="754" w:hanging="754"/>
        <w:rPr>
          <w:szCs w:val="24"/>
          <w:lang w:val="it-IT"/>
        </w:rPr>
      </w:pPr>
      <w:r w:rsidRPr="009A0AC7">
        <w:rPr>
          <w:szCs w:val="24"/>
          <w:lang w:val="it-IT"/>
        </w:rPr>
        <w:tab/>
        <w:t>52.</w:t>
      </w:r>
      <w:r w:rsidRPr="009A0AC7">
        <w:rPr>
          <w:szCs w:val="24"/>
          <w:lang w:val="it-IT"/>
        </w:rPr>
        <w:tab/>
      </w:r>
      <w:r w:rsidRPr="009A0AC7">
        <w:rPr>
          <w:snapToGrid w:val="0"/>
          <w:szCs w:val="24"/>
          <w:lang w:val="fr-FR"/>
        </w:rPr>
        <w:t>TKX-50 (</w:t>
      </w:r>
      <w:proofErr w:type="spellStart"/>
      <w:r w:rsidRPr="009A0AC7">
        <w:rPr>
          <w:snapToGrid w:val="0"/>
          <w:szCs w:val="24"/>
          <w:lang w:val="fr-FR"/>
        </w:rPr>
        <w:t>Dihydroxylammonium</w:t>
      </w:r>
      <w:proofErr w:type="spellEnd"/>
      <w:r w:rsidRPr="009A0AC7">
        <w:rPr>
          <w:snapToGrid w:val="0"/>
          <w:szCs w:val="24"/>
          <w:lang w:val="fr-FR"/>
        </w:rPr>
        <w:t xml:space="preserve"> 5,5'-bistetrazole-1,1'-diolate).</w:t>
      </w:r>
    </w:p>
    <w:p w14:paraId="350F03A6" w14:textId="77777777" w:rsidR="001E67A8" w:rsidRPr="001E67A8" w:rsidRDefault="001E67A8" w:rsidP="00D02DD3">
      <w:pPr>
        <w:tabs>
          <w:tab w:val="left" w:pos="284"/>
        </w:tabs>
        <w:ind w:left="754" w:hanging="754"/>
        <w:rPr>
          <w:sz w:val="22"/>
          <w:szCs w:val="22"/>
          <w:lang w:val="it-IT"/>
        </w:rPr>
      </w:pPr>
    </w:p>
    <w:sectPr w:rsidR="001E67A8" w:rsidRPr="001E67A8" w:rsidSect="006A2082">
      <w:headerReference w:type="even" r:id="rId7"/>
      <w:headerReference w:type="default" r:id="rId8"/>
      <w:footerReference w:type="even" r:id="rId9"/>
      <w:footerReference w:type="default" r:id="rId10"/>
      <w:pgSz w:w="11907" w:h="16840" w:code="9"/>
      <w:pgMar w:top="737" w:right="1797" w:bottom="680" w:left="1797" w:header="709" w:footer="567"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0ED82" w14:textId="77777777" w:rsidR="00806D09" w:rsidRDefault="00806D09">
      <w:r>
        <w:separator/>
      </w:r>
    </w:p>
  </w:endnote>
  <w:endnote w:type="continuationSeparator" w:id="0">
    <w:p w14:paraId="773F582C" w14:textId="77777777" w:rsidR="00806D09" w:rsidRDefault="00806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2478" w14:textId="77777777" w:rsidR="00351FF1" w:rsidRDefault="00351FF1">
    <w:pPr>
      <w:pStyle w:val="Footer"/>
      <w:jc w:val="right"/>
    </w:pPr>
    <w:r>
      <w:rPr>
        <w:sz w:val="20"/>
        <w:u w:val="single"/>
      </w:rPr>
      <w:t>W</w:t>
    </w:r>
    <w:r w:rsidR="00617037">
      <w:rPr>
        <w:sz w:val="20"/>
        <w:u w:val="single"/>
      </w:rPr>
      <w:t>A-LIST (</w:t>
    </w:r>
    <w:r w:rsidR="008C0BEA">
      <w:rPr>
        <w:sz w:val="20"/>
        <w:u w:val="single"/>
      </w:rPr>
      <w:t>2</w:t>
    </w:r>
    <w:r w:rsidR="00DB3B7E">
      <w:rPr>
        <w:sz w:val="20"/>
        <w:u w:val="single"/>
      </w:rPr>
      <w:t>5</w:t>
    </w:r>
    <w:r>
      <w:rPr>
        <w:sz w:val="20"/>
        <w:u w:val="single"/>
      </w:rPr>
      <w:t xml:space="preserve">) </w:t>
    </w:r>
    <w:r w:rsidR="00016CFA">
      <w:rPr>
        <w:sz w:val="20"/>
        <w:u w:val="single"/>
      </w:rPr>
      <w:t>1</w:t>
    </w:r>
  </w:p>
  <w:p w14:paraId="145CD6B4" w14:textId="77777777" w:rsidR="00351FF1" w:rsidRDefault="00351FF1" w:rsidP="00973CBA">
    <w:pPr>
      <w:pStyle w:val="Footer"/>
      <w:tabs>
        <w:tab w:val="clear" w:pos="4320"/>
        <w:tab w:val="clear" w:pos="8640"/>
        <w:tab w:val="right" w:pos="8280"/>
      </w:tabs>
      <w:rPr>
        <w:sz w:val="20"/>
      </w:rPr>
    </w:pPr>
    <w:r>
      <w:rPr>
        <w:sz w:val="20"/>
      </w:rPr>
      <w:t xml:space="preserve">- </w:t>
    </w:r>
    <w:r>
      <w:rPr>
        <w:sz w:val="20"/>
      </w:rPr>
      <w:fldChar w:fldCharType="begin"/>
    </w:r>
    <w:r>
      <w:rPr>
        <w:sz w:val="20"/>
      </w:rPr>
      <w:instrText>page \\* arabic</w:instrText>
    </w:r>
    <w:r>
      <w:rPr>
        <w:sz w:val="20"/>
      </w:rPr>
      <w:fldChar w:fldCharType="separate"/>
    </w:r>
    <w:r w:rsidR="001B794D">
      <w:rPr>
        <w:noProof/>
        <w:sz w:val="20"/>
      </w:rPr>
      <w:t>6</w:t>
    </w:r>
    <w:r>
      <w:rPr>
        <w:sz w:val="20"/>
      </w:rPr>
      <w:fldChar w:fldCharType="end"/>
    </w:r>
    <w:r w:rsidR="00275441">
      <w:rPr>
        <w:sz w:val="20"/>
      </w:rPr>
      <w:t xml:space="preserve"> -</w:t>
    </w:r>
    <w:r w:rsidR="00275441">
      <w:rPr>
        <w:sz w:val="20"/>
      </w:rPr>
      <w:tab/>
    </w:r>
    <w:r w:rsidR="009A0AC7">
      <w:rPr>
        <w:sz w:val="20"/>
      </w:rPr>
      <w:t>04</w:t>
    </w:r>
    <w:r w:rsidR="00617037">
      <w:rPr>
        <w:sz w:val="20"/>
      </w:rPr>
      <w:t>-1</w:t>
    </w:r>
    <w:r w:rsidR="009A0AC7">
      <w:rPr>
        <w:sz w:val="20"/>
      </w:rPr>
      <w:t>2</w:t>
    </w:r>
    <w:r w:rsidR="009C541D">
      <w:rPr>
        <w:sz w:val="20"/>
      </w:rPr>
      <w:t>-20</w:t>
    </w:r>
    <w:r w:rsidR="00D757CC">
      <w:rPr>
        <w:sz w:val="20"/>
      </w:rPr>
      <w:t>2</w:t>
    </w:r>
    <w:r w:rsidR="00DB3B7E">
      <w:rPr>
        <w:sz w:val="20"/>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5F5D" w14:textId="77777777" w:rsidR="00351FF1" w:rsidRDefault="00351FF1" w:rsidP="00C94338">
    <w:pPr>
      <w:pStyle w:val="Heading1"/>
      <w:keepNext w:val="0"/>
      <w:tabs>
        <w:tab w:val="left" w:pos="1106"/>
      </w:tabs>
    </w:pPr>
    <w:r>
      <w:t>W</w:t>
    </w:r>
    <w:r w:rsidR="00617037">
      <w:t>A-LIST (</w:t>
    </w:r>
    <w:r w:rsidR="008C0BEA">
      <w:t>2</w:t>
    </w:r>
    <w:r w:rsidR="00DB3B7E">
      <w:t>5</w:t>
    </w:r>
    <w:r w:rsidR="00267339">
      <w:t>)</w:t>
    </w:r>
    <w:r w:rsidR="006C72BB">
      <w:t xml:space="preserve"> 1</w:t>
    </w:r>
  </w:p>
  <w:p w14:paraId="34533014" w14:textId="77777777" w:rsidR="00FC4964" w:rsidRDefault="009A0AC7" w:rsidP="00C86273">
    <w:pPr>
      <w:tabs>
        <w:tab w:val="left" w:pos="-1980"/>
        <w:tab w:val="left" w:pos="434"/>
        <w:tab w:val="right" w:pos="8280"/>
      </w:tabs>
      <w:rPr>
        <w:sz w:val="20"/>
      </w:rPr>
    </w:pPr>
    <w:r>
      <w:rPr>
        <w:sz w:val="20"/>
      </w:rPr>
      <w:t>04</w:t>
    </w:r>
    <w:r w:rsidR="001B794D">
      <w:rPr>
        <w:sz w:val="20"/>
      </w:rPr>
      <w:t>-</w:t>
    </w:r>
    <w:r>
      <w:rPr>
        <w:sz w:val="20"/>
      </w:rPr>
      <w:t>12</w:t>
    </w:r>
    <w:r w:rsidR="00FC4964">
      <w:rPr>
        <w:sz w:val="20"/>
      </w:rPr>
      <w:t>-20</w:t>
    </w:r>
    <w:r w:rsidR="00D757CC">
      <w:rPr>
        <w:sz w:val="20"/>
      </w:rPr>
      <w:t>2</w:t>
    </w:r>
    <w:r w:rsidR="00DB3B7E">
      <w:rPr>
        <w:sz w:val="20"/>
      </w:rPr>
      <w:t>5</w:t>
    </w:r>
    <w:r w:rsidR="00FC4964">
      <w:rPr>
        <w:b/>
        <w:sz w:val="20"/>
      </w:rPr>
      <w:tab/>
    </w:r>
    <w:r w:rsidR="00FC4964">
      <w:rPr>
        <w:sz w:val="20"/>
      </w:rPr>
      <w:t xml:space="preserve">- </w:t>
    </w:r>
    <w:r w:rsidR="00FC4964">
      <w:rPr>
        <w:sz w:val="20"/>
      </w:rPr>
      <w:fldChar w:fldCharType="begin"/>
    </w:r>
    <w:r w:rsidR="00FC4964">
      <w:rPr>
        <w:sz w:val="20"/>
      </w:rPr>
      <w:instrText>page \\* arabic</w:instrText>
    </w:r>
    <w:r w:rsidR="00FC4964">
      <w:rPr>
        <w:sz w:val="20"/>
      </w:rPr>
      <w:fldChar w:fldCharType="separate"/>
    </w:r>
    <w:r w:rsidR="001B794D">
      <w:rPr>
        <w:noProof/>
        <w:sz w:val="20"/>
      </w:rPr>
      <w:t>5</w:t>
    </w:r>
    <w:r w:rsidR="00FC4964">
      <w:rPr>
        <w:sz w:val="20"/>
      </w:rPr>
      <w:fldChar w:fldCharType="end"/>
    </w:r>
    <w:r w:rsidR="00FC4964">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E95B8" w14:textId="77777777" w:rsidR="00806D09" w:rsidRDefault="00806D09">
      <w:r>
        <w:separator/>
      </w:r>
    </w:p>
  </w:footnote>
  <w:footnote w:type="continuationSeparator" w:id="0">
    <w:p w14:paraId="6862F689" w14:textId="77777777" w:rsidR="00806D09" w:rsidRDefault="00806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B9B8" w14:textId="77777777" w:rsidR="00351FF1" w:rsidRDefault="00351FF1">
    <w:pPr>
      <w:tabs>
        <w:tab w:val="right" w:pos="8980"/>
      </w:tabs>
      <w:spacing w:line="240" w:lineRule="atLeast"/>
      <w:ind w:left="20" w:right="18"/>
      <w:rPr>
        <w:u w:val="single"/>
      </w:rPr>
    </w:pPr>
    <w:r>
      <w:rPr>
        <w:u w:val="single"/>
      </w:rPr>
      <w:t>____________________________________________________________________</w:t>
    </w:r>
  </w:p>
  <w:p w14:paraId="75D9A068" w14:textId="77777777" w:rsidR="00351FF1" w:rsidRDefault="00351FF1">
    <w:pPr>
      <w:tabs>
        <w:tab w:val="right" w:pos="8980"/>
      </w:tabs>
      <w:spacing w:line="240" w:lineRule="atLeast"/>
      <w:ind w:left="20" w:right="18"/>
      <w:rPr>
        <w:u w:val="single"/>
      </w:rPr>
    </w:pPr>
  </w:p>
  <w:p w14:paraId="38EBAA72" w14:textId="77777777" w:rsidR="00351FF1" w:rsidRDefault="00351FF1">
    <w:pPr>
      <w:tabs>
        <w:tab w:val="left" w:pos="4720"/>
        <w:tab w:val="left" w:pos="7000"/>
      </w:tabs>
      <w:spacing w:line="240" w:lineRule="atLeast"/>
      <w:ind w:left="20" w:right="18"/>
      <w:jc w:val="center"/>
      <w:rPr>
        <w:b/>
        <w:sz w:val="20"/>
      </w:rPr>
    </w:pPr>
    <w:r>
      <w:rPr>
        <w:b/>
        <w:sz w:val="20"/>
      </w:rPr>
      <w:t>DUAL-USE LIST - CATEGORY 1 - SPECIAL MATERIALS AND RELATED EQUIPMENT</w:t>
    </w:r>
  </w:p>
  <w:p w14:paraId="43F6AA36" w14:textId="77777777" w:rsidR="00351FF1" w:rsidRDefault="00351FF1">
    <w:pPr>
      <w:tabs>
        <w:tab w:val="left" w:pos="4720"/>
        <w:tab w:val="left" w:pos="7000"/>
      </w:tabs>
      <w:spacing w:line="240" w:lineRule="atLeast"/>
      <w:ind w:left="20" w:right="18"/>
      <w:rPr>
        <w:u w:val="single"/>
      </w:rPr>
    </w:pPr>
    <w:r>
      <w:rPr>
        <w:u w:val="single"/>
      </w:rPr>
      <w:t>____________________________________________________________________</w:t>
    </w:r>
  </w:p>
  <w:p w14:paraId="68ECA871" w14:textId="77777777" w:rsidR="00351FF1" w:rsidRDefault="00351FF1">
    <w:pPr>
      <w:pStyle w:val="1A1a1a1a1a"/>
      <w:tabs>
        <w:tab w:val="left" w:pos="1440"/>
        <w:tab w:val="left" w:pos="5940"/>
      </w:tabs>
      <w:ind w:left="0" w:firstLine="0"/>
      <w:jc w:val="both"/>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06CF" w14:textId="77777777" w:rsidR="00351FF1" w:rsidRDefault="00351FF1">
    <w:pPr>
      <w:tabs>
        <w:tab w:val="right" w:pos="8980"/>
      </w:tabs>
      <w:spacing w:line="240" w:lineRule="atLeast"/>
      <w:ind w:left="20" w:right="18"/>
      <w:rPr>
        <w:u w:val="single"/>
      </w:rPr>
    </w:pPr>
    <w:r>
      <w:rPr>
        <w:u w:val="single"/>
      </w:rPr>
      <w:t>____________________________________________________________________</w:t>
    </w:r>
  </w:p>
  <w:p w14:paraId="4F9D1714" w14:textId="77777777" w:rsidR="00351FF1" w:rsidRDefault="00351FF1">
    <w:pPr>
      <w:tabs>
        <w:tab w:val="right" w:pos="8980"/>
      </w:tabs>
      <w:spacing w:line="240" w:lineRule="atLeast"/>
      <w:ind w:left="20" w:right="18"/>
      <w:rPr>
        <w:u w:val="single"/>
      </w:rPr>
    </w:pPr>
  </w:p>
  <w:p w14:paraId="588B38F9" w14:textId="77777777" w:rsidR="00351FF1" w:rsidRDefault="00351FF1">
    <w:pPr>
      <w:tabs>
        <w:tab w:val="left" w:pos="4720"/>
        <w:tab w:val="left" w:pos="7000"/>
      </w:tabs>
      <w:spacing w:line="240" w:lineRule="atLeast"/>
      <w:ind w:left="20" w:right="18"/>
      <w:jc w:val="center"/>
      <w:rPr>
        <w:b/>
        <w:sz w:val="20"/>
      </w:rPr>
    </w:pPr>
    <w:r>
      <w:rPr>
        <w:b/>
        <w:sz w:val="20"/>
      </w:rPr>
      <w:t>DUAL-USE LIST - CATEGORY 1 - SPECIAL MATERIALS AND RELATED EQUIPMENT</w:t>
    </w:r>
  </w:p>
  <w:p w14:paraId="70159912" w14:textId="77777777" w:rsidR="00351FF1" w:rsidRDefault="00351FF1">
    <w:pPr>
      <w:tabs>
        <w:tab w:val="left" w:pos="4720"/>
        <w:tab w:val="left" w:pos="7000"/>
      </w:tabs>
      <w:spacing w:line="240" w:lineRule="atLeast"/>
      <w:ind w:left="20" w:right="18"/>
      <w:rPr>
        <w:u w:val="single"/>
      </w:rPr>
    </w:pPr>
    <w:r>
      <w:rPr>
        <w:u w:val="single"/>
      </w:rPr>
      <w:t>____________________________________________________________________</w:t>
    </w:r>
  </w:p>
  <w:p w14:paraId="079E47F8" w14:textId="77777777" w:rsidR="00351FF1" w:rsidRDefault="00351FF1">
    <w:pPr>
      <w:pStyle w:val="1A1a1a1a1a"/>
      <w:tabs>
        <w:tab w:val="left" w:pos="1440"/>
        <w:tab w:val="left" w:pos="5940"/>
      </w:tabs>
      <w:ind w:left="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B0A98"/>
    <w:multiLevelType w:val="hybridMultilevel"/>
    <w:tmpl w:val="6CFC6B40"/>
    <w:lvl w:ilvl="0" w:tplc="08090019">
      <w:start w:val="1"/>
      <w:numFmt w:val="lowerLetter"/>
      <w:lvlText w:val="%1."/>
      <w:lvlJc w:val="left"/>
      <w:pPr>
        <w:ind w:left="2764" w:hanging="360"/>
      </w:pPr>
      <w:rPr>
        <w:i/>
        <w:iCs/>
      </w:rPr>
    </w:lvl>
    <w:lvl w:ilvl="1" w:tplc="FFFFFFFF" w:tentative="1">
      <w:start w:val="1"/>
      <w:numFmt w:val="lowerLetter"/>
      <w:lvlText w:val="%2."/>
      <w:lvlJc w:val="left"/>
      <w:pPr>
        <w:ind w:left="3484" w:hanging="360"/>
      </w:pPr>
    </w:lvl>
    <w:lvl w:ilvl="2" w:tplc="FFFFFFFF" w:tentative="1">
      <w:start w:val="1"/>
      <w:numFmt w:val="lowerRoman"/>
      <w:lvlText w:val="%3."/>
      <w:lvlJc w:val="right"/>
      <w:pPr>
        <w:ind w:left="4204" w:hanging="180"/>
      </w:pPr>
    </w:lvl>
    <w:lvl w:ilvl="3" w:tplc="FFFFFFFF" w:tentative="1">
      <w:start w:val="1"/>
      <w:numFmt w:val="decimal"/>
      <w:lvlText w:val="%4."/>
      <w:lvlJc w:val="left"/>
      <w:pPr>
        <w:ind w:left="4924" w:hanging="360"/>
      </w:pPr>
    </w:lvl>
    <w:lvl w:ilvl="4" w:tplc="FFFFFFFF" w:tentative="1">
      <w:start w:val="1"/>
      <w:numFmt w:val="lowerLetter"/>
      <w:lvlText w:val="%5."/>
      <w:lvlJc w:val="left"/>
      <w:pPr>
        <w:ind w:left="5644" w:hanging="360"/>
      </w:pPr>
    </w:lvl>
    <w:lvl w:ilvl="5" w:tplc="FFFFFFFF" w:tentative="1">
      <w:start w:val="1"/>
      <w:numFmt w:val="lowerRoman"/>
      <w:lvlText w:val="%6."/>
      <w:lvlJc w:val="right"/>
      <w:pPr>
        <w:ind w:left="6364" w:hanging="180"/>
      </w:pPr>
    </w:lvl>
    <w:lvl w:ilvl="6" w:tplc="FFFFFFFF" w:tentative="1">
      <w:start w:val="1"/>
      <w:numFmt w:val="decimal"/>
      <w:lvlText w:val="%7."/>
      <w:lvlJc w:val="left"/>
      <w:pPr>
        <w:ind w:left="7084" w:hanging="360"/>
      </w:pPr>
    </w:lvl>
    <w:lvl w:ilvl="7" w:tplc="FFFFFFFF" w:tentative="1">
      <w:start w:val="1"/>
      <w:numFmt w:val="lowerLetter"/>
      <w:lvlText w:val="%8."/>
      <w:lvlJc w:val="left"/>
      <w:pPr>
        <w:ind w:left="7804" w:hanging="360"/>
      </w:pPr>
    </w:lvl>
    <w:lvl w:ilvl="8" w:tplc="FFFFFFFF" w:tentative="1">
      <w:start w:val="1"/>
      <w:numFmt w:val="lowerRoman"/>
      <w:lvlText w:val="%9."/>
      <w:lvlJc w:val="right"/>
      <w:pPr>
        <w:ind w:left="8524" w:hanging="180"/>
      </w:pPr>
    </w:lvl>
  </w:abstractNum>
  <w:abstractNum w:abstractNumId="1" w15:restartNumberingAfterBreak="0">
    <w:nsid w:val="35EC4C1D"/>
    <w:multiLevelType w:val="hybridMultilevel"/>
    <w:tmpl w:val="950A1494"/>
    <w:lvl w:ilvl="0" w:tplc="08090019">
      <w:start w:val="1"/>
      <w:numFmt w:val="lowerLetter"/>
      <w:lvlText w:val="%1."/>
      <w:lvlJc w:val="left"/>
      <w:pPr>
        <w:ind w:left="3240" w:hanging="360"/>
      </w:p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2" w15:restartNumberingAfterBreak="0">
    <w:nsid w:val="4EB419B3"/>
    <w:multiLevelType w:val="hybridMultilevel"/>
    <w:tmpl w:val="4D040FB4"/>
    <w:lvl w:ilvl="0" w:tplc="08090019">
      <w:start w:val="1"/>
      <w:numFmt w:val="lowerLetter"/>
      <w:lvlText w:val="%1."/>
      <w:lvlJc w:val="left"/>
      <w:pPr>
        <w:ind w:left="3240" w:hanging="360"/>
      </w:p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3" w15:restartNumberingAfterBreak="0">
    <w:nsid w:val="530531CC"/>
    <w:multiLevelType w:val="hybridMultilevel"/>
    <w:tmpl w:val="45FE8B42"/>
    <w:lvl w:ilvl="0" w:tplc="0809000F">
      <w:start w:val="1"/>
      <w:numFmt w:val="decimal"/>
      <w:lvlText w:val="%1."/>
      <w:lvlJc w:val="left"/>
      <w:pPr>
        <w:ind w:left="2900" w:hanging="360"/>
      </w:pPr>
    </w:lvl>
    <w:lvl w:ilvl="1" w:tplc="08090019">
      <w:start w:val="1"/>
      <w:numFmt w:val="lowerLetter"/>
      <w:lvlText w:val="%2."/>
      <w:lvlJc w:val="left"/>
      <w:pPr>
        <w:ind w:left="3620" w:hanging="360"/>
      </w:pPr>
    </w:lvl>
    <w:lvl w:ilvl="2" w:tplc="0809001B" w:tentative="1">
      <w:start w:val="1"/>
      <w:numFmt w:val="lowerRoman"/>
      <w:lvlText w:val="%3."/>
      <w:lvlJc w:val="right"/>
      <w:pPr>
        <w:ind w:left="4340" w:hanging="180"/>
      </w:pPr>
    </w:lvl>
    <w:lvl w:ilvl="3" w:tplc="0809000F" w:tentative="1">
      <w:start w:val="1"/>
      <w:numFmt w:val="decimal"/>
      <w:lvlText w:val="%4."/>
      <w:lvlJc w:val="left"/>
      <w:pPr>
        <w:ind w:left="5060" w:hanging="360"/>
      </w:pPr>
    </w:lvl>
    <w:lvl w:ilvl="4" w:tplc="08090019" w:tentative="1">
      <w:start w:val="1"/>
      <w:numFmt w:val="lowerLetter"/>
      <w:lvlText w:val="%5."/>
      <w:lvlJc w:val="left"/>
      <w:pPr>
        <w:ind w:left="5780" w:hanging="360"/>
      </w:pPr>
    </w:lvl>
    <w:lvl w:ilvl="5" w:tplc="0809001B" w:tentative="1">
      <w:start w:val="1"/>
      <w:numFmt w:val="lowerRoman"/>
      <w:lvlText w:val="%6."/>
      <w:lvlJc w:val="right"/>
      <w:pPr>
        <w:ind w:left="6500" w:hanging="180"/>
      </w:pPr>
    </w:lvl>
    <w:lvl w:ilvl="6" w:tplc="0809000F" w:tentative="1">
      <w:start w:val="1"/>
      <w:numFmt w:val="decimal"/>
      <w:lvlText w:val="%7."/>
      <w:lvlJc w:val="left"/>
      <w:pPr>
        <w:ind w:left="7220" w:hanging="360"/>
      </w:pPr>
    </w:lvl>
    <w:lvl w:ilvl="7" w:tplc="08090019" w:tentative="1">
      <w:start w:val="1"/>
      <w:numFmt w:val="lowerLetter"/>
      <w:lvlText w:val="%8."/>
      <w:lvlJc w:val="left"/>
      <w:pPr>
        <w:ind w:left="7940" w:hanging="360"/>
      </w:pPr>
    </w:lvl>
    <w:lvl w:ilvl="8" w:tplc="0809001B" w:tentative="1">
      <w:start w:val="1"/>
      <w:numFmt w:val="lowerRoman"/>
      <w:lvlText w:val="%9."/>
      <w:lvlJc w:val="right"/>
      <w:pPr>
        <w:ind w:left="8660" w:hanging="180"/>
      </w:pPr>
    </w:lvl>
  </w:abstractNum>
  <w:abstractNum w:abstractNumId="4" w15:restartNumberingAfterBreak="0">
    <w:nsid w:val="696D4DDA"/>
    <w:multiLevelType w:val="hybridMultilevel"/>
    <w:tmpl w:val="8CC003D0"/>
    <w:lvl w:ilvl="0" w:tplc="A134C30C">
      <w:start w:val="1"/>
      <w:numFmt w:val="decimal"/>
      <w:lvlText w:val="%1."/>
      <w:lvlJc w:val="left"/>
      <w:pPr>
        <w:ind w:left="2764" w:hanging="360"/>
      </w:pPr>
      <w:rPr>
        <w:i/>
        <w:iCs/>
      </w:rPr>
    </w:lvl>
    <w:lvl w:ilvl="1" w:tplc="08090019" w:tentative="1">
      <w:start w:val="1"/>
      <w:numFmt w:val="lowerLetter"/>
      <w:lvlText w:val="%2."/>
      <w:lvlJc w:val="left"/>
      <w:pPr>
        <w:ind w:left="3484" w:hanging="360"/>
      </w:pPr>
    </w:lvl>
    <w:lvl w:ilvl="2" w:tplc="0809001B" w:tentative="1">
      <w:start w:val="1"/>
      <w:numFmt w:val="lowerRoman"/>
      <w:lvlText w:val="%3."/>
      <w:lvlJc w:val="right"/>
      <w:pPr>
        <w:ind w:left="4204" w:hanging="180"/>
      </w:pPr>
    </w:lvl>
    <w:lvl w:ilvl="3" w:tplc="0809000F" w:tentative="1">
      <w:start w:val="1"/>
      <w:numFmt w:val="decimal"/>
      <w:lvlText w:val="%4."/>
      <w:lvlJc w:val="left"/>
      <w:pPr>
        <w:ind w:left="4924" w:hanging="360"/>
      </w:pPr>
    </w:lvl>
    <w:lvl w:ilvl="4" w:tplc="08090019" w:tentative="1">
      <w:start w:val="1"/>
      <w:numFmt w:val="lowerLetter"/>
      <w:lvlText w:val="%5."/>
      <w:lvlJc w:val="left"/>
      <w:pPr>
        <w:ind w:left="5644" w:hanging="360"/>
      </w:pPr>
    </w:lvl>
    <w:lvl w:ilvl="5" w:tplc="0809001B" w:tentative="1">
      <w:start w:val="1"/>
      <w:numFmt w:val="lowerRoman"/>
      <w:lvlText w:val="%6."/>
      <w:lvlJc w:val="right"/>
      <w:pPr>
        <w:ind w:left="6364" w:hanging="180"/>
      </w:pPr>
    </w:lvl>
    <w:lvl w:ilvl="6" w:tplc="0809000F" w:tentative="1">
      <w:start w:val="1"/>
      <w:numFmt w:val="decimal"/>
      <w:lvlText w:val="%7."/>
      <w:lvlJc w:val="left"/>
      <w:pPr>
        <w:ind w:left="7084" w:hanging="360"/>
      </w:pPr>
    </w:lvl>
    <w:lvl w:ilvl="7" w:tplc="08090019" w:tentative="1">
      <w:start w:val="1"/>
      <w:numFmt w:val="lowerLetter"/>
      <w:lvlText w:val="%8."/>
      <w:lvlJc w:val="left"/>
      <w:pPr>
        <w:ind w:left="7804" w:hanging="360"/>
      </w:pPr>
    </w:lvl>
    <w:lvl w:ilvl="8" w:tplc="0809001B" w:tentative="1">
      <w:start w:val="1"/>
      <w:numFmt w:val="lowerRoman"/>
      <w:lvlText w:val="%9."/>
      <w:lvlJc w:val="right"/>
      <w:pPr>
        <w:ind w:left="8524" w:hanging="180"/>
      </w:pPr>
    </w:lvl>
  </w:abstractNum>
  <w:abstractNum w:abstractNumId="5" w15:restartNumberingAfterBreak="0">
    <w:nsid w:val="734F7FDD"/>
    <w:multiLevelType w:val="hybridMultilevel"/>
    <w:tmpl w:val="20E675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9A0499B"/>
    <w:multiLevelType w:val="hybridMultilevel"/>
    <w:tmpl w:val="FAF05B0E"/>
    <w:lvl w:ilvl="0" w:tplc="08090019">
      <w:start w:val="1"/>
      <w:numFmt w:val="lowerLetter"/>
      <w:lvlText w:val="%1."/>
      <w:lvlJc w:val="left"/>
      <w:pPr>
        <w:ind w:left="3240" w:hanging="360"/>
      </w:p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num w:numId="1" w16cid:durableId="1320235438">
    <w:abstractNumId w:val="4"/>
  </w:num>
  <w:num w:numId="2" w16cid:durableId="589117765">
    <w:abstractNumId w:val="6"/>
  </w:num>
  <w:num w:numId="3" w16cid:durableId="1041058558">
    <w:abstractNumId w:val="5"/>
  </w:num>
  <w:num w:numId="4" w16cid:durableId="744767557">
    <w:abstractNumId w:val="3"/>
  </w:num>
  <w:num w:numId="5" w16cid:durableId="1164126133">
    <w:abstractNumId w:val="2"/>
  </w:num>
  <w:num w:numId="6" w16cid:durableId="256911246">
    <w:abstractNumId w:val="1"/>
  </w:num>
  <w:num w:numId="7" w16cid:durableId="973363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3CBA"/>
    <w:rsid w:val="0000539D"/>
    <w:rsid w:val="0000735C"/>
    <w:rsid w:val="00012F89"/>
    <w:rsid w:val="00016CFA"/>
    <w:rsid w:val="00033B8D"/>
    <w:rsid w:val="00046460"/>
    <w:rsid w:val="00050ACB"/>
    <w:rsid w:val="00050CC9"/>
    <w:rsid w:val="00053AF0"/>
    <w:rsid w:val="000661CD"/>
    <w:rsid w:val="0007090A"/>
    <w:rsid w:val="00073691"/>
    <w:rsid w:val="00073B33"/>
    <w:rsid w:val="0008163A"/>
    <w:rsid w:val="00083947"/>
    <w:rsid w:val="000875A4"/>
    <w:rsid w:val="000948B3"/>
    <w:rsid w:val="00096839"/>
    <w:rsid w:val="000A1D37"/>
    <w:rsid w:val="000A5957"/>
    <w:rsid w:val="000A5F88"/>
    <w:rsid w:val="000B2FEF"/>
    <w:rsid w:val="000B718E"/>
    <w:rsid w:val="000C0C31"/>
    <w:rsid w:val="000C3BF4"/>
    <w:rsid w:val="000D5211"/>
    <w:rsid w:val="000D7826"/>
    <w:rsid w:val="00104358"/>
    <w:rsid w:val="00115D40"/>
    <w:rsid w:val="00122499"/>
    <w:rsid w:val="00126FC3"/>
    <w:rsid w:val="00127F14"/>
    <w:rsid w:val="00131D97"/>
    <w:rsid w:val="001417A7"/>
    <w:rsid w:val="001421AD"/>
    <w:rsid w:val="00153985"/>
    <w:rsid w:val="00153AC5"/>
    <w:rsid w:val="00161F88"/>
    <w:rsid w:val="00163AD9"/>
    <w:rsid w:val="00166ADD"/>
    <w:rsid w:val="00166F34"/>
    <w:rsid w:val="001726F3"/>
    <w:rsid w:val="001806EB"/>
    <w:rsid w:val="00185A1A"/>
    <w:rsid w:val="00185A8B"/>
    <w:rsid w:val="00191BE2"/>
    <w:rsid w:val="001A1D6B"/>
    <w:rsid w:val="001A2AB1"/>
    <w:rsid w:val="001A3667"/>
    <w:rsid w:val="001A3CE5"/>
    <w:rsid w:val="001B794D"/>
    <w:rsid w:val="001B7F66"/>
    <w:rsid w:val="001C4163"/>
    <w:rsid w:val="001E2F0A"/>
    <w:rsid w:val="001E3B0A"/>
    <w:rsid w:val="001E67A8"/>
    <w:rsid w:val="001F4370"/>
    <w:rsid w:val="00217769"/>
    <w:rsid w:val="002202EF"/>
    <w:rsid w:val="00222B9A"/>
    <w:rsid w:val="002245B0"/>
    <w:rsid w:val="002364C4"/>
    <w:rsid w:val="00252961"/>
    <w:rsid w:val="00252F30"/>
    <w:rsid w:val="00267339"/>
    <w:rsid w:val="00267FF6"/>
    <w:rsid w:val="00275441"/>
    <w:rsid w:val="00276674"/>
    <w:rsid w:val="002777D6"/>
    <w:rsid w:val="00282B61"/>
    <w:rsid w:val="00284E99"/>
    <w:rsid w:val="00295B54"/>
    <w:rsid w:val="002A3B27"/>
    <w:rsid w:val="002A6CB1"/>
    <w:rsid w:val="002B3A97"/>
    <w:rsid w:val="002B7B9B"/>
    <w:rsid w:val="002B7E0D"/>
    <w:rsid w:val="002B7E25"/>
    <w:rsid w:val="002C0EC5"/>
    <w:rsid w:val="002D18C7"/>
    <w:rsid w:val="002D258A"/>
    <w:rsid w:val="002D3ED3"/>
    <w:rsid w:val="002D52B1"/>
    <w:rsid w:val="002D56A6"/>
    <w:rsid w:val="002E2B92"/>
    <w:rsid w:val="002E3D17"/>
    <w:rsid w:val="002E7422"/>
    <w:rsid w:val="002F4C82"/>
    <w:rsid w:val="00306FBF"/>
    <w:rsid w:val="00322425"/>
    <w:rsid w:val="003312CA"/>
    <w:rsid w:val="0033242E"/>
    <w:rsid w:val="00336402"/>
    <w:rsid w:val="00336731"/>
    <w:rsid w:val="00336DE1"/>
    <w:rsid w:val="0035114D"/>
    <w:rsid w:val="00351772"/>
    <w:rsid w:val="00351FF1"/>
    <w:rsid w:val="003555DE"/>
    <w:rsid w:val="00360CD2"/>
    <w:rsid w:val="00364069"/>
    <w:rsid w:val="00366D67"/>
    <w:rsid w:val="0036739E"/>
    <w:rsid w:val="00367ED4"/>
    <w:rsid w:val="00375975"/>
    <w:rsid w:val="0038272D"/>
    <w:rsid w:val="0039129F"/>
    <w:rsid w:val="0039716D"/>
    <w:rsid w:val="00397A19"/>
    <w:rsid w:val="003A29EC"/>
    <w:rsid w:val="003A5CE2"/>
    <w:rsid w:val="003A7D0D"/>
    <w:rsid w:val="003B6368"/>
    <w:rsid w:val="003C2C95"/>
    <w:rsid w:val="003D24D3"/>
    <w:rsid w:val="003D480E"/>
    <w:rsid w:val="003E086E"/>
    <w:rsid w:val="003E4E81"/>
    <w:rsid w:val="00400FC2"/>
    <w:rsid w:val="004212D8"/>
    <w:rsid w:val="00421A16"/>
    <w:rsid w:val="00433977"/>
    <w:rsid w:val="00447544"/>
    <w:rsid w:val="00450BC6"/>
    <w:rsid w:val="004647B7"/>
    <w:rsid w:val="00473841"/>
    <w:rsid w:val="004807B9"/>
    <w:rsid w:val="00480B83"/>
    <w:rsid w:val="004A3F7E"/>
    <w:rsid w:val="004B1383"/>
    <w:rsid w:val="004B6232"/>
    <w:rsid w:val="004C2007"/>
    <w:rsid w:val="004C68E9"/>
    <w:rsid w:val="004D0252"/>
    <w:rsid w:val="004E060E"/>
    <w:rsid w:val="004E22AD"/>
    <w:rsid w:val="004E5744"/>
    <w:rsid w:val="00502AFD"/>
    <w:rsid w:val="005142F9"/>
    <w:rsid w:val="005454E2"/>
    <w:rsid w:val="00547CE1"/>
    <w:rsid w:val="00580184"/>
    <w:rsid w:val="0058280A"/>
    <w:rsid w:val="00582B7F"/>
    <w:rsid w:val="005A1CBD"/>
    <w:rsid w:val="005A3628"/>
    <w:rsid w:val="005B795C"/>
    <w:rsid w:val="005C232A"/>
    <w:rsid w:val="005D1336"/>
    <w:rsid w:val="005E2DDD"/>
    <w:rsid w:val="005F3A53"/>
    <w:rsid w:val="005F726B"/>
    <w:rsid w:val="00607AE4"/>
    <w:rsid w:val="00617037"/>
    <w:rsid w:val="00617C80"/>
    <w:rsid w:val="006218C0"/>
    <w:rsid w:val="00630BBB"/>
    <w:rsid w:val="00641160"/>
    <w:rsid w:val="006556A2"/>
    <w:rsid w:val="00656A95"/>
    <w:rsid w:val="0066535A"/>
    <w:rsid w:val="0067793D"/>
    <w:rsid w:val="006810EF"/>
    <w:rsid w:val="0068137B"/>
    <w:rsid w:val="00682E04"/>
    <w:rsid w:val="00685615"/>
    <w:rsid w:val="006902B4"/>
    <w:rsid w:val="0069256B"/>
    <w:rsid w:val="006A0C0E"/>
    <w:rsid w:val="006A2082"/>
    <w:rsid w:val="006A3D0E"/>
    <w:rsid w:val="006A628F"/>
    <w:rsid w:val="006B0233"/>
    <w:rsid w:val="006C021C"/>
    <w:rsid w:val="006C0433"/>
    <w:rsid w:val="006C077A"/>
    <w:rsid w:val="006C72BB"/>
    <w:rsid w:val="006D70D7"/>
    <w:rsid w:val="006F795E"/>
    <w:rsid w:val="00706BE1"/>
    <w:rsid w:val="00710AFA"/>
    <w:rsid w:val="0072095A"/>
    <w:rsid w:val="00724EBB"/>
    <w:rsid w:val="007316D5"/>
    <w:rsid w:val="0073698C"/>
    <w:rsid w:val="00742396"/>
    <w:rsid w:val="007442AA"/>
    <w:rsid w:val="007443A3"/>
    <w:rsid w:val="00762610"/>
    <w:rsid w:val="00763EA8"/>
    <w:rsid w:val="007660CC"/>
    <w:rsid w:val="00793BC2"/>
    <w:rsid w:val="007A43A9"/>
    <w:rsid w:val="007C5B3E"/>
    <w:rsid w:val="007C7E2A"/>
    <w:rsid w:val="007E034F"/>
    <w:rsid w:val="007F4D21"/>
    <w:rsid w:val="00806D09"/>
    <w:rsid w:val="00811506"/>
    <w:rsid w:val="00827888"/>
    <w:rsid w:val="008370E9"/>
    <w:rsid w:val="00847270"/>
    <w:rsid w:val="00850F53"/>
    <w:rsid w:val="008659D8"/>
    <w:rsid w:val="00883C21"/>
    <w:rsid w:val="008914AB"/>
    <w:rsid w:val="008940F3"/>
    <w:rsid w:val="0089501A"/>
    <w:rsid w:val="008953D1"/>
    <w:rsid w:val="008B0A44"/>
    <w:rsid w:val="008B604A"/>
    <w:rsid w:val="008C0BEA"/>
    <w:rsid w:val="008D1B8E"/>
    <w:rsid w:val="008D4415"/>
    <w:rsid w:val="008D7974"/>
    <w:rsid w:val="008E0071"/>
    <w:rsid w:val="008E354D"/>
    <w:rsid w:val="008E3A4C"/>
    <w:rsid w:val="008E601B"/>
    <w:rsid w:val="008E6ADB"/>
    <w:rsid w:val="008F0F19"/>
    <w:rsid w:val="00901248"/>
    <w:rsid w:val="009060C5"/>
    <w:rsid w:val="00916989"/>
    <w:rsid w:val="009251BE"/>
    <w:rsid w:val="00930166"/>
    <w:rsid w:val="00940C95"/>
    <w:rsid w:val="00957C4C"/>
    <w:rsid w:val="009627E9"/>
    <w:rsid w:val="0096333A"/>
    <w:rsid w:val="00972BDC"/>
    <w:rsid w:val="00973CBA"/>
    <w:rsid w:val="009854F9"/>
    <w:rsid w:val="00992A64"/>
    <w:rsid w:val="00997DE5"/>
    <w:rsid w:val="009A0748"/>
    <w:rsid w:val="009A0AC7"/>
    <w:rsid w:val="009A18DC"/>
    <w:rsid w:val="009A1B83"/>
    <w:rsid w:val="009A21FD"/>
    <w:rsid w:val="009C541D"/>
    <w:rsid w:val="009D514C"/>
    <w:rsid w:val="009D5228"/>
    <w:rsid w:val="009E0746"/>
    <w:rsid w:val="009E0DA9"/>
    <w:rsid w:val="009E3914"/>
    <w:rsid w:val="009E4DED"/>
    <w:rsid w:val="009F71C3"/>
    <w:rsid w:val="00A00C71"/>
    <w:rsid w:val="00A02774"/>
    <w:rsid w:val="00A04DA7"/>
    <w:rsid w:val="00A0614C"/>
    <w:rsid w:val="00A06E90"/>
    <w:rsid w:val="00A073D1"/>
    <w:rsid w:val="00A17EF0"/>
    <w:rsid w:val="00A2125A"/>
    <w:rsid w:val="00A676E4"/>
    <w:rsid w:val="00A83CF2"/>
    <w:rsid w:val="00A845CD"/>
    <w:rsid w:val="00A97605"/>
    <w:rsid w:val="00AA31D5"/>
    <w:rsid w:val="00AA54AA"/>
    <w:rsid w:val="00AB7D3A"/>
    <w:rsid w:val="00AD4C7E"/>
    <w:rsid w:val="00AD5D3C"/>
    <w:rsid w:val="00AD6DC9"/>
    <w:rsid w:val="00AF6739"/>
    <w:rsid w:val="00B13C21"/>
    <w:rsid w:val="00B26BB0"/>
    <w:rsid w:val="00B35A06"/>
    <w:rsid w:val="00B4127E"/>
    <w:rsid w:val="00B467D8"/>
    <w:rsid w:val="00B60731"/>
    <w:rsid w:val="00B73AB9"/>
    <w:rsid w:val="00B76646"/>
    <w:rsid w:val="00B87D95"/>
    <w:rsid w:val="00B95139"/>
    <w:rsid w:val="00BA3834"/>
    <w:rsid w:val="00BA6447"/>
    <w:rsid w:val="00BB7AFD"/>
    <w:rsid w:val="00BC088B"/>
    <w:rsid w:val="00BD5A51"/>
    <w:rsid w:val="00BE3240"/>
    <w:rsid w:val="00BE52A9"/>
    <w:rsid w:val="00BF0CB4"/>
    <w:rsid w:val="00C06A6E"/>
    <w:rsid w:val="00C34459"/>
    <w:rsid w:val="00C34A9E"/>
    <w:rsid w:val="00C74302"/>
    <w:rsid w:val="00C828F2"/>
    <w:rsid w:val="00C85651"/>
    <w:rsid w:val="00C86273"/>
    <w:rsid w:val="00C90C2B"/>
    <w:rsid w:val="00C94338"/>
    <w:rsid w:val="00C96E5B"/>
    <w:rsid w:val="00CA6BC6"/>
    <w:rsid w:val="00CB7716"/>
    <w:rsid w:val="00CD523A"/>
    <w:rsid w:val="00CF6357"/>
    <w:rsid w:val="00D01414"/>
    <w:rsid w:val="00D02DD3"/>
    <w:rsid w:val="00D03D45"/>
    <w:rsid w:val="00D100B8"/>
    <w:rsid w:val="00D14DE3"/>
    <w:rsid w:val="00D33D8B"/>
    <w:rsid w:val="00D3530B"/>
    <w:rsid w:val="00D37FF0"/>
    <w:rsid w:val="00D46DDB"/>
    <w:rsid w:val="00D54AEF"/>
    <w:rsid w:val="00D57164"/>
    <w:rsid w:val="00D63F11"/>
    <w:rsid w:val="00D70F43"/>
    <w:rsid w:val="00D7540F"/>
    <w:rsid w:val="00D757CC"/>
    <w:rsid w:val="00D81FC0"/>
    <w:rsid w:val="00D833C6"/>
    <w:rsid w:val="00D8657D"/>
    <w:rsid w:val="00D92B2C"/>
    <w:rsid w:val="00DA3621"/>
    <w:rsid w:val="00DA422F"/>
    <w:rsid w:val="00DA798C"/>
    <w:rsid w:val="00DB3B7E"/>
    <w:rsid w:val="00DB4F7F"/>
    <w:rsid w:val="00DC0F3B"/>
    <w:rsid w:val="00DD419F"/>
    <w:rsid w:val="00DE4AA2"/>
    <w:rsid w:val="00E07757"/>
    <w:rsid w:val="00E101CD"/>
    <w:rsid w:val="00E2025D"/>
    <w:rsid w:val="00E279AA"/>
    <w:rsid w:val="00E37DEB"/>
    <w:rsid w:val="00E40FCA"/>
    <w:rsid w:val="00E432AA"/>
    <w:rsid w:val="00E50CE8"/>
    <w:rsid w:val="00E60190"/>
    <w:rsid w:val="00E733C0"/>
    <w:rsid w:val="00E90BD0"/>
    <w:rsid w:val="00E91614"/>
    <w:rsid w:val="00E93006"/>
    <w:rsid w:val="00E95B5C"/>
    <w:rsid w:val="00EA6C70"/>
    <w:rsid w:val="00EB43FF"/>
    <w:rsid w:val="00EC1ED1"/>
    <w:rsid w:val="00EC6B1A"/>
    <w:rsid w:val="00EC71DB"/>
    <w:rsid w:val="00ED60FF"/>
    <w:rsid w:val="00EE4907"/>
    <w:rsid w:val="00EE7ED2"/>
    <w:rsid w:val="00EF51DD"/>
    <w:rsid w:val="00F05E56"/>
    <w:rsid w:val="00F06F07"/>
    <w:rsid w:val="00F07F6A"/>
    <w:rsid w:val="00F2737C"/>
    <w:rsid w:val="00F30390"/>
    <w:rsid w:val="00F36C7C"/>
    <w:rsid w:val="00F43609"/>
    <w:rsid w:val="00F51CAC"/>
    <w:rsid w:val="00F62CB4"/>
    <w:rsid w:val="00F74A37"/>
    <w:rsid w:val="00F90E90"/>
    <w:rsid w:val="00F94216"/>
    <w:rsid w:val="00F95BE0"/>
    <w:rsid w:val="00F96B81"/>
    <w:rsid w:val="00FA64DB"/>
    <w:rsid w:val="00FB7BD3"/>
    <w:rsid w:val="00FC288E"/>
    <w:rsid w:val="00FC4964"/>
    <w:rsid w:val="00FC704C"/>
    <w:rsid w:val="00FE10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C9B5BC"/>
  <w15:chartTrackingRefBased/>
  <w15:docId w15:val="{B862FB19-F434-436B-AA2B-F23127C1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n-GB" w:bidi="ar-SA"/>
    </w:rPr>
  </w:style>
  <w:style w:type="paragraph" w:styleId="Heading1">
    <w:name w:val="heading 1"/>
    <w:basedOn w:val="Normal"/>
    <w:next w:val="Normal"/>
    <w:qFormat/>
    <w:pPr>
      <w:keepNext/>
      <w:outlineLvl w:val="0"/>
    </w:pPr>
    <w:rPr>
      <w:sz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next w:val="Normal"/>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8"/>
    </w:rPr>
  </w:style>
  <w:style w:type="paragraph" w:styleId="FootnoteText">
    <w:name w:val="footnote text"/>
    <w:basedOn w:val="Normal"/>
    <w:semiHidden/>
    <w:rPr>
      <w:sz w:val="20"/>
    </w:rPr>
  </w:style>
  <w:style w:type="paragraph" w:customStyle="1" w:styleId="1Anote1">
    <w:name w:val="1.A note 1"/>
    <w:basedOn w:val="Normal"/>
    <w:pPr>
      <w:ind w:left="1460" w:hanging="780"/>
    </w:pPr>
  </w:style>
  <w:style w:type="paragraph" w:customStyle="1" w:styleId="1A1">
    <w:name w:val="1.A.1"/>
    <w:basedOn w:val="Normal"/>
    <w:pPr>
      <w:tabs>
        <w:tab w:val="left" w:pos="340"/>
        <w:tab w:val="left" w:pos="697"/>
      </w:tabs>
      <w:ind w:left="1120" w:hanging="1120"/>
    </w:pPr>
  </w:style>
  <w:style w:type="paragraph" w:customStyle="1" w:styleId="1A1note1">
    <w:name w:val="1.A.1 note 1"/>
    <w:basedOn w:val="1A1"/>
    <w:pPr>
      <w:tabs>
        <w:tab w:val="clear" w:pos="340"/>
        <w:tab w:val="clear" w:pos="697"/>
      </w:tabs>
      <w:ind w:left="1920" w:hanging="800"/>
    </w:pPr>
  </w:style>
  <w:style w:type="paragraph" w:customStyle="1" w:styleId="1A1anote1">
    <w:name w:val="1.A.1.a note 1"/>
    <w:basedOn w:val="Normal"/>
    <w:pPr>
      <w:ind w:left="2380" w:hanging="780"/>
    </w:pPr>
  </w:style>
  <w:style w:type="paragraph" w:customStyle="1" w:styleId="1A1anote1a">
    <w:name w:val="1.A.1.a note 1a"/>
    <w:basedOn w:val="Normal"/>
    <w:pPr>
      <w:ind w:left="2800" w:hanging="400"/>
    </w:pPr>
  </w:style>
  <w:style w:type="paragraph" w:customStyle="1" w:styleId="1A1a">
    <w:name w:val="1.A.1.a"/>
    <w:basedOn w:val="Normal"/>
    <w:pPr>
      <w:tabs>
        <w:tab w:val="left" w:pos="340"/>
        <w:tab w:val="left" w:pos="700"/>
        <w:tab w:val="left" w:pos="1179"/>
      </w:tabs>
      <w:ind w:left="1580" w:hanging="1580"/>
    </w:pPr>
  </w:style>
  <w:style w:type="paragraph" w:customStyle="1" w:styleId="1A1a1">
    <w:name w:val="1.A.1.a.1"/>
    <w:basedOn w:val="Normal"/>
    <w:pPr>
      <w:tabs>
        <w:tab w:val="left" w:pos="340"/>
        <w:tab w:val="left" w:pos="720"/>
        <w:tab w:val="left" w:pos="1179"/>
        <w:tab w:val="left" w:pos="1582"/>
      </w:tabs>
      <w:ind w:left="2060" w:hanging="2040"/>
    </w:pPr>
  </w:style>
  <w:style w:type="paragraph" w:customStyle="1" w:styleId="1A1a1a">
    <w:name w:val="1.A.1.a.1.a"/>
    <w:basedOn w:val="1A1a1"/>
    <w:pPr>
      <w:tabs>
        <w:tab w:val="clear" w:pos="1179"/>
        <w:tab w:val="left" w:pos="1200"/>
        <w:tab w:val="left" w:pos="2060"/>
      </w:tabs>
      <w:ind w:left="2540" w:hanging="2540"/>
    </w:pPr>
  </w:style>
  <w:style w:type="paragraph" w:customStyle="1" w:styleId="Note1">
    <w:name w:val="Note 1"/>
    <w:basedOn w:val="Normal"/>
    <w:pPr>
      <w:ind w:left="980" w:hanging="980"/>
    </w:pPr>
  </w:style>
  <w:style w:type="paragraph" w:customStyle="1" w:styleId="Note1a">
    <w:name w:val="Note 1.a"/>
    <w:basedOn w:val="Normal"/>
    <w:pPr>
      <w:ind w:left="1400" w:hanging="420"/>
    </w:pPr>
  </w:style>
  <w:style w:type="paragraph" w:customStyle="1" w:styleId="1A1a1a1">
    <w:name w:val="1.A.1.a.1.a.1"/>
    <w:basedOn w:val="1A1a1a"/>
    <w:pPr>
      <w:tabs>
        <w:tab w:val="clear" w:pos="1582"/>
        <w:tab w:val="left" w:pos="1580"/>
        <w:tab w:val="left" w:pos="2540"/>
      </w:tabs>
      <w:ind w:left="2920" w:right="284" w:hanging="2920"/>
    </w:pPr>
  </w:style>
  <w:style w:type="paragraph" w:customStyle="1" w:styleId="1A1a1a1a">
    <w:name w:val="1.A.1.a.1.a.1.a"/>
    <w:basedOn w:val="1A1a1a1"/>
    <w:pPr>
      <w:tabs>
        <w:tab w:val="left" w:pos="2940"/>
      </w:tabs>
      <w:ind w:left="3360" w:hanging="3360"/>
    </w:pPr>
  </w:style>
  <w:style w:type="paragraph" w:customStyle="1" w:styleId="1A1a1a1a1">
    <w:name w:val="1.A.1.a.1.a.1.a.1"/>
    <w:basedOn w:val="1A1a1a1a"/>
    <w:pPr>
      <w:tabs>
        <w:tab w:val="left" w:pos="3360"/>
      </w:tabs>
      <w:ind w:left="3820" w:hanging="3820"/>
    </w:pPr>
  </w:style>
  <w:style w:type="paragraph" w:customStyle="1" w:styleId="Note1a1">
    <w:name w:val="Note 1.a.1"/>
    <w:basedOn w:val="Normal"/>
    <w:pPr>
      <w:ind w:left="1880" w:hanging="480"/>
    </w:pPr>
  </w:style>
  <w:style w:type="paragraph" w:customStyle="1" w:styleId="Note1a1a">
    <w:name w:val="Note 1.a.1.a"/>
    <w:basedOn w:val="Normal"/>
    <w:pPr>
      <w:ind w:left="2320" w:hanging="400"/>
    </w:pPr>
  </w:style>
  <w:style w:type="paragraph" w:customStyle="1" w:styleId="Note1a1a1">
    <w:name w:val="Note 1.a.1.a.1"/>
    <w:basedOn w:val="Normal"/>
    <w:pPr>
      <w:ind w:left="2820" w:hanging="480"/>
    </w:pPr>
  </w:style>
  <w:style w:type="paragraph" w:customStyle="1" w:styleId="1A1a1note1">
    <w:name w:val="1.A.1.a.1 note 1"/>
    <w:basedOn w:val="1A1note1"/>
    <w:pPr>
      <w:ind w:left="2860"/>
    </w:pPr>
  </w:style>
  <w:style w:type="paragraph" w:customStyle="1" w:styleId="1A1note1a">
    <w:name w:val="1.A.1 note 1a"/>
    <w:basedOn w:val="1A1note1"/>
    <w:pPr>
      <w:ind w:left="2340" w:hanging="420"/>
    </w:pPr>
  </w:style>
  <w:style w:type="paragraph" w:customStyle="1" w:styleId="1A1note1a1">
    <w:name w:val="1.A.1 note 1a1"/>
    <w:basedOn w:val="1A1note1"/>
    <w:pPr>
      <w:ind w:left="2800" w:hanging="460"/>
    </w:pPr>
  </w:style>
  <w:style w:type="paragraph" w:customStyle="1" w:styleId="1A1anote1a1">
    <w:name w:val="1.A.1.a note 1a1"/>
    <w:basedOn w:val="1A1note1"/>
    <w:pPr>
      <w:ind w:left="3280" w:hanging="480"/>
    </w:pPr>
  </w:style>
  <w:style w:type="paragraph" w:customStyle="1" w:styleId="1A">
    <w:name w:val="1.A"/>
    <w:basedOn w:val="Normal"/>
    <w:pPr>
      <w:tabs>
        <w:tab w:val="left" w:pos="340"/>
      </w:tabs>
      <w:ind w:left="700" w:right="-22" w:hanging="700"/>
    </w:pPr>
  </w:style>
  <w:style w:type="paragraph" w:customStyle="1" w:styleId="1A1a1a1Note">
    <w:name w:val="1.A.1.a.1.a.1.Note"/>
    <w:basedOn w:val="1A1a1a1a"/>
    <w:pPr>
      <w:ind w:left="3500" w:hanging="3500"/>
    </w:pPr>
  </w:style>
  <w:style w:type="paragraph" w:customStyle="1" w:styleId="1A1a1a1note1">
    <w:name w:val="1.A.1.a.1.a.1 note 1"/>
    <w:basedOn w:val="1A1a1note1"/>
    <w:pPr>
      <w:ind w:left="3760" w:hanging="880"/>
    </w:pPr>
  </w:style>
  <w:style w:type="paragraph" w:customStyle="1" w:styleId="1A1a1anote1">
    <w:name w:val="1.A.1.a.1.a note 1"/>
    <w:basedOn w:val="1A1a1a1note1"/>
    <w:pPr>
      <w:ind w:left="3340" w:hanging="800"/>
    </w:pPr>
  </w:style>
  <w:style w:type="paragraph" w:customStyle="1" w:styleId="1A1a1note1a">
    <w:name w:val="1.A.1.a.1 note1a"/>
    <w:basedOn w:val="1A1anote1a"/>
    <w:pPr>
      <w:ind w:left="3280" w:hanging="320"/>
    </w:pPr>
  </w:style>
  <w:style w:type="paragraph" w:customStyle="1" w:styleId="1A1a1a1a1a">
    <w:name w:val="1.A.1.a.1.a.1.a.1.a"/>
    <w:basedOn w:val="1A1a1a1a1"/>
    <w:pPr>
      <w:tabs>
        <w:tab w:val="clear" w:pos="1200"/>
        <w:tab w:val="clear" w:pos="2940"/>
        <w:tab w:val="clear" w:pos="3360"/>
        <w:tab w:val="left" w:pos="1160"/>
        <w:tab w:val="left" w:pos="3020"/>
        <w:tab w:val="left" w:pos="3420"/>
        <w:tab w:val="left" w:pos="3880"/>
      </w:tabs>
      <w:ind w:left="4280" w:right="0" w:hanging="4280"/>
    </w:pPr>
  </w:style>
  <w:style w:type="paragraph" w:customStyle="1" w:styleId="1A1Note1aNB1">
    <w:name w:val="1.A.1.Note 1.a.N.B.1"/>
    <w:basedOn w:val="Normal"/>
    <w:pPr>
      <w:tabs>
        <w:tab w:val="left" w:pos="2340"/>
      </w:tabs>
      <w:ind w:left="3020" w:hanging="3020"/>
    </w:pPr>
  </w:style>
  <w:style w:type="paragraph" w:customStyle="1" w:styleId="1A1Note1aNB10">
    <w:name w:val="1.A.1.Note 1 a.NB1."/>
    <w:basedOn w:val="1A1Note1aNB1"/>
    <w:pPr>
      <w:ind w:left="3220" w:hanging="3220"/>
    </w:pPr>
  </w:style>
  <w:style w:type="paragraph" w:customStyle="1" w:styleId="Note1aNB">
    <w:name w:val="Note 1.a.N.B."/>
    <w:basedOn w:val="Note1a1a"/>
    <w:pPr>
      <w:ind w:left="2040" w:hanging="640"/>
    </w:pPr>
  </w:style>
  <w:style w:type="paragraph" w:customStyle="1" w:styleId="Note1a1a1a">
    <w:name w:val="Note 1.a.1.a.1.a."/>
    <w:basedOn w:val="Note1a1a1"/>
    <w:pPr>
      <w:ind w:left="3200" w:hanging="340"/>
    </w:pPr>
  </w:style>
  <w:style w:type="paragraph" w:customStyle="1" w:styleId="Note1aNBa1a">
    <w:name w:val="Note 1.a.N.B.a.1.a."/>
    <w:basedOn w:val="Note1a1"/>
    <w:pPr>
      <w:tabs>
        <w:tab w:val="left" w:pos="2200"/>
        <w:tab w:val="left" w:pos="2660"/>
        <w:tab w:val="left" w:pos="2880"/>
      </w:tabs>
      <w:ind w:left="3260" w:hanging="1660"/>
    </w:pPr>
  </w:style>
  <w:style w:type="paragraph" w:customStyle="1" w:styleId="Note1aNB1">
    <w:name w:val="Note 1.a.N.B.1."/>
    <w:basedOn w:val="Note1a1"/>
    <w:pPr>
      <w:tabs>
        <w:tab w:val="left" w:pos="2140"/>
      </w:tabs>
      <w:ind w:left="2520" w:hanging="1120"/>
    </w:pPr>
  </w:style>
  <w:style w:type="paragraph" w:customStyle="1" w:styleId="Note1NB1">
    <w:name w:val="Note 1.N.B. 1."/>
    <w:basedOn w:val="Note1a"/>
    <w:pPr>
      <w:tabs>
        <w:tab w:val="left" w:pos="1720"/>
      </w:tabs>
      <w:ind w:left="2120" w:hanging="1140"/>
    </w:pPr>
  </w:style>
  <w:style w:type="paragraph" w:customStyle="1" w:styleId="1A1Notea">
    <w:name w:val="1.A.1.Note a"/>
    <w:basedOn w:val="1A1note1a"/>
    <w:pPr>
      <w:ind w:left="1880" w:hanging="380"/>
    </w:pPr>
  </w:style>
  <w:style w:type="paragraph" w:customStyle="1" w:styleId="1A1a1a1note0">
    <w:name w:val="1.A.1.a.1.a.1 note..."/>
    <w:basedOn w:val="1A1a1a1note1"/>
    <w:pPr>
      <w:ind w:hanging="740"/>
    </w:pPr>
  </w:style>
  <w:style w:type="paragraph" w:customStyle="1" w:styleId="1A1a1note1a1">
    <w:name w:val="1.A.1.a.1. note1a1"/>
    <w:basedOn w:val="1A1a1note1a"/>
    <w:pPr>
      <w:ind w:left="3700" w:hanging="420"/>
    </w:pPr>
  </w:style>
  <w:style w:type="paragraph" w:customStyle="1" w:styleId="1A1Note1NB">
    <w:name w:val="1.A.1.Note 1 N.B."/>
    <w:basedOn w:val="1A1anote1"/>
    <w:pPr>
      <w:tabs>
        <w:tab w:val="left" w:pos="2380"/>
      </w:tabs>
      <w:ind w:left="3200" w:hanging="1600"/>
    </w:pPr>
  </w:style>
  <w:style w:type="paragraph" w:customStyle="1" w:styleId="1A1aNote1NB1">
    <w:name w:val="1.A.1.a.Note 1 NB1"/>
    <w:basedOn w:val="1A1Note1NB"/>
  </w:style>
  <w:style w:type="paragraph" w:customStyle="1" w:styleId="1A1a1a0">
    <w:name w:val="1.A.1.a.1.a."/>
    <w:basedOn w:val="1A1a1"/>
    <w:pPr>
      <w:tabs>
        <w:tab w:val="left" w:pos="1440"/>
        <w:tab w:val="left" w:pos="2060"/>
      </w:tabs>
      <w:ind w:left="2380" w:hanging="2360"/>
    </w:pPr>
  </w:style>
  <w:style w:type="paragraph" w:customStyle="1" w:styleId="Dfinition">
    <w:name w:val="Définition"/>
    <w:basedOn w:val="Normal"/>
    <w:pPr>
      <w:ind w:left="1160" w:hanging="1160"/>
    </w:pPr>
  </w:style>
  <w:style w:type="paragraph" w:customStyle="1" w:styleId="Dftexte">
    <w:name w:val="Déf. texte"/>
    <w:basedOn w:val="Dfinition"/>
    <w:pPr>
      <w:ind w:left="1580" w:hanging="1580"/>
      <w:jc w:val="both"/>
    </w:pPr>
  </w:style>
  <w:style w:type="paragraph" w:customStyle="1" w:styleId="Dftextea">
    <w:name w:val="Déf. texte a."/>
    <w:basedOn w:val="Dftexte"/>
    <w:pPr>
      <w:tabs>
        <w:tab w:val="left" w:pos="1580"/>
      </w:tabs>
      <w:ind w:left="2000" w:hanging="2000"/>
    </w:pPr>
  </w:style>
  <w:style w:type="paragraph" w:customStyle="1" w:styleId="DftexteNB">
    <w:name w:val="Déf. texte NB"/>
    <w:basedOn w:val="Dftextea"/>
    <w:pPr>
      <w:ind w:left="2280" w:hanging="2280"/>
    </w:pPr>
  </w:style>
  <w:style w:type="paragraph" w:styleId="BalloonText">
    <w:name w:val="Balloon Text"/>
    <w:basedOn w:val="Normal"/>
    <w:semiHidden/>
    <w:rPr>
      <w:rFonts w:ascii="Tahoma" w:hAnsi="Tahoma" w:cs="Tahoma"/>
      <w:sz w:val="16"/>
      <w:szCs w:val="16"/>
    </w:rPr>
  </w:style>
  <w:style w:type="paragraph" w:customStyle="1" w:styleId="Default">
    <w:name w:val="Default"/>
    <w:rsid w:val="0089501A"/>
    <w:pPr>
      <w:autoSpaceDE w:val="0"/>
      <w:autoSpaceDN w:val="0"/>
      <w:adjustRightInd w:val="0"/>
    </w:pPr>
    <w:rPr>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00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7274</Words>
  <Characters>41468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Hirsch</dc:creator>
  <cp:keywords/>
  <cp:lastModifiedBy>zak Hirsch</cp:lastModifiedBy>
  <cp:revision>2</cp:revision>
  <dcterms:created xsi:type="dcterms:W3CDTF">2026-01-07T08:22:00Z</dcterms:created>
  <dcterms:modified xsi:type="dcterms:W3CDTF">2026-01-07T08:22:00Z</dcterms:modified>
</cp:coreProperties>
</file>