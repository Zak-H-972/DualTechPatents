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A850" w14:textId="77777777" w:rsidR="00F656D0" w:rsidRDefault="00F656D0">
      <w:pPr>
        <w:pStyle w:val="1A"/>
        <w:ind w:right="2"/>
        <w:rPr>
          <w:sz w:val="22"/>
        </w:rPr>
      </w:pPr>
    </w:p>
    <w:p w14:paraId="42CAD204" w14:textId="77777777" w:rsidR="00F656D0" w:rsidRPr="00BA25A1" w:rsidRDefault="00F656D0">
      <w:pPr>
        <w:pStyle w:val="1A"/>
        <w:ind w:right="2"/>
        <w:rPr>
          <w:sz w:val="22"/>
        </w:rPr>
      </w:pPr>
      <w:r w:rsidRPr="00BA25A1">
        <w:rPr>
          <w:sz w:val="22"/>
        </w:rPr>
        <w:t>8.</w:t>
      </w:r>
      <w:r w:rsidRPr="00BA25A1">
        <w:rPr>
          <w:sz w:val="22"/>
        </w:rPr>
        <w:tab/>
        <w:t>A.</w:t>
      </w:r>
      <w:r w:rsidRPr="00BA25A1">
        <w:rPr>
          <w:sz w:val="22"/>
        </w:rPr>
        <w:tab/>
      </w:r>
      <w:r w:rsidRPr="00BA25A1">
        <w:rPr>
          <w:sz w:val="22"/>
          <w:u w:val="single"/>
        </w:rPr>
        <w:t>SYSTEMS, EQUIPMENT AND COMPONENTS</w:t>
      </w:r>
    </w:p>
    <w:p w14:paraId="79E7ABD5" w14:textId="77777777" w:rsidR="00F656D0" w:rsidRPr="00BA25A1" w:rsidRDefault="00F656D0">
      <w:pPr>
        <w:pStyle w:val="1A"/>
        <w:ind w:right="2"/>
        <w:jc w:val="both"/>
        <w:rPr>
          <w:sz w:val="22"/>
        </w:rPr>
      </w:pPr>
    </w:p>
    <w:p w14:paraId="47B7F60D" w14:textId="77777777" w:rsidR="00F656D0" w:rsidRPr="00BA25A1" w:rsidRDefault="00F656D0">
      <w:pPr>
        <w:pStyle w:val="1A1"/>
        <w:ind w:right="2"/>
        <w:jc w:val="both"/>
        <w:rPr>
          <w:sz w:val="22"/>
        </w:rPr>
      </w:pPr>
      <w:r w:rsidRPr="00BA25A1">
        <w:rPr>
          <w:sz w:val="22"/>
        </w:rPr>
        <w:t>8.</w:t>
      </w:r>
      <w:r w:rsidRPr="00BA25A1">
        <w:rPr>
          <w:sz w:val="22"/>
        </w:rPr>
        <w:tab/>
        <w:t>A.</w:t>
      </w:r>
      <w:r w:rsidRPr="00BA25A1">
        <w:rPr>
          <w:sz w:val="22"/>
        </w:rPr>
        <w:tab/>
        <w:t>1.</w:t>
      </w:r>
      <w:r w:rsidRPr="00BA25A1">
        <w:rPr>
          <w:sz w:val="22"/>
        </w:rPr>
        <w:tab/>
        <w:t>Submersible vehicles and surface vessels, as follows:</w:t>
      </w:r>
    </w:p>
    <w:p w14:paraId="77672B4F" w14:textId="77777777" w:rsidR="00F656D0" w:rsidRPr="00BA25A1" w:rsidRDefault="00F656D0">
      <w:pPr>
        <w:pStyle w:val="1A1note1"/>
        <w:spacing w:before="120"/>
        <w:ind w:left="1803" w:hanging="680"/>
        <w:jc w:val="both"/>
        <w:rPr>
          <w:i/>
          <w:sz w:val="22"/>
        </w:rPr>
      </w:pPr>
      <w:r w:rsidRPr="00BA25A1">
        <w:rPr>
          <w:i/>
          <w:sz w:val="22"/>
          <w:u w:val="single"/>
        </w:rPr>
        <w:t>N.B.</w:t>
      </w:r>
      <w:r w:rsidRPr="00BA25A1">
        <w:rPr>
          <w:i/>
          <w:sz w:val="22"/>
        </w:rPr>
        <w:tab/>
        <w:t>For the status of equipment for submersible vehicles, see:</w:t>
      </w:r>
    </w:p>
    <w:p w14:paraId="4BF566B1" w14:textId="77777777" w:rsidR="00F656D0" w:rsidRPr="00BA25A1" w:rsidRDefault="00F656D0">
      <w:pPr>
        <w:pStyle w:val="1A1note1"/>
        <w:ind w:left="2170" w:right="2" w:hanging="327"/>
        <w:jc w:val="both"/>
        <w:rPr>
          <w:i/>
          <w:sz w:val="22"/>
        </w:rPr>
      </w:pPr>
      <w:r w:rsidRPr="00BA25A1">
        <w:rPr>
          <w:i/>
          <w:sz w:val="22"/>
        </w:rPr>
        <w:sym w:font="Symbol" w:char="F02D"/>
      </w:r>
      <w:r w:rsidRPr="00BA25A1">
        <w:rPr>
          <w:i/>
          <w:sz w:val="22"/>
        </w:rPr>
        <w:tab/>
        <w:t xml:space="preserve">Category 6 for </w:t>
      </w:r>
      <w:proofErr w:type="gramStart"/>
      <w:r w:rsidRPr="00BA25A1">
        <w:rPr>
          <w:i/>
          <w:sz w:val="22"/>
        </w:rPr>
        <w:t>sensors;</w:t>
      </w:r>
      <w:proofErr w:type="gramEnd"/>
    </w:p>
    <w:p w14:paraId="20716AD8" w14:textId="77777777" w:rsidR="00F656D0" w:rsidRPr="00BA25A1" w:rsidRDefault="00F656D0">
      <w:pPr>
        <w:pStyle w:val="1A1note1"/>
        <w:ind w:left="2170" w:right="2" w:hanging="327"/>
        <w:jc w:val="both"/>
        <w:rPr>
          <w:i/>
          <w:sz w:val="22"/>
        </w:rPr>
      </w:pPr>
      <w:r w:rsidRPr="00BA25A1">
        <w:rPr>
          <w:i/>
          <w:sz w:val="22"/>
        </w:rPr>
        <w:sym w:font="Symbol" w:char="F02D"/>
      </w:r>
      <w:r w:rsidRPr="00BA25A1">
        <w:rPr>
          <w:i/>
          <w:sz w:val="22"/>
        </w:rPr>
        <w:t xml:space="preserve"> </w:t>
      </w:r>
      <w:r w:rsidRPr="00BA25A1">
        <w:rPr>
          <w:i/>
          <w:sz w:val="22"/>
        </w:rPr>
        <w:tab/>
        <w:t xml:space="preserve">Categories 7 and 8 for navigation </w:t>
      </w:r>
      <w:proofErr w:type="gramStart"/>
      <w:r w:rsidRPr="00BA25A1">
        <w:rPr>
          <w:i/>
          <w:sz w:val="22"/>
        </w:rPr>
        <w:t>equipment;</w:t>
      </w:r>
      <w:proofErr w:type="gramEnd"/>
    </w:p>
    <w:p w14:paraId="3A1CB271" w14:textId="77777777" w:rsidR="00F656D0" w:rsidRPr="00BA25A1" w:rsidRDefault="00F656D0">
      <w:pPr>
        <w:pStyle w:val="1A1note1"/>
        <w:ind w:left="2170" w:right="2" w:hanging="327"/>
        <w:jc w:val="both"/>
        <w:rPr>
          <w:i/>
          <w:sz w:val="22"/>
        </w:rPr>
      </w:pPr>
      <w:r w:rsidRPr="00BA25A1">
        <w:rPr>
          <w:i/>
          <w:sz w:val="22"/>
        </w:rPr>
        <w:sym w:font="Symbol" w:char="F02D"/>
      </w:r>
      <w:r w:rsidRPr="00BA25A1">
        <w:rPr>
          <w:i/>
          <w:sz w:val="22"/>
        </w:rPr>
        <w:tab/>
        <w:t>Category 8.A. for underwater equipment.</w:t>
      </w:r>
    </w:p>
    <w:p w14:paraId="79F667F2" w14:textId="77777777" w:rsidR="00F656D0" w:rsidRPr="00BA25A1" w:rsidRDefault="00F656D0">
      <w:pPr>
        <w:pStyle w:val="1A1a"/>
        <w:ind w:right="2"/>
        <w:jc w:val="both"/>
        <w:rPr>
          <w:sz w:val="22"/>
        </w:rPr>
      </w:pPr>
    </w:p>
    <w:p w14:paraId="7CFEB961"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1.</w:t>
      </w:r>
      <w:r w:rsidRPr="00BA25A1">
        <w:rPr>
          <w:sz w:val="22"/>
        </w:rPr>
        <w:tab/>
        <w:t>a.</w:t>
      </w:r>
      <w:r w:rsidRPr="00BA25A1">
        <w:rPr>
          <w:sz w:val="22"/>
        </w:rPr>
        <w:tab/>
        <w:t>Manned, tethered submersible vehicles designed to operate at depths exceeding 1,000 </w:t>
      </w:r>
      <w:proofErr w:type="gramStart"/>
      <w:r w:rsidRPr="00BA25A1">
        <w:rPr>
          <w:sz w:val="22"/>
        </w:rPr>
        <w:t>m;</w:t>
      </w:r>
      <w:proofErr w:type="gramEnd"/>
    </w:p>
    <w:p w14:paraId="531AB1DA" w14:textId="77777777" w:rsidR="00F656D0" w:rsidRPr="00BA25A1" w:rsidRDefault="00F656D0">
      <w:pPr>
        <w:pStyle w:val="1A"/>
        <w:ind w:right="2"/>
        <w:jc w:val="both"/>
        <w:rPr>
          <w:sz w:val="22"/>
        </w:rPr>
      </w:pPr>
    </w:p>
    <w:p w14:paraId="4225DC86"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1.</w:t>
      </w:r>
      <w:r w:rsidRPr="00BA25A1">
        <w:rPr>
          <w:sz w:val="22"/>
        </w:rPr>
        <w:tab/>
        <w:t>b.</w:t>
      </w:r>
      <w:r w:rsidRPr="00BA25A1">
        <w:rPr>
          <w:sz w:val="22"/>
        </w:rPr>
        <w:tab/>
        <w:t>Manned, untethered submersible vehicles having any of the following:</w:t>
      </w:r>
    </w:p>
    <w:p w14:paraId="4189E2D6"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1.</w:t>
      </w:r>
      <w:r w:rsidRPr="00BA25A1">
        <w:rPr>
          <w:sz w:val="22"/>
        </w:rPr>
        <w:tab/>
        <w:t xml:space="preserve">Designed to 'operate autonomously' and </w:t>
      </w:r>
      <w:proofErr w:type="gramStart"/>
      <w:r w:rsidRPr="00BA25A1">
        <w:rPr>
          <w:sz w:val="22"/>
        </w:rPr>
        <w:t>having</w:t>
      </w:r>
      <w:proofErr w:type="gramEnd"/>
      <w:r w:rsidRPr="00BA25A1">
        <w:rPr>
          <w:sz w:val="22"/>
        </w:rPr>
        <w:t xml:space="preserve"> a lifting capacity of</w:t>
      </w:r>
      <w:r w:rsidRPr="00BA25A1">
        <w:rPr>
          <w:b/>
          <w:sz w:val="22"/>
        </w:rPr>
        <w:t xml:space="preserve"> </w:t>
      </w:r>
      <w:r w:rsidRPr="00BA25A1">
        <w:rPr>
          <w:sz w:val="22"/>
        </w:rPr>
        <w:t>all the following:</w:t>
      </w:r>
    </w:p>
    <w:p w14:paraId="61D003A2"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10% or more of their weight in air; </w:t>
      </w:r>
      <w:r w:rsidRPr="00BA25A1">
        <w:rPr>
          <w:sz w:val="22"/>
          <w:u w:val="single"/>
        </w:rPr>
        <w:t>and</w:t>
      </w:r>
    </w:p>
    <w:p w14:paraId="04283A2B"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b.</w:t>
      </w:r>
      <w:r w:rsidRPr="00BA25A1">
        <w:rPr>
          <w:sz w:val="22"/>
        </w:rPr>
        <w:tab/>
        <w:t>15 </w:t>
      </w:r>
      <w:proofErr w:type="spellStart"/>
      <w:r w:rsidRPr="00BA25A1">
        <w:rPr>
          <w:sz w:val="22"/>
        </w:rPr>
        <w:t>kN</w:t>
      </w:r>
      <w:proofErr w:type="spellEnd"/>
      <w:r w:rsidRPr="00BA25A1">
        <w:rPr>
          <w:sz w:val="22"/>
        </w:rPr>
        <w:t xml:space="preserve"> or </w:t>
      </w:r>
      <w:proofErr w:type="gramStart"/>
      <w:r w:rsidRPr="00BA25A1">
        <w:rPr>
          <w:sz w:val="22"/>
        </w:rPr>
        <w:t>more;</w:t>
      </w:r>
      <w:proofErr w:type="gramEnd"/>
    </w:p>
    <w:p w14:paraId="164C2EB5" w14:textId="77777777" w:rsidR="00F656D0" w:rsidRPr="00BA25A1" w:rsidRDefault="00F656D0">
      <w:pPr>
        <w:pStyle w:val="1A1a1"/>
        <w:spacing w:before="120"/>
        <w:ind w:left="2064" w:hanging="2041"/>
        <w:jc w:val="both"/>
        <w:rPr>
          <w:sz w:val="22"/>
          <w:u w:val="single"/>
        </w:rPr>
      </w:pPr>
      <w:r w:rsidRPr="00BA25A1">
        <w:rPr>
          <w:sz w:val="22"/>
        </w:rPr>
        <w:tab/>
      </w:r>
      <w:r w:rsidRPr="00BA25A1">
        <w:rPr>
          <w:sz w:val="22"/>
        </w:rPr>
        <w:tab/>
      </w:r>
      <w:r w:rsidRPr="00BA25A1">
        <w:rPr>
          <w:sz w:val="22"/>
        </w:rPr>
        <w:tab/>
      </w:r>
      <w:r w:rsidRPr="00BA25A1">
        <w:rPr>
          <w:sz w:val="22"/>
        </w:rPr>
        <w:tab/>
        <w:t>2.</w:t>
      </w:r>
      <w:r w:rsidRPr="00BA25A1">
        <w:rPr>
          <w:sz w:val="22"/>
        </w:rPr>
        <w:tab/>
        <w:t>Designed to operate at depths exceeding 1,000 </w:t>
      </w:r>
      <w:proofErr w:type="gramStart"/>
      <w:r w:rsidRPr="00BA25A1">
        <w:rPr>
          <w:sz w:val="22"/>
        </w:rPr>
        <w:t>m;</w:t>
      </w:r>
      <w:proofErr w:type="gramEnd"/>
      <w:r w:rsidRPr="00BA25A1">
        <w:rPr>
          <w:sz w:val="22"/>
        </w:rPr>
        <w:t xml:space="preserve"> </w:t>
      </w:r>
      <w:r w:rsidRPr="00BA25A1">
        <w:rPr>
          <w:sz w:val="22"/>
          <w:u w:val="single"/>
        </w:rPr>
        <w:t>or</w:t>
      </w:r>
    </w:p>
    <w:p w14:paraId="03A89A3E" w14:textId="77777777" w:rsidR="00F656D0" w:rsidRPr="00BA25A1" w:rsidRDefault="00F656D0">
      <w:pPr>
        <w:pStyle w:val="1A1a1a"/>
        <w:spacing w:before="120"/>
        <w:jc w:val="both"/>
        <w:rPr>
          <w:sz w:val="22"/>
        </w:rPr>
      </w:pPr>
      <w:r w:rsidRPr="00BA25A1">
        <w:rPr>
          <w:sz w:val="22"/>
        </w:rPr>
        <w:tab/>
      </w:r>
      <w:r w:rsidRPr="00BA25A1">
        <w:rPr>
          <w:sz w:val="22"/>
        </w:rPr>
        <w:tab/>
      </w:r>
      <w:r w:rsidRPr="00BA25A1">
        <w:rPr>
          <w:sz w:val="22"/>
        </w:rPr>
        <w:tab/>
      </w:r>
      <w:r w:rsidRPr="00BA25A1">
        <w:rPr>
          <w:sz w:val="22"/>
        </w:rPr>
        <w:tab/>
        <w:t>3.</w:t>
      </w:r>
      <w:r w:rsidRPr="00BA25A1">
        <w:rPr>
          <w:sz w:val="22"/>
        </w:rPr>
        <w:tab/>
        <w:t xml:space="preserve">Having </w:t>
      </w:r>
      <w:proofErr w:type="gramStart"/>
      <w:r w:rsidRPr="00BA25A1">
        <w:rPr>
          <w:sz w:val="22"/>
        </w:rPr>
        <w:t>all of</w:t>
      </w:r>
      <w:proofErr w:type="gramEnd"/>
      <w:r w:rsidRPr="00BA25A1">
        <w:rPr>
          <w:sz w:val="22"/>
        </w:rPr>
        <w:t xml:space="preserve"> the following:</w:t>
      </w:r>
    </w:p>
    <w:p w14:paraId="7631F0BF"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Designed to continuously 'operate autonomously' for 10 hours or more; </w:t>
      </w:r>
      <w:r w:rsidRPr="00BA25A1">
        <w:rPr>
          <w:sz w:val="22"/>
          <w:u w:val="single"/>
        </w:rPr>
        <w:t>and</w:t>
      </w:r>
    </w:p>
    <w:p w14:paraId="74EDC060"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b.</w:t>
      </w:r>
      <w:r w:rsidRPr="00BA25A1">
        <w:rPr>
          <w:sz w:val="22"/>
        </w:rPr>
        <w:tab/>
        <w:t xml:space="preserve">'Range' of 25 nautical miles or </w:t>
      </w:r>
      <w:proofErr w:type="gramStart"/>
      <w:r w:rsidRPr="00BA25A1">
        <w:rPr>
          <w:sz w:val="22"/>
        </w:rPr>
        <w:t>more;</w:t>
      </w:r>
      <w:proofErr w:type="gramEnd"/>
      <w:r w:rsidRPr="00BA25A1">
        <w:rPr>
          <w:sz w:val="22"/>
        </w:rPr>
        <w:t xml:space="preserve"> </w:t>
      </w:r>
    </w:p>
    <w:p w14:paraId="5FFA1FC7" w14:textId="77777777" w:rsidR="00F656D0" w:rsidRPr="00BA25A1" w:rsidRDefault="00F656D0">
      <w:pPr>
        <w:pStyle w:val="1A1anote1"/>
        <w:spacing w:before="120"/>
        <w:ind w:left="2381" w:hanging="782"/>
        <w:jc w:val="both"/>
        <w:outlineLvl w:val="0"/>
        <w:rPr>
          <w:i/>
          <w:sz w:val="22"/>
        </w:rPr>
      </w:pPr>
      <w:r w:rsidRPr="00BA25A1">
        <w:rPr>
          <w:i/>
          <w:sz w:val="22"/>
          <w:u w:val="single"/>
        </w:rPr>
        <w:t>Technical Notes</w:t>
      </w:r>
    </w:p>
    <w:p w14:paraId="19A20DB5" w14:textId="77777777" w:rsidR="00F656D0" w:rsidRPr="00BA25A1" w:rsidRDefault="00F656D0">
      <w:pPr>
        <w:pStyle w:val="1A1a1"/>
        <w:ind w:right="2"/>
        <w:jc w:val="both"/>
        <w:rPr>
          <w:i/>
          <w:sz w:val="22"/>
        </w:rPr>
      </w:pPr>
      <w:r w:rsidRPr="00BA25A1">
        <w:rPr>
          <w:i/>
          <w:sz w:val="22"/>
        </w:rPr>
        <w:tab/>
      </w:r>
      <w:r w:rsidRPr="00BA25A1">
        <w:rPr>
          <w:i/>
          <w:sz w:val="22"/>
        </w:rPr>
        <w:tab/>
      </w:r>
      <w:r w:rsidRPr="00BA25A1">
        <w:rPr>
          <w:i/>
          <w:sz w:val="22"/>
        </w:rPr>
        <w:tab/>
      </w:r>
      <w:r w:rsidRPr="00BA25A1">
        <w:rPr>
          <w:i/>
          <w:sz w:val="22"/>
        </w:rPr>
        <w:tab/>
        <w:t>1.</w:t>
      </w:r>
      <w:r w:rsidRPr="00BA25A1">
        <w:rPr>
          <w:i/>
          <w:sz w:val="22"/>
        </w:rPr>
        <w:tab/>
        <w:t>For the purposes of 8.A.1.b., 'operate autonomously' means fully submerged, without snorkel, all systems working and cruising at minimum speed at which the submersible can safely control its depth dynamically by using its depth planes only, with no need for a support vessel or support base on the surface, seabed or shore, and containing a propulsion system for submerged or surface use.</w:t>
      </w:r>
    </w:p>
    <w:p w14:paraId="78F48841" w14:textId="77777777" w:rsidR="00F656D0" w:rsidRPr="00BA25A1" w:rsidRDefault="00F656D0">
      <w:pPr>
        <w:pStyle w:val="1A1a1"/>
        <w:ind w:right="2"/>
        <w:jc w:val="both"/>
        <w:rPr>
          <w:i/>
          <w:sz w:val="22"/>
        </w:rPr>
      </w:pPr>
      <w:r w:rsidRPr="00BA25A1">
        <w:rPr>
          <w:i/>
          <w:sz w:val="22"/>
        </w:rPr>
        <w:tab/>
      </w:r>
      <w:r w:rsidRPr="00BA25A1">
        <w:rPr>
          <w:i/>
          <w:sz w:val="22"/>
        </w:rPr>
        <w:tab/>
      </w:r>
      <w:r w:rsidRPr="00BA25A1">
        <w:rPr>
          <w:i/>
          <w:sz w:val="22"/>
        </w:rPr>
        <w:tab/>
      </w:r>
      <w:r w:rsidRPr="00BA25A1">
        <w:rPr>
          <w:i/>
          <w:sz w:val="22"/>
        </w:rPr>
        <w:tab/>
        <w:t>2.</w:t>
      </w:r>
      <w:r w:rsidRPr="00BA25A1">
        <w:rPr>
          <w:i/>
          <w:sz w:val="22"/>
        </w:rPr>
        <w:tab/>
        <w:t>For the purposes of 8.A.1.b.</w:t>
      </w:r>
      <w:r w:rsidR="009F77DF" w:rsidRPr="00BA25A1">
        <w:rPr>
          <w:i/>
          <w:sz w:val="22"/>
        </w:rPr>
        <w:t>3.b.</w:t>
      </w:r>
      <w:r w:rsidRPr="00BA25A1">
        <w:rPr>
          <w:i/>
          <w:sz w:val="22"/>
        </w:rPr>
        <w:t>, 'range' means</w:t>
      </w:r>
      <w:r w:rsidRPr="00BA25A1">
        <w:rPr>
          <w:b/>
          <w:i/>
          <w:sz w:val="22"/>
        </w:rPr>
        <w:t xml:space="preserve"> </w:t>
      </w:r>
      <w:r w:rsidRPr="00BA25A1">
        <w:rPr>
          <w:i/>
          <w:sz w:val="22"/>
        </w:rPr>
        <w:t>half the maximum distance a submersible vehicle can 'operate autonomously'.</w:t>
      </w:r>
    </w:p>
    <w:p w14:paraId="581C2BF5" w14:textId="77777777" w:rsidR="00F656D0" w:rsidRPr="00BA25A1" w:rsidRDefault="00F656D0">
      <w:pPr>
        <w:pStyle w:val="1A1a"/>
        <w:ind w:right="2"/>
        <w:jc w:val="both"/>
        <w:rPr>
          <w:sz w:val="22"/>
          <w:szCs w:val="22"/>
        </w:rPr>
      </w:pPr>
    </w:p>
    <w:p w14:paraId="4BCF4A11" w14:textId="77777777" w:rsidR="005C6717" w:rsidRPr="00BA25A1" w:rsidRDefault="005C6717" w:rsidP="005C6717">
      <w:pPr>
        <w:pStyle w:val="1A1a"/>
        <w:ind w:right="2"/>
        <w:jc w:val="both"/>
        <w:rPr>
          <w:sz w:val="22"/>
          <w:szCs w:val="22"/>
        </w:rPr>
      </w:pPr>
      <w:r w:rsidRPr="00BA25A1">
        <w:rPr>
          <w:sz w:val="22"/>
          <w:szCs w:val="22"/>
        </w:rPr>
        <w:t>8.</w:t>
      </w:r>
      <w:r w:rsidRPr="00BA25A1">
        <w:rPr>
          <w:sz w:val="22"/>
          <w:szCs w:val="22"/>
        </w:rPr>
        <w:tab/>
        <w:t>A.</w:t>
      </w:r>
      <w:r w:rsidRPr="00BA25A1">
        <w:rPr>
          <w:sz w:val="22"/>
          <w:szCs w:val="22"/>
        </w:rPr>
        <w:tab/>
        <w:t>1.</w:t>
      </w:r>
      <w:r w:rsidRPr="00BA25A1">
        <w:rPr>
          <w:sz w:val="22"/>
          <w:szCs w:val="22"/>
        </w:rPr>
        <w:tab/>
        <w:t>c.</w:t>
      </w:r>
      <w:r w:rsidRPr="00BA25A1">
        <w:rPr>
          <w:sz w:val="22"/>
          <w:szCs w:val="22"/>
        </w:rPr>
        <w:tab/>
        <w:t>Unmanned submersible vehicles, as follows:</w:t>
      </w:r>
    </w:p>
    <w:p w14:paraId="6A5955E0" w14:textId="77777777" w:rsidR="005C6717" w:rsidRPr="00BA25A1" w:rsidRDefault="005C6717" w:rsidP="005C6717">
      <w:pPr>
        <w:pStyle w:val="1A1a1"/>
        <w:spacing w:before="60"/>
        <w:ind w:left="2064" w:hanging="2041"/>
        <w:jc w:val="both"/>
        <w:rPr>
          <w:strike/>
          <w:sz w:val="22"/>
          <w:szCs w:val="22"/>
          <w:u w:val="single"/>
        </w:rPr>
      </w:pPr>
      <w:r w:rsidRPr="00BA25A1">
        <w:rPr>
          <w:sz w:val="22"/>
          <w:szCs w:val="22"/>
        </w:rPr>
        <w:tab/>
      </w:r>
      <w:r w:rsidRPr="00BA25A1">
        <w:rPr>
          <w:sz w:val="22"/>
          <w:szCs w:val="22"/>
        </w:rPr>
        <w:tab/>
      </w:r>
      <w:r w:rsidRPr="00BA25A1">
        <w:rPr>
          <w:sz w:val="22"/>
          <w:szCs w:val="22"/>
        </w:rPr>
        <w:tab/>
      </w:r>
      <w:r w:rsidRPr="00BA25A1">
        <w:rPr>
          <w:sz w:val="22"/>
          <w:szCs w:val="22"/>
        </w:rPr>
        <w:tab/>
        <w:t>1.</w:t>
      </w:r>
      <w:r w:rsidRPr="00BA25A1">
        <w:rPr>
          <w:sz w:val="22"/>
          <w:szCs w:val="22"/>
        </w:rPr>
        <w:tab/>
        <w:t>Unmanned submersible vehicles having any of the following:</w:t>
      </w:r>
    </w:p>
    <w:p w14:paraId="00405B34" w14:textId="77777777" w:rsidR="005C6717" w:rsidRPr="00BA25A1" w:rsidRDefault="005C6717" w:rsidP="005C6717">
      <w:pPr>
        <w:pStyle w:val="1A1a1a"/>
        <w:ind w:right="2"/>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a.</w:t>
      </w:r>
      <w:r w:rsidRPr="00BA25A1">
        <w:rPr>
          <w:sz w:val="22"/>
          <w:szCs w:val="22"/>
        </w:rPr>
        <w:tab/>
        <w:t xml:space="preserve">Designed for deciding a course </w:t>
      </w:r>
      <w:proofErr w:type="gramStart"/>
      <w:r w:rsidRPr="00BA25A1">
        <w:rPr>
          <w:sz w:val="22"/>
          <w:szCs w:val="22"/>
        </w:rPr>
        <w:t>relative</w:t>
      </w:r>
      <w:proofErr w:type="gramEnd"/>
      <w:r w:rsidRPr="00BA25A1">
        <w:rPr>
          <w:sz w:val="22"/>
          <w:szCs w:val="22"/>
        </w:rPr>
        <w:t xml:space="preserve"> to any geographical reference without real-time human assistance;</w:t>
      </w:r>
      <w:r w:rsidR="00234E72" w:rsidRPr="00BA25A1">
        <w:rPr>
          <w:sz w:val="22"/>
          <w:szCs w:val="22"/>
        </w:rPr>
        <w:t xml:space="preserve"> </w:t>
      </w:r>
      <w:r w:rsidR="00234E72" w:rsidRPr="00BA25A1">
        <w:rPr>
          <w:sz w:val="22"/>
          <w:szCs w:val="22"/>
          <w:u w:val="single"/>
        </w:rPr>
        <w:t>or</w:t>
      </w:r>
    </w:p>
    <w:p w14:paraId="3FF791CA" w14:textId="77777777" w:rsidR="005C6717" w:rsidRPr="00BA25A1" w:rsidRDefault="005C6717" w:rsidP="005C6717">
      <w:pPr>
        <w:pStyle w:val="1A1a1a"/>
        <w:ind w:right="2"/>
        <w:jc w:val="both"/>
        <w:rPr>
          <w:sz w:val="22"/>
          <w:szCs w:val="22"/>
          <w:u w:val="single"/>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b.</w:t>
      </w:r>
      <w:r w:rsidRPr="00BA25A1">
        <w:rPr>
          <w:sz w:val="22"/>
          <w:szCs w:val="22"/>
        </w:rPr>
        <w:tab/>
        <w:t xml:space="preserve">Acoustic data or command </w:t>
      </w:r>
      <w:proofErr w:type="gramStart"/>
      <w:r w:rsidRPr="00BA25A1">
        <w:rPr>
          <w:sz w:val="22"/>
          <w:szCs w:val="22"/>
        </w:rPr>
        <w:t>link;</w:t>
      </w:r>
      <w:proofErr w:type="gramEnd"/>
      <w:r w:rsidRPr="00BA25A1">
        <w:rPr>
          <w:sz w:val="22"/>
          <w:szCs w:val="22"/>
        </w:rPr>
        <w:t xml:space="preserve"> </w:t>
      </w:r>
    </w:p>
    <w:p w14:paraId="17A0B932" w14:textId="77777777" w:rsidR="005C6717" w:rsidRPr="00BA25A1" w:rsidRDefault="005C6717" w:rsidP="005C6717">
      <w:pPr>
        <w:pStyle w:val="1A1a1a"/>
        <w:ind w:right="2"/>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c.</w:t>
      </w:r>
      <w:r w:rsidRPr="00BA25A1">
        <w:rPr>
          <w:sz w:val="22"/>
          <w:szCs w:val="22"/>
        </w:rPr>
        <w:tab/>
      </w:r>
      <w:r w:rsidR="00234E72" w:rsidRPr="00BA25A1">
        <w:rPr>
          <w:sz w:val="22"/>
          <w:szCs w:val="22"/>
        </w:rPr>
        <w:t>Not used since 2024</w:t>
      </w:r>
    </w:p>
    <w:p w14:paraId="0BED679E" w14:textId="77777777" w:rsidR="005C6717" w:rsidRPr="00BA25A1" w:rsidRDefault="005C6717" w:rsidP="005C6717">
      <w:pPr>
        <w:pStyle w:val="1A1a1"/>
        <w:spacing w:before="60"/>
        <w:ind w:left="2064" w:hanging="2041"/>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2.</w:t>
      </w:r>
      <w:r w:rsidRPr="00BA25A1">
        <w:rPr>
          <w:sz w:val="22"/>
          <w:szCs w:val="22"/>
        </w:rPr>
        <w:tab/>
        <w:t>Unmanned submersible vehicles, not specified in 8.A.1</w:t>
      </w:r>
      <w:r w:rsidR="00A60D10" w:rsidRPr="00BA25A1">
        <w:rPr>
          <w:sz w:val="22"/>
          <w:szCs w:val="22"/>
        </w:rPr>
        <w:t>.</w:t>
      </w:r>
      <w:r w:rsidRPr="00BA25A1">
        <w:rPr>
          <w:sz w:val="22"/>
          <w:szCs w:val="22"/>
        </w:rPr>
        <w:t xml:space="preserve">c.1., having </w:t>
      </w:r>
      <w:proofErr w:type="gramStart"/>
      <w:r w:rsidRPr="00BA25A1">
        <w:rPr>
          <w:sz w:val="22"/>
          <w:szCs w:val="22"/>
        </w:rPr>
        <w:t>all of</w:t>
      </w:r>
      <w:proofErr w:type="gramEnd"/>
      <w:r w:rsidRPr="00BA25A1">
        <w:rPr>
          <w:sz w:val="22"/>
          <w:szCs w:val="22"/>
        </w:rPr>
        <w:t xml:space="preserve"> the following:</w:t>
      </w:r>
    </w:p>
    <w:p w14:paraId="2DACD192" w14:textId="77777777" w:rsidR="005C6717" w:rsidRPr="00BA25A1" w:rsidRDefault="005C6717" w:rsidP="005C6717">
      <w:pPr>
        <w:pStyle w:val="1A1a1a"/>
        <w:ind w:right="2"/>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a.</w:t>
      </w:r>
      <w:r w:rsidRPr="00BA25A1">
        <w:rPr>
          <w:sz w:val="22"/>
          <w:szCs w:val="22"/>
        </w:rPr>
        <w:tab/>
        <w:t xml:space="preserve">Designed to operate with a </w:t>
      </w:r>
      <w:proofErr w:type="gramStart"/>
      <w:r w:rsidRPr="00BA25A1">
        <w:rPr>
          <w:sz w:val="22"/>
          <w:szCs w:val="22"/>
        </w:rPr>
        <w:t>tether;</w:t>
      </w:r>
      <w:proofErr w:type="gramEnd"/>
    </w:p>
    <w:p w14:paraId="59F09838" w14:textId="77777777" w:rsidR="005C6717" w:rsidRPr="00BA25A1" w:rsidRDefault="005C6717" w:rsidP="005C6717">
      <w:pPr>
        <w:pStyle w:val="1A1a1a"/>
        <w:ind w:right="2"/>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b.</w:t>
      </w:r>
      <w:r w:rsidRPr="00BA25A1">
        <w:rPr>
          <w:sz w:val="22"/>
          <w:szCs w:val="22"/>
        </w:rPr>
        <w:tab/>
        <w:t xml:space="preserve">Designed to operate at depths exceeding 1,000 m; </w:t>
      </w:r>
      <w:r w:rsidRPr="00BA25A1">
        <w:rPr>
          <w:sz w:val="22"/>
          <w:szCs w:val="22"/>
          <w:u w:val="single"/>
        </w:rPr>
        <w:t>and</w:t>
      </w:r>
    </w:p>
    <w:p w14:paraId="7E0C6F70" w14:textId="77777777" w:rsidR="005C6717" w:rsidRPr="00BA25A1" w:rsidRDefault="005C6717" w:rsidP="005C6717">
      <w:pPr>
        <w:pStyle w:val="1A1a1a"/>
        <w:ind w:right="2"/>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c.</w:t>
      </w:r>
      <w:r w:rsidRPr="00BA25A1">
        <w:rPr>
          <w:sz w:val="22"/>
          <w:szCs w:val="22"/>
        </w:rPr>
        <w:tab/>
        <w:t>Having any of the following:</w:t>
      </w:r>
    </w:p>
    <w:p w14:paraId="3E1C0663" w14:textId="77777777" w:rsidR="005C6717" w:rsidRPr="00BA25A1" w:rsidRDefault="005C6717" w:rsidP="005C6717">
      <w:pPr>
        <w:pStyle w:val="1A1a1"/>
        <w:tabs>
          <w:tab w:val="left" w:pos="1985"/>
          <w:tab w:val="left" w:pos="2548"/>
        </w:tabs>
        <w:ind w:left="2856" w:right="2" w:hanging="2836"/>
        <w:jc w:val="both"/>
        <w:rPr>
          <w:sz w:val="22"/>
          <w:szCs w:val="22"/>
          <w:u w:val="single"/>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1.</w:t>
      </w:r>
      <w:r w:rsidRPr="00BA25A1">
        <w:rPr>
          <w:sz w:val="22"/>
          <w:szCs w:val="22"/>
        </w:rPr>
        <w:tab/>
        <w:t xml:space="preserve">Designed for self-propelled </w:t>
      </w:r>
      <w:proofErr w:type="spellStart"/>
      <w:r w:rsidRPr="00BA25A1">
        <w:rPr>
          <w:sz w:val="22"/>
          <w:szCs w:val="22"/>
        </w:rPr>
        <w:t>manoeuvre</w:t>
      </w:r>
      <w:proofErr w:type="spellEnd"/>
      <w:r w:rsidRPr="00BA25A1">
        <w:rPr>
          <w:sz w:val="22"/>
          <w:szCs w:val="22"/>
        </w:rPr>
        <w:t xml:space="preserve"> using propulsion motors or thrusters specified </w:t>
      </w:r>
      <w:r w:rsidR="00F47099" w:rsidRPr="00BA25A1">
        <w:rPr>
          <w:sz w:val="22"/>
          <w:szCs w:val="22"/>
        </w:rPr>
        <w:t>in</w:t>
      </w:r>
      <w:r w:rsidRPr="00BA25A1">
        <w:rPr>
          <w:sz w:val="22"/>
          <w:szCs w:val="22"/>
        </w:rPr>
        <w:t xml:space="preserve"> 8.A.2.a.2.; </w:t>
      </w:r>
      <w:r w:rsidRPr="00BA25A1">
        <w:rPr>
          <w:sz w:val="22"/>
          <w:szCs w:val="22"/>
          <w:u w:val="single"/>
        </w:rPr>
        <w:t>or</w:t>
      </w:r>
    </w:p>
    <w:p w14:paraId="542DD09E" w14:textId="77777777" w:rsidR="005C6717" w:rsidRPr="00BA25A1" w:rsidRDefault="005C6717" w:rsidP="005C6717">
      <w:pPr>
        <w:pStyle w:val="1A1a1"/>
        <w:tabs>
          <w:tab w:val="left" w:pos="1985"/>
          <w:tab w:val="left" w:pos="2548"/>
        </w:tabs>
        <w:ind w:left="2856" w:right="2" w:hanging="2836"/>
        <w:jc w:val="both"/>
        <w:rPr>
          <w:sz w:val="22"/>
          <w:szCs w:val="22"/>
          <w:u w:val="single"/>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2.</w:t>
      </w:r>
      <w:r w:rsidRPr="00BA25A1">
        <w:rPr>
          <w:sz w:val="22"/>
          <w:szCs w:val="22"/>
        </w:rPr>
        <w:tab/>
      </w:r>
      <w:proofErr w:type="spellStart"/>
      <w:r w:rsidRPr="00BA25A1">
        <w:rPr>
          <w:sz w:val="22"/>
          <w:szCs w:val="22"/>
        </w:rPr>
        <w:t>Fibre</w:t>
      </w:r>
      <w:proofErr w:type="spellEnd"/>
      <w:r w:rsidRPr="00BA25A1">
        <w:rPr>
          <w:sz w:val="22"/>
          <w:szCs w:val="22"/>
        </w:rPr>
        <w:t xml:space="preserve"> optic data </w:t>
      </w:r>
      <w:proofErr w:type="gramStart"/>
      <w:r w:rsidRPr="00BA25A1">
        <w:rPr>
          <w:sz w:val="22"/>
          <w:szCs w:val="22"/>
        </w:rPr>
        <w:t>link;</w:t>
      </w:r>
      <w:proofErr w:type="gramEnd"/>
    </w:p>
    <w:p w14:paraId="7CA91044" w14:textId="77777777" w:rsidR="00F656D0" w:rsidRPr="00BA25A1" w:rsidRDefault="00F656D0">
      <w:pPr>
        <w:pStyle w:val="1A1a"/>
        <w:ind w:right="2"/>
        <w:jc w:val="both"/>
        <w:rPr>
          <w:sz w:val="22"/>
          <w:szCs w:val="22"/>
        </w:rPr>
      </w:pPr>
    </w:p>
    <w:p w14:paraId="7CE1FCDB"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1.</w:t>
      </w:r>
      <w:r w:rsidRPr="00BA25A1">
        <w:rPr>
          <w:sz w:val="22"/>
        </w:rPr>
        <w:tab/>
        <w:t>d.</w:t>
      </w:r>
      <w:r w:rsidRPr="00BA25A1">
        <w:rPr>
          <w:sz w:val="22"/>
        </w:rPr>
        <w:tab/>
      </w:r>
      <w:r w:rsidR="005C6717" w:rsidRPr="00BA25A1">
        <w:rPr>
          <w:sz w:val="22"/>
        </w:rPr>
        <w:t>Not used since 2018</w:t>
      </w:r>
    </w:p>
    <w:p w14:paraId="04AE5D04" w14:textId="77777777" w:rsidR="005C6717" w:rsidRPr="00BA25A1" w:rsidRDefault="005C6717">
      <w:pPr>
        <w:pStyle w:val="1A1a"/>
        <w:ind w:right="2"/>
        <w:jc w:val="both"/>
        <w:rPr>
          <w:sz w:val="22"/>
        </w:rPr>
      </w:pPr>
      <w:r w:rsidRPr="00BA25A1">
        <w:rPr>
          <w:sz w:val="22"/>
        </w:rPr>
        <w:br w:type="page"/>
      </w:r>
    </w:p>
    <w:p w14:paraId="303314E2" w14:textId="77777777" w:rsidR="00F656D0" w:rsidRPr="00BA25A1" w:rsidRDefault="00F656D0">
      <w:pPr>
        <w:pStyle w:val="1A1a"/>
        <w:ind w:right="2"/>
        <w:jc w:val="both"/>
        <w:rPr>
          <w:spacing w:val="-4"/>
          <w:sz w:val="22"/>
          <w:szCs w:val="22"/>
        </w:rPr>
      </w:pPr>
      <w:r w:rsidRPr="00BA25A1">
        <w:rPr>
          <w:sz w:val="22"/>
        </w:rPr>
        <w:t>8.</w:t>
      </w:r>
      <w:r w:rsidRPr="00BA25A1">
        <w:rPr>
          <w:sz w:val="22"/>
        </w:rPr>
        <w:tab/>
        <w:t>A.</w:t>
      </w:r>
      <w:r w:rsidRPr="00BA25A1">
        <w:rPr>
          <w:sz w:val="22"/>
        </w:rPr>
        <w:tab/>
        <w:t>1.</w:t>
      </w:r>
      <w:r w:rsidRPr="00BA25A1">
        <w:rPr>
          <w:sz w:val="22"/>
        </w:rPr>
        <w:tab/>
        <w:t>e.</w:t>
      </w:r>
      <w:r w:rsidRPr="00BA25A1">
        <w:rPr>
          <w:sz w:val="22"/>
        </w:rPr>
        <w:tab/>
      </w:r>
      <w:r w:rsidRPr="00BA25A1">
        <w:rPr>
          <w:spacing w:val="-4"/>
          <w:sz w:val="22"/>
          <w:szCs w:val="22"/>
        </w:rPr>
        <w:t>Ocean salvage systems with a lifting capacity exceeding 5 MN for salvaging objects from depths exceeding 250 m and having any of the following:</w:t>
      </w:r>
    </w:p>
    <w:p w14:paraId="32B4DEF2"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1.</w:t>
      </w:r>
      <w:r w:rsidRPr="00BA25A1">
        <w:rPr>
          <w:sz w:val="22"/>
        </w:rPr>
        <w:tab/>
        <w:t xml:space="preserve">Dynamic positioning systems capable of position keeping within 20 m of a given point provided by the navigation system; </w:t>
      </w:r>
      <w:r w:rsidRPr="00BA25A1">
        <w:rPr>
          <w:sz w:val="22"/>
          <w:u w:val="single"/>
        </w:rPr>
        <w:t>or</w:t>
      </w:r>
    </w:p>
    <w:p w14:paraId="5FD9B045"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2.</w:t>
      </w:r>
      <w:r w:rsidRPr="00BA25A1">
        <w:rPr>
          <w:sz w:val="22"/>
        </w:rPr>
        <w:tab/>
        <w:t xml:space="preserve">Seafloor navigation and navigation integration systems, for depths exceeding 1,000 m and with positioning </w:t>
      </w:r>
      <w:r w:rsidR="000510F9" w:rsidRPr="00BA25A1">
        <w:rPr>
          <w:sz w:val="22"/>
        </w:rPr>
        <w:t>"</w:t>
      </w:r>
      <w:r w:rsidRPr="00BA25A1">
        <w:rPr>
          <w:sz w:val="22"/>
        </w:rPr>
        <w:t>accuracies</w:t>
      </w:r>
      <w:r w:rsidR="000510F9" w:rsidRPr="00BA25A1">
        <w:rPr>
          <w:sz w:val="22"/>
        </w:rPr>
        <w:t>"</w:t>
      </w:r>
      <w:r w:rsidRPr="00BA25A1">
        <w:rPr>
          <w:sz w:val="22"/>
        </w:rPr>
        <w:t xml:space="preserve"> to withi</w:t>
      </w:r>
      <w:r w:rsidR="0080571B" w:rsidRPr="00BA25A1">
        <w:rPr>
          <w:sz w:val="22"/>
        </w:rPr>
        <w:t>n 10 m of a predetermined point.</w:t>
      </w:r>
    </w:p>
    <w:p w14:paraId="3D4C3669" w14:textId="77777777" w:rsidR="00F656D0" w:rsidRPr="00BA25A1" w:rsidRDefault="00F656D0">
      <w:pPr>
        <w:pStyle w:val="1A1a1"/>
        <w:ind w:right="2"/>
        <w:jc w:val="both"/>
        <w:rPr>
          <w:sz w:val="22"/>
          <w:szCs w:val="22"/>
        </w:rPr>
      </w:pPr>
    </w:p>
    <w:p w14:paraId="2FD030D6"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1.</w:t>
      </w:r>
      <w:r w:rsidRPr="00BA25A1">
        <w:rPr>
          <w:sz w:val="22"/>
        </w:rPr>
        <w:tab/>
        <w:t>f.</w:t>
      </w:r>
      <w:r w:rsidRPr="00BA25A1">
        <w:rPr>
          <w:sz w:val="22"/>
        </w:rPr>
        <w:tab/>
      </w:r>
      <w:r w:rsidR="00B918A6" w:rsidRPr="00BA25A1">
        <w:rPr>
          <w:sz w:val="22"/>
        </w:rPr>
        <w:t>Not used since 2014</w:t>
      </w:r>
    </w:p>
    <w:p w14:paraId="60EE61A6" w14:textId="77777777" w:rsidR="00F656D0" w:rsidRPr="00BA25A1" w:rsidRDefault="00F656D0">
      <w:pPr>
        <w:pStyle w:val="1A1a"/>
        <w:ind w:right="2"/>
        <w:jc w:val="both"/>
        <w:rPr>
          <w:sz w:val="22"/>
          <w:szCs w:val="22"/>
        </w:rPr>
      </w:pPr>
    </w:p>
    <w:p w14:paraId="34250A54" w14:textId="77777777" w:rsidR="00F656D0" w:rsidRPr="00BA25A1" w:rsidRDefault="00A746F9">
      <w:pPr>
        <w:pStyle w:val="1A1a"/>
        <w:ind w:right="2"/>
        <w:jc w:val="both"/>
        <w:rPr>
          <w:sz w:val="22"/>
        </w:rPr>
      </w:pPr>
      <w:r w:rsidRPr="00BA25A1">
        <w:rPr>
          <w:sz w:val="22"/>
        </w:rPr>
        <w:tab/>
      </w:r>
      <w:r w:rsidRPr="00BA25A1">
        <w:rPr>
          <w:sz w:val="22"/>
        </w:rPr>
        <w:tab/>
      </w:r>
      <w:r w:rsidR="00F656D0" w:rsidRPr="00BA25A1">
        <w:rPr>
          <w:sz w:val="22"/>
        </w:rPr>
        <w:tab/>
        <w:t>g.</w:t>
      </w:r>
      <w:r w:rsidR="00F656D0" w:rsidRPr="00BA25A1">
        <w:rPr>
          <w:sz w:val="22"/>
        </w:rPr>
        <w:tab/>
      </w:r>
      <w:r w:rsidR="00B918A6" w:rsidRPr="00BA25A1">
        <w:rPr>
          <w:sz w:val="22"/>
        </w:rPr>
        <w:t>Not used since 2014</w:t>
      </w:r>
    </w:p>
    <w:p w14:paraId="0C09F702" w14:textId="77777777" w:rsidR="00F656D0" w:rsidRPr="00BA25A1" w:rsidRDefault="00F656D0">
      <w:pPr>
        <w:pStyle w:val="1A1a"/>
        <w:ind w:right="2"/>
        <w:jc w:val="both"/>
        <w:rPr>
          <w:sz w:val="22"/>
          <w:szCs w:val="22"/>
        </w:rPr>
      </w:pPr>
    </w:p>
    <w:p w14:paraId="7555CDEE" w14:textId="77777777" w:rsidR="00F656D0" w:rsidRPr="00BA25A1" w:rsidRDefault="00A746F9">
      <w:pPr>
        <w:pStyle w:val="1A1a"/>
        <w:ind w:right="2"/>
        <w:jc w:val="both"/>
        <w:rPr>
          <w:sz w:val="22"/>
        </w:rPr>
      </w:pPr>
      <w:r w:rsidRPr="00BA25A1">
        <w:rPr>
          <w:sz w:val="22"/>
        </w:rPr>
        <w:tab/>
      </w:r>
      <w:r w:rsidRPr="00BA25A1">
        <w:rPr>
          <w:sz w:val="22"/>
        </w:rPr>
        <w:tab/>
      </w:r>
      <w:r w:rsidR="00F656D0" w:rsidRPr="00BA25A1">
        <w:rPr>
          <w:sz w:val="22"/>
        </w:rPr>
        <w:tab/>
        <w:t>h.</w:t>
      </w:r>
      <w:r w:rsidR="00F656D0" w:rsidRPr="00BA25A1">
        <w:rPr>
          <w:sz w:val="22"/>
        </w:rPr>
        <w:tab/>
      </w:r>
      <w:r w:rsidR="00B918A6" w:rsidRPr="00BA25A1">
        <w:rPr>
          <w:sz w:val="22"/>
        </w:rPr>
        <w:t>Not used since 2014</w:t>
      </w:r>
    </w:p>
    <w:p w14:paraId="77CA2B3A" w14:textId="77777777" w:rsidR="00F656D0" w:rsidRPr="00BA25A1" w:rsidRDefault="00F656D0">
      <w:pPr>
        <w:pStyle w:val="1A1a"/>
        <w:ind w:left="1582" w:hanging="1582"/>
        <w:jc w:val="both"/>
        <w:rPr>
          <w:sz w:val="22"/>
          <w:szCs w:val="22"/>
        </w:rPr>
      </w:pPr>
    </w:p>
    <w:p w14:paraId="21E9555F" w14:textId="77777777" w:rsidR="00F656D0" w:rsidRPr="00BA25A1" w:rsidRDefault="00A746F9">
      <w:pPr>
        <w:pStyle w:val="1A1a"/>
        <w:ind w:right="2"/>
        <w:jc w:val="both"/>
        <w:rPr>
          <w:sz w:val="22"/>
        </w:rPr>
      </w:pPr>
      <w:r w:rsidRPr="00BA25A1">
        <w:rPr>
          <w:sz w:val="22"/>
        </w:rPr>
        <w:tab/>
      </w:r>
      <w:r w:rsidRPr="00BA25A1">
        <w:rPr>
          <w:sz w:val="22"/>
        </w:rPr>
        <w:tab/>
      </w:r>
      <w:r w:rsidR="00F656D0" w:rsidRPr="00BA25A1">
        <w:rPr>
          <w:sz w:val="22"/>
        </w:rPr>
        <w:tab/>
        <w:t>i.</w:t>
      </w:r>
      <w:r w:rsidR="00F656D0" w:rsidRPr="00BA25A1">
        <w:rPr>
          <w:sz w:val="22"/>
        </w:rPr>
        <w:tab/>
      </w:r>
      <w:r w:rsidR="00B918A6" w:rsidRPr="00BA25A1">
        <w:rPr>
          <w:sz w:val="22"/>
        </w:rPr>
        <w:t>Not used since 2014</w:t>
      </w:r>
    </w:p>
    <w:p w14:paraId="0F7CD663" w14:textId="77777777" w:rsidR="00F656D0" w:rsidRPr="00BA25A1" w:rsidRDefault="00F656D0">
      <w:pPr>
        <w:pStyle w:val="1A1a"/>
        <w:ind w:right="2"/>
        <w:rPr>
          <w:sz w:val="22"/>
          <w:szCs w:val="22"/>
        </w:rPr>
      </w:pPr>
    </w:p>
    <w:p w14:paraId="43394245" w14:textId="77777777" w:rsidR="00F656D0" w:rsidRPr="00BA25A1" w:rsidRDefault="00F656D0">
      <w:pPr>
        <w:pStyle w:val="1A1"/>
        <w:ind w:right="2"/>
        <w:jc w:val="both"/>
        <w:rPr>
          <w:sz w:val="22"/>
        </w:rPr>
      </w:pPr>
      <w:r w:rsidRPr="00BA25A1">
        <w:rPr>
          <w:sz w:val="22"/>
        </w:rPr>
        <w:t>8.</w:t>
      </w:r>
      <w:r w:rsidRPr="00BA25A1">
        <w:rPr>
          <w:sz w:val="22"/>
        </w:rPr>
        <w:tab/>
        <w:t>A.</w:t>
      </w:r>
      <w:r w:rsidRPr="00BA25A1">
        <w:rPr>
          <w:sz w:val="22"/>
        </w:rPr>
        <w:tab/>
        <w:t>2.</w:t>
      </w:r>
      <w:r w:rsidRPr="00BA25A1">
        <w:rPr>
          <w:sz w:val="22"/>
        </w:rPr>
        <w:tab/>
        <w:t>Marine systems, equipment and components, as follows:</w:t>
      </w:r>
    </w:p>
    <w:p w14:paraId="06B034A6" w14:textId="77777777" w:rsidR="00F656D0" w:rsidRPr="00BA25A1" w:rsidRDefault="00F656D0" w:rsidP="001C4DCD">
      <w:pPr>
        <w:pStyle w:val="1A1note1"/>
        <w:spacing w:before="60"/>
        <w:ind w:left="1922" w:hanging="799"/>
        <w:rPr>
          <w:i/>
          <w:sz w:val="22"/>
        </w:rPr>
      </w:pPr>
      <w:r w:rsidRPr="00BA25A1">
        <w:rPr>
          <w:i/>
          <w:sz w:val="22"/>
          <w:u w:val="single"/>
        </w:rPr>
        <w:t>N.B.</w:t>
      </w:r>
      <w:r w:rsidRPr="00BA25A1">
        <w:rPr>
          <w:i/>
          <w:sz w:val="22"/>
        </w:rPr>
        <w:tab/>
        <w:t>For underwater communic</w:t>
      </w:r>
      <w:r w:rsidR="000510F9" w:rsidRPr="00BA25A1">
        <w:rPr>
          <w:i/>
          <w:sz w:val="22"/>
        </w:rPr>
        <w:t>ations systems, see Category 5 – </w:t>
      </w:r>
      <w:r w:rsidRPr="00BA25A1">
        <w:rPr>
          <w:i/>
          <w:sz w:val="22"/>
        </w:rPr>
        <w:t>Part 1 - Telecommunications.</w:t>
      </w:r>
    </w:p>
    <w:p w14:paraId="30E08724" w14:textId="77777777" w:rsidR="00F656D0" w:rsidRPr="00BA25A1" w:rsidRDefault="00451B40" w:rsidP="00451B40">
      <w:pPr>
        <w:pStyle w:val="1A1a"/>
        <w:spacing w:before="120"/>
        <w:ind w:left="1582" w:hanging="1582"/>
        <w:jc w:val="both"/>
        <w:rPr>
          <w:sz w:val="22"/>
        </w:rPr>
      </w:pPr>
      <w:r w:rsidRPr="00BA25A1">
        <w:rPr>
          <w:sz w:val="22"/>
        </w:rPr>
        <w:tab/>
      </w:r>
      <w:r w:rsidRPr="00BA25A1">
        <w:rPr>
          <w:sz w:val="22"/>
        </w:rPr>
        <w:tab/>
      </w:r>
      <w:r w:rsidR="00F656D0" w:rsidRPr="00BA25A1">
        <w:rPr>
          <w:sz w:val="22"/>
        </w:rPr>
        <w:tab/>
        <w:t>a.</w:t>
      </w:r>
      <w:r w:rsidR="00F656D0" w:rsidRPr="00BA25A1">
        <w:rPr>
          <w:sz w:val="22"/>
        </w:rPr>
        <w:tab/>
        <w:t>Systems, equipment and components, specially designed or modified for submersible vehicles and designed to operate at depths exceeding 1,000 m, as follows:</w:t>
      </w:r>
    </w:p>
    <w:p w14:paraId="30AD4AD1"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1.</w:t>
      </w:r>
      <w:r w:rsidRPr="00BA25A1">
        <w:rPr>
          <w:sz w:val="22"/>
        </w:rPr>
        <w:tab/>
        <w:t>Pressure housings or pressure hulls with a maximum inside chamber diameter exceeding 1.5 </w:t>
      </w:r>
      <w:proofErr w:type="gramStart"/>
      <w:r w:rsidRPr="00BA25A1">
        <w:rPr>
          <w:sz w:val="22"/>
        </w:rPr>
        <w:t>m;</w:t>
      </w:r>
      <w:proofErr w:type="gramEnd"/>
      <w:r w:rsidRPr="00BA25A1">
        <w:rPr>
          <w:sz w:val="22"/>
        </w:rPr>
        <w:t xml:space="preserve"> </w:t>
      </w:r>
    </w:p>
    <w:p w14:paraId="031C0C7F"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2.</w:t>
      </w:r>
      <w:r w:rsidRPr="00BA25A1">
        <w:rPr>
          <w:sz w:val="22"/>
        </w:rPr>
        <w:tab/>
      </w:r>
      <w:r w:rsidR="00D46315" w:rsidRPr="00BA25A1">
        <w:rPr>
          <w:sz w:val="22"/>
        </w:rPr>
        <w:t xml:space="preserve">Direct current electric propulsion thrusters and specially designed motors </w:t>
      </w:r>
      <w:proofErr w:type="gramStart"/>
      <w:r w:rsidR="00D46315" w:rsidRPr="00BA25A1">
        <w:rPr>
          <w:sz w:val="22"/>
        </w:rPr>
        <w:t>therefor</w:t>
      </w:r>
      <w:r w:rsidRPr="00BA25A1">
        <w:rPr>
          <w:sz w:val="22"/>
        </w:rPr>
        <w:t>;</w:t>
      </w:r>
      <w:proofErr w:type="gramEnd"/>
    </w:p>
    <w:p w14:paraId="66180C12" w14:textId="77777777" w:rsidR="00D46315" w:rsidRPr="00BA25A1" w:rsidRDefault="00D46315" w:rsidP="00D46315">
      <w:pPr>
        <w:pStyle w:val="1A1a1"/>
        <w:spacing w:before="60"/>
        <w:ind w:left="2064" w:hanging="2041"/>
        <w:jc w:val="both"/>
        <w:rPr>
          <w:i/>
          <w:iCs/>
          <w:sz w:val="22"/>
          <w:u w:val="single"/>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i/>
          <w:iCs/>
          <w:sz w:val="22"/>
          <w:u w:val="single"/>
        </w:rPr>
        <w:t>Technical Note</w:t>
      </w:r>
    </w:p>
    <w:p w14:paraId="439407A0" w14:textId="77777777" w:rsidR="00D46315" w:rsidRPr="00BA25A1" w:rsidRDefault="00D46315" w:rsidP="00D46315">
      <w:pPr>
        <w:pStyle w:val="1A1a1"/>
        <w:spacing w:after="60"/>
        <w:ind w:left="2058" w:firstLine="0"/>
        <w:jc w:val="both"/>
        <w:rPr>
          <w:i/>
          <w:iCs/>
          <w:sz w:val="22"/>
        </w:rPr>
      </w:pPr>
      <w:r w:rsidRPr="00BA25A1">
        <w:rPr>
          <w:i/>
          <w:iCs/>
          <w:sz w:val="22"/>
        </w:rPr>
        <w:t>For the purposes of 8.A.2</w:t>
      </w:r>
      <w:proofErr w:type="gramStart"/>
      <w:r w:rsidRPr="00BA25A1">
        <w:rPr>
          <w:i/>
          <w:iCs/>
          <w:sz w:val="22"/>
        </w:rPr>
        <w:t>.a</w:t>
      </w:r>
      <w:proofErr w:type="gramEnd"/>
      <w:r w:rsidRPr="00BA25A1">
        <w:rPr>
          <w:i/>
          <w:iCs/>
          <w:sz w:val="22"/>
        </w:rPr>
        <w:t>.2., brushless direct current motors may be referred to as Permanent Magnet Alternating Current (PMAC) motors.</w:t>
      </w:r>
    </w:p>
    <w:p w14:paraId="20F563FD"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3.</w:t>
      </w:r>
      <w:r w:rsidRPr="00BA25A1">
        <w:rPr>
          <w:sz w:val="22"/>
        </w:rPr>
        <w:tab/>
        <w:t xml:space="preserve">Umbilical cables, and connectors </w:t>
      </w:r>
      <w:proofErr w:type="gramStart"/>
      <w:r w:rsidRPr="00BA25A1">
        <w:rPr>
          <w:sz w:val="22"/>
        </w:rPr>
        <w:t>therefor</w:t>
      </w:r>
      <w:proofErr w:type="gramEnd"/>
      <w:r w:rsidRPr="00BA25A1">
        <w:rPr>
          <w:sz w:val="22"/>
        </w:rPr>
        <w:t xml:space="preserve">, using optical fibre and having synthetic strength </w:t>
      </w:r>
      <w:proofErr w:type="gramStart"/>
      <w:r w:rsidRPr="00BA25A1">
        <w:rPr>
          <w:sz w:val="22"/>
        </w:rPr>
        <w:t>members;</w:t>
      </w:r>
      <w:proofErr w:type="gramEnd"/>
    </w:p>
    <w:p w14:paraId="010992BE" w14:textId="77777777" w:rsidR="00F656D0" w:rsidRPr="00BA25A1" w:rsidRDefault="00134626">
      <w:pPr>
        <w:pStyle w:val="1A1a1"/>
        <w:ind w:right="2"/>
        <w:jc w:val="both"/>
        <w:rPr>
          <w:sz w:val="22"/>
          <w:lang w:val="en-GB"/>
        </w:rPr>
      </w:pPr>
      <w:r w:rsidRPr="00BA25A1">
        <w:rPr>
          <w:sz w:val="22"/>
        </w:rPr>
        <w:tab/>
      </w:r>
      <w:r w:rsidRPr="00BA25A1">
        <w:rPr>
          <w:sz w:val="22"/>
        </w:rPr>
        <w:tab/>
      </w:r>
      <w:r w:rsidRPr="00BA25A1">
        <w:rPr>
          <w:sz w:val="22"/>
        </w:rPr>
        <w:tab/>
      </w:r>
      <w:r w:rsidR="00F656D0" w:rsidRPr="00BA25A1">
        <w:rPr>
          <w:sz w:val="22"/>
        </w:rPr>
        <w:tab/>
        <w:t>4.</w:t>
      </w:r>
      <w:r w:rsidR="00F656D0" w:rsidRPr="00BA25A1">
        <w:rPr>
          <w:sz w:val="22"/>
        </w:rPr>
        <w:tab/>
      </w:r>
      <w:r w:rsidR="00F656D0" w:rsidRPr="00BA25A1">
        <w:rPr>
          <w:sz w:val="22"/>
          <w:lang w:val="en-GB"/>
        </w:rPr>
        <w:t xml:space="preserve">Components manufactured from material specified </w:t>
      </w:r>
      <w:r w:rsidR="00F47099" w:rsidRPr="00BA25A1">
        <w:rPr>
          <w:sz w:val="22"/>
          <w:lang w:val="en-GB"/>
        </w:rPr>
        <w:t>in</w:t>
      </w:r>
      <w:r w:rsidR="00F656D0" w:rsidRPr="00BA25A1">
        <w:rPr>
          <w:sz w:val="22"/>
          <w:lang w:val="en-GB"/>
        </w:rPr>
        <w:t xml:space="preserve"> 8.C.1</w:t>
      </w:r>
      <w:proofErr w:type="gramStart"/>
      <w:r w:rsidR="00F656D0" w:rsidRPr="00BA25A1">
        <w:rPr>
          <w:sz w:val="22"/>
          <w:lang w:val="en-GB"/>
        </w:rPr>
        <w:t>.;</w:t>
      </w:r>
      <w:proofErr w:type="gramEnd"/>
    </w:p>
    <w:p w14:paraId="674F2E7B" w14:textId="77777777" w:rsidR="00F656D0" w:rsidRPr="00BA25A1" w:rsidRDefault="00F656D0" w:rsidP="00C80506">
      <w:pPr>
        <w:pStyle w:val="1A1a1"/>
        <w:spacing w:before="60"/>
        <w:ind w:left="2064" w:hanging="2041"/>
        <w:jc w:val="both"/>
        <w:outlineLvl w:val="0"/>
        <w:rPr>
          <w:sz w:val="18"/>
          <w:szCs w:val="18"/>
        </w:rPr>
      </w:pPr>
      <w:r w:rsidRPr="00BA25A1">
        <w:rPr>
          <w:i/>
          <w:sz w:val="22"/>
          <w:lang w:val="en-GB"/>
        </w:rPr>
        <w:tab/>
      </w:r>
      <w:r w:rsidRPr="00BA25A1">
        <w:rPr>
          <w:i/>
          <w:sz w:val="22"/>
          <w:lang w:val="en-GB"/>
        </w:rPr>
        <w:tab/>
      </w:r>
      <w:r w:rsidRPr="00BA25A1">
        <w:rPr>
          <w:i/>
          <w:sz w:val="22"/>
          <w:lang w:val="en-GB"/>
        </w:rPr>
        <w:tab/>
      </w:r>
      <w:r w:rsidRPr="00BA25A1">
        <w:rPr>
          <w:i/>
          <w:sz w:val="22"/>
          <w:lang w:val="en-GB"/>
        </w:rPr>
        <w:tab/>
      </w:r>
      <w:r w:rsidRPr="00BA25A1">
        <w:rPr>
          <w:i/>
          <w:sz w:val="22"/>
          <w:lang w:val="en-GB"/>
        </w:rPr>
        <w:tab/>
      </w:r>
    </w:p>
    <w:p w14:paraId="63B70C02"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b.</w:t>
      </w:r>
      <w:r w:rsidRPr="00BA25A1">
        <w:rPr>
          <w:sz w:val="22"/>
        </w:rPr>
        <w:tab/>
        <w:t xml:space="preserve">Systems specially designed or modified for the </w:t>
      </w:r>
      <w:r w:rsidR="00D46315" w:rsidRPr="00BA25A1">
        <w:rPr>
          <w:sz w:val="22"/>
        </w:rPr>
        <w:t>'</w:t>
      </w:r>
      <w:r w:rsidRPr="00BA25A1">
        <w:rPr>
          <w:sz w:val="22"/>
        </w:rPr>
        <w:t>automated control</w:t>
      </w:r>
      <w:r w:rsidR="00D46315" w:rsidRPr="00BA25A1">
        <w:rPr>
          <w:sz w:val="22"/>
        </w:rPr>
        <w:t>'</w:t>
      </w:r>
      <w:r w:rsidRPr="00BA25A1">
        <w:rPr>
          <w:sz w:val="22"/>
        </w:rPr>
        <w:t xml:space="preserve"> of the motion of submersible vehicles specified </w:t>
      </w:r>
      <w:r w:rsidR="00F47099" w:rsidRPr="00BA25A1">
        <w:rPr>
          <w:sz w:val="22"/>
        </w:rPr>
        <w:t>in</w:t>
      </w:r>
      <w:r w:rsidRPr="00BA25A1">
        <w:rPr>
          <w:sz w:val="22"/>
        </w:rPr>
        <w:t xml:space="preserve"> 8.A.1., using navigation data, having closed loop </w:t>
      </w:r>
      <w:proofErr w:type="gramStart"/>
      <w:r w:rsidRPr="00BA25A1">
        <w:rPr>
          <w:sz w:val="22"/>
        </w:rPr>
        <w:t>servo-controls</w:t>
      </w:r>
      <w:proofErr w:type="gramEnd"/>
      <w:r w:rsidRPr="00BA25A1">
        <w:rPr>
          <w:sz w:val="22"/>
        </w:rPr>
        <w:t xml:space="preserve"> and having any of the following:</w:t>
      </w:r>
    </w:p>
    <w:p w14:paraId="0054A08B"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1.</w:t>
      </w:r>
      <w:r w:rsidRPr="00BA25A1">
        <w:rPr>
          <w:sz w:val="22"/>
        </w:rPr>
        <w:tab/>
        <w:t xml:space="preserve">Enabling a vehicle to move within 10 m of a predetermined point in the water </w:t>
      </w:r>
      <w:proofErr w:type="gramStart"/>
      <w:r w:rsidRPr="00BA25A1">
        <w:rPr>
          <w:sz w:val="22"/>
        </w:rPr>
        <w:t>column;</w:t>
      </w:r>
      <w:proofErr w:type="gramEnd"/>
    </w:p>
    <w:p w14:paraId="499F929E"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2.</w:t>
      </w:r>
      <w:r w:rsidRPr="00BA25A1">
        <w:rPr>
          <w:sz w:val="22"/>
        </w:rPr>
        <w:tab/>
        <w:t xml:space="preserve">Maintaining the position of the vehicle within 10 m of a predetermined point in the water column; </w:t>
      </w:r>
      <w:r w:rsidRPr="00BA25A1">
        <w:rPr>
          <w:sz w:val="22"/>
          <w:u w:val="single"/>
        </w:rPr>
        <w:t>or</w:t>
      </w:r>
    </w:p>
    <w:p w14:paraId="09C891FE"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3.</w:t>
      </w:r>
      <w:r w:rsidRPr="00BA25A1">
        <w:rPr>
          <w:sz w:val="22"/>
        </w:rPr>
        <w:tab/>
        <w:t xml:space="preserve">Maintaining the position of the vehicle within 10 m while following a cable on or under the </w:t>
      </w:r>
      <w:proofErr w:type="gramStart"/>
      <w:r w:rsidRPr="00BA25A1">
        <w:rPr>
          <w:sz w:val="22"/>
        </w:rPr>
        <w:t>seabed;</w:t>
      </w:r>
      <w:proofErr w:type="gramEnd"/>
    </w:p>
    <w:p w14:paraId="6E956FEC" w14:textId="77777777" w:rsidR="00F90782" w:rsidRPr="00BA25A1" w:rsidRDefault="00F90782" w:rsidP="00F90782">
      <w:pPr>
        <w:pStyle w:val="1A1a1"/>
        <w:spacing w:before="60"/>
        <w:ind w:left="2064" w:hanging="2041"/>
        <w:jc w:val="both"/>
        <w:rPr>
          <w:i/>
          <w:iCs/>
          <w:sz w:val="22"/>
          <w:u w:val="single"/>
        </w:rPr>
      </w:pPr>
      <w:r w:rsidRPr="00BA25A1">
        <w:rPr>
          <w:sz w:val="22"/>
        </w:rPr>
        <w:tab/>
      </w:r>
      <w:r w:rsidRPr="00BA25A1">
        <w:rPr>
          <w:sz w:val="22"/>
        </w:rPr>
        <w:tab/>
      </w:r>
      <w:r w:rsidRPr="00BA25A1">
        <w:rPr>
          <w:sz w:val="22"/>
        </w:rPr>
        <w:tab/>
      </w:r>
      <w:r w:rsidRPr="00BA25A1">
        <w:rPr>
          <w:sz w:val="22"/>
        </w:rPr>
        <w:tab/>
      </w:r>
      <w:r w:rsidRPr="00BA25A1">
        <w:rPr>
          <w:i/>
          <w:iCs/>
          <w:sz w:val="22"/>
          <w:u w:val="single"/>
        </w:rPr>
        <w:t>Technical Note</w:t>
      </w:r>
    </w:p>
    <w:p w14:paraId="75F3A8D7" w14:textId="77777777" w:rsidR="00F90782" w:rsidRPr="00BA25A1" w:rsidRDefault="00F90782" w:rsidP="00F90782">
      <w:pPr>
        <w:pStyle w:val="1A1a1"/>
        <w:ind w:left="1582" w:firstLine="0"/>
        <w:jc w:val="both"/>
        <w:rPr>
          <w:i/>
          <w:iCs/>
          <w:sz w:val="22"/>
        </w:rPr>
      </w:pPr>
      <w:r w:rsidRPr="00BA25A1">
        <w:rPr>
          <w:i/>
          <w:iCs/>
          <w:sz w:val="22"/>
        </w:rPr>
        <w:t>For the purposes of 8.A.2.b., 'automated control' systems apply to systems onboard submersible vehicles.</w:t>
      </w:r>
    </w:p>
    <w:p w14:paraId="1FA146E7" w14:textId="77777777" w:rsidR="00F656D0" w:rsidRPr="00BA25A1" w:rsidRDefault="00F656D0">
      <w:pPr>
        <w:pStyle w:val="1A1a"/>
        <w:ind w:right="2"/>
        <w:jc w:val="both"/>
        <w:rPr>
          <w:sz w:val="22"/>
          <w:szCs w:val="22"/>
        </w:rPr>
      </w:pPr>
    </w:p>
    <w:p w14:paraId="0929DD12"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c.</w:t>
      </w:r>
      <w:r w:rsidRPr="00BA25A1">
        <w:rPr>
          <w:sz w:val="22"/>
        </w:rPr>
        <w:tab/>
        <w:t xml:space="preserve">Fibre optic </w:t>
      </w:r>
      <w:r w:rsidR="00C65895" w:rsidRPr="00BA25A1">
        <w:rPr>
          <w:sz w:val="22"/>
        </w:rPr>
        <w:t xml:space="preserve">pressure </w:t>
      </w:r>
      <w:r w:rsidRPr="00BA25A1">
        <w:rPr>
          <w:sz w:val="22"/>
        </w:rPr>
        <w:t xml:space="preserve">hull </w:t>
      </w:r>
      <w:proofErr w:type="gramStart"/>
      <w:r w:rsidRPr="00BA25A1">
        <w:rPr>
          <w:sz w:val="22"/>
        </w:rPr>
        <w:t>penetrators;</w:t>
      </w:r>
      <w:proofErr w:type="gramEnd"/>
    </w:p>
    <w:p w14:paraId="2612A427" w14:textId="77777777" w:rsidR="00F656D0" w:rsidRPr="00BA25A1" w:rsidRDefault="00134626">
      <w:pPr>
        <w:pStyle w:val="1A1a"/>
        <w:ind w:right="2"/>
        <w:jc w:val="both"/>
        <w:rPr>
          <w:sz w:val="22"/>
          <w:szCs w:val="22"/>
        </w:rPr>
      </w:pPr>
      <w:r w:rsidRPr="00BA25A1">
        <w:rPr>
          <w:sz w:val="22"/>
          <w:szCs w:val="22"/>
        </w:rPr>
        <w:br w:type="page"/>
      </w:r>
    </w:p>
    <w:p w14:paraId="343030E1" w14:textId="77777777" w:rsidR="005C6717" w:rsidRPr="00BA25A1" w:rsidRDefault="005C6717" w:rsidP="005C6717">
      <w:pPr>
        <w:pStyle w:val="1A1a"/>
        <w:ind w:right="2"/>
        <w:jc w:val="both"/>
        <w:rPr>
          <w:sz w:val="22"/>
          <w:szCs w:val="22"/>
        </w:rPr>
      </w:pPr>
      <w:r w:rsidRPr="00BA25A1">
        <w:rPr>
          <w:sz w:val="22"/>
          <w:szCs w:val="22"/>
        </w:rPr>
        <w:t>8.</w:t>
      </w:r>
      <w:r w:rsidRPr="00BA25A1">
        <w:rPr>
          <w:sz w:val="22"/>
          <w:szCs w:val="22"/>
        </w:rPr>
        <w:tab/>
        <w:t>A.</w:t>
      </w:r>
      <w:r w:rsidRPr="00BA25A1">
        <w:rPr>
          <w:sz w:val="22"/>
          <w:szCs w:val="22"/>
        </w:rPr>
        <w:tab/>
        <w:t>2.</w:t>
      </w:r>
      <w:r w:rsidRPr="00BA25A1">
        <w:rPr>
          <w:sz w:val="22"/>
          <w:szCs w:val="22"/>
        </w:rPr>
        <w:tab/>
        <w:t>d.</w:t>
      </w:r>
      <w:r w:rsidRPr="00BA25A1">
        <w:rPr>
          <w:sz w:val="22"/>
          <w:szCs w:val="22"/>
        </w:rPr>
        <w:tab/>
      </w:r>
      <w:r w:rsidR="008C6CFA" w:rsidRPr="00BA25A1">
        <w:rPr>
          <w:sz w:val="22"/>
          <w:szCs w:val="22"/>
        </w:rPr>
        <w:t>Not used since 2025</w:t>
      </w:r>
    </w:p>
    <w:p w14:paraId="37CFF0DE" w14:textId="77777777" w:rsidR="00F656D0" w:rsidRPr="00BA25A1" w:rsidRDefault="00F656D0">
      <w:pPr>
        <w:pStyle w:val="1A1a1a"/>
        <w:ind w:right="2"/>
        <w:jc w:val="both"/>
        <w:rPr>
          <w:sz w:val="22"/>
          <w:szCs w:val="22"/>
        </w:rPr>
      </w:pPr>
    </w:p>
    <w:p w14:paraId="3F585947"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e.</w:t>
      </w:r>
      <w:r w:rsidRPr="00BA25A1">
        <w:rPr>
          <w:sz w:val="22"/>
        </w:rPr>
        <w:tab/>
      </w:r>
      <w:r w:rsidR="000510F9" w:rsidRPr="00BA25A1">
        <w:rPr>
          <w:sz w:val="22"/>
        </w:rPr>
        <w:t>Not used since 2015</w:t>
      </w:r>
    </w:p>
    <w:p w14:paraId="3B65D076" w14:textId="77777777" w:rsidR="00F656D0" w:rsidRPr="00BA25A1" w:rsidRDefault="00F656D0">
      <w:pPr>
        <w:pStyle w:val="1A"/>
        <w:ind w:right="2"/>
        <w:jc w:val="both"/>
        <w:rPr>
          <w:sz w:val="22"/>
        </w:rPr>
      </w:pPr>
    </w:p>
    <w:p w14:paraId="4BFB0646"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f.</w:t>
      </w:r>
      <w:r w:rsidRPr="00BA25A1">
        <w:rPr>
          <w:sz w:val="22"/>
        </w:rPr>
        <w:tab/>
      </w:r>
      <w:r w:rsidRPr="00BA25A1">
        <w:rPr>
          <w:spacing w:val="-4"/>
          <w:sz w:val="22"/>
          <w:lang w:val="en-GB"/>
        </w:rPr>
        <w:t>Not used since 2009</w:t>
      </w:r>
    </w:p>
    <w:p w14:paraId="782C893D" w14:textId="77777777" w:rsidR="00F656D0" w:rsidRPr="00BA25A1" w:rsidRDefault="00451B40" w:rsidP="00451B40">
      <w:pPr>
        <w:pStyle w:val="1A1a1"/>
        <w:spacing w:before="120"/>
        <w:ind w:left="2064" w:hanging="2041"/>
        <w:jc w:val="both"/>
        <w:rPr>
          <w:spacing w:val="-4"/>
          <w:sz w:val="22"/>
        </w:rPr>
      </w:pPr>
      <w:r w:rsidRPr="00BA25A1">
        <w:rPr>
          <w:sz w:val="22"/>
        </w:rPr>
        <w:tab/>
      </w:r>
      <w:r w:rsidRPr="00BA25A1">
        <w:rPr>
          <w:sz w:val="22"/>
        </w:rPr>
        <w:tab/>
      </w:r>
      <w:r w:rsidRPr="00BA25A1">
        <w:rPr>
          <w:sz w:val="22"/>
        </w:rPr>
        <w:tab/>
      </w:r>
      <w:r w:rsidR="00F656D0" w:rsidRPr="00BA25A1">
        <w:rPr>
          <w:sz w:val="22"/>
        </w:rPr>
        <w:tab/>
      </w:r>
      <w:r w:rsidR="00F656D0" w:rsidRPr="00BA25A1">
        <w:rPr>
          <w:spacing w:val="-4"/>
          <w:sz w:val="22"/>
        </w:rPr>
        <w:t>1.</w:t>
      </w:r>
      <w:r w:rsidR="00F656D0" w:rsidRPr="00BA25A1">
        <w:rPr>
          <w:spacing w:val="-4"/>
          <w:sz w:val="22"/>
        </w:rPr>
        <w:tab/>
      </w:r>
      <w:r w:rsidR="00F656D0" w:rsidRPr="00BA25A1">
        <w:rPr>
          <w:spacing w:val="-4"/>
          <w:sz w:val="22"/>
          <w:lang w:val="en-GB"/>
        </w:rPr>
        <w:t>Not used since 2009</w:t>
      </w:r>
    </w:p>
    <w:p w14:paraId="5F99D2E2" w14:textId="77777777" w:rsidR="00F656D0" w:rsidRPr="00BA25A1" w:rsidRDefault="00F656D0">
      <w:pPr>
        <w:pStyle w:val="1A1anote1"/>
        <w:spacing w:before="60"/>
        <w:ind w:left="2881" w:hanging="794"/>
        <w:jc w:val="both"/>
        <w:rPr>
          <w:iCs/>
          <w:sz w:val="22"/>
          <w:szCs w:val="22"/>
          <w:u w:val="single"/>
        </w:rPr>
      </w:pPr>
      <w:r w:rsidRPr="00BA25A1">
        <w:rPr>
          <w:i/>
          <w:iCs/>
          <w:sz w:val="22"/>
          <w:szCs w:val="22"/>
          <w:u w:val="single"/>
        </w:rPr>
        <w:t>N.B.</w:t>
      </w:r>
      <w:r w:rsidRPr="00BA25A1">
        <w:rPr>
          <w:i/>
          <w:iCs/>
          <w:sz w:val="22"/>
          <w:szCs w:val="22"/>
        </w:rPr>
        <w:tab/>
      </w:r>
      <w:r w:rsidRPr="00BA25A1">
        <w:rPr>
          <w:bCs/>
          <w:i/>
          <w:iCs/>
          <w:sz w:val="22"/>
          <w:szCs w:val="22"/>
          <w:lang w:val="en-CA"/>
        </w:rPr>
        <w:t xml:space="preserve">For electronic imaging systems specially designed or modified for underwater use incorporating image intensifier tubes specified </w:t>
      </w:r>
      <w:r w:rsidR="001009A7" w:rsidRPr="00BA25A1">
        <w:rPr>
          <w:bCs/>
          <w:i/>
          <w:iCs/>
          <w:sz w:val="22"/>
          <w:szCs w:val="22"/>
          <w:lang w:val="en-CA"/>
        </w:rPr>
        <w:t>in</w:t>
      </w:r>
      <w:r w:rsidRPr="00BA25A1">
        <w:rPr>
          <w:bCs/>
          <w:i/>
          <w:iCs/>
          <w:sz w:val="22"/>
          <w:szCs w:val="22"/>
          <w:lang w:val="en-CA"/>
        </w:rPr>
        <w:t xml:space="preserve"> 6.A.2.a.2.a. or 6.A.2.a.2.b., see 6.A.3.b.3.</w:t>
      </w:r>
    </w:p>
    <w:p w14:paraId="2B3C0D55" w14:textId="77777777" w:rsidR="00F656D0" w:rsidRPr="00BA25A1" w:rsidRDefault="00451B40" w:rsidP="00451B40">
      <w:pPr>
        <w:pStyle w:val="1A1a1"/>
        <w:spacing w:before="120"/>
        <w:ind w:left="2064" w:hanging="2041"/>
        <w:jc w:val="both"/>
        <w:rPr>
          <w:sz w:val="22"/>
        </w:rPr>
      </w:pPr>
      <w:r w:rsidRPr="00BA25A1">
        <w:rPr>
          <w:sz w:val="22"/>
        </w:rPr>
        <w:tab/>
      </w:r>
      <w:r w:rsidRPr="00BA25A1">
        <w:rPr>
          <w:sz w:val="22"/>
        </w:rPr>
        <w:tab/>
      </w:r>
      <w:r w:rsidRPr="00BA25A1">
        <w:rPr>
          <w:sz w:val="22"/>
        </w:rPr>
        <w:tab/>
      </w:r>
      <w:r w:rsidR="00F656D0" w:rsidRPr="00BA25A1">
        <w:rPr>
          <w:sz w:val="22"/>
        </w:rPr>
        <w:tab/>
        <w:t>2.</w:t>
      </w:r>
      <w:r w:rsidR="00F656D0" w:rsidRPr="00BA25A1">
        <w:rPr>
          <w:sz w:val="22"/>
        </w:rPr>
        <w:tab/>
      </w:r>
      <w:r w:rsidR="00F656D0" w:rsidRPr="00BA25A1">
        <w:rPr>
          <w:spacing w:val="-4"/>
          <w:sz w:val="22"/>
          <w:lang w:val="en-GB"/>
        </w:rPr>
        <w:t>Not used since 2009</w:t>
      </w:r>
    </w:p>
    <w:p w14:paraId="39D83891" w14:textId="77777777" w:rsidR="00F656D0" w:rsidRPr="00BA25A1" w:rsidRDefault="00F656D0">
      <w:pPr>
        <w:pStyle w:val="1A1anote1"/>
        <w:spacing w:before="60"/>
        <w:ind w:left="2881" w:hanging="794"/>
        <w:jc w:val="both"/>
        <w:rPr>
          <w:i/>
          <w:iCs/>
          <w:spacing w:val="-4"/>
          <w:sz w:val="22"/>
          <w:szCs w:val="22"/>
          <w:u w:val="single"/>
        </w:rPr>
      </w:pPr>
      <w:r w:rsidRPr="00BA25A1">
        <w:rPr>
          <w:i/>
          <w:iCs/>
          <w:sz w:val="22"/>
          <w:szCs w:val="22"/>
          <w:u w:val="single"/>
        </w:rPr>
        <w:t>N.B.</w:t>
      </w:r>
      <w:r w:rsidRPr="00BA25A1">
        <w:rPr>
          <w:i/>
          <w:iCs/>
          <w:sz w:val="22"/>
          <w:szCs w:val="22"/>
        </w:rPr>
        <w:tab/>
      </w:r>
      <w:r w:rsidRPr="00BA25A1">
        <w:rPr>
          <w:bCs/>
          <w:i/>
          <w:iCs/>
          <w:spacing w:val="-4"/>
          <w:sz w:val="22"/>
          <w:szCs w:val="22"/>
          <w:lang w:val="en-CA"/>
        </w:rPr>
        <w:t xml:space="preserve">For electronic imaging systems specially designed or modified for underwater use incorporating "focal plane arrays" specified </w:t>
      </w:r>
      <w:r w:rsidR="001009A7" w:rsidRPr="00BA25A1">
        <w:rPr>
          <w:bCs/>
          <w:i/>
          <w:iCs/>
          <w:spacing w:val="-4"/>
          <w:sz w:val="22"/>
          <w:szCs w:val="22"/>
          <w:lang w:val="en-CA"/>
        </w:rPr>
        <w:t>in</w:t>
      </w:r>
      <w:r w:rsidRPr="00BA25A1">
        <w:rPr>
          <w:bCs/>
          <w:i/>
          <w:iCs/>
          <w:spacing w:val="-4"/>
          <w:sz w:val="22"/>
          <w:szCs w:val="22"/>
          <w:lang w:val="en-CA"/>
        </w:rPr>
        <w:t xml:space="preserve"> 6.A.2.a.3.g., see 6.A.3.b.4.c.</w:t>
      </w:r>
    </w:p>
    <w:p w14:paraId="36FEDF7A" w14:textId="77777777" w:rsidR="00F656D0" w:rsidRPr="00BA25A1" w:rsidRDefault="00F656D0">
      <w:pPr>
        <w:pStyle w:val="1A"/>
        <w:ind w:left="0" w:right="2" w:firstLine="0"/>
        <w:jc w:val="both"/>
        <w:rPr>
          <w:sz w:val="22"/>
        </w:rPr>
      </w:pPr>
    </w:p>
    <w:p w14:paraId="6AD02C20"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g.</w:t>
      </w:r>
      <w:r w:rsidRPr="00BA25A1">
        <w:rPr>
          <w:sz w:val="22"/>
        </w:rPr>
        <w:tab/>
      </w:r>
      <w:r w:rsidR="001009A7" w:rsidRPr="00BA25A1">
        <w:rPr>
          <w:spacing w:val="-2"/>
          <w:sz w:val="22"/>
          <w:szCs w:val="22"/>
        </w:rPr>
        <w:t>Not used since 2025</w:t>
      </w:r>
    </w:p>
    <w:p w14:paraId="4F39BB8A" w14:textId="77777777" w:rsidR="00F656D0" w:rsidRPr="00BA25A1" w:rsidRDefault="00F656D0">
      <w:pPr>
        <w:pStyle w:val="1A"/>
        <w:ind w:right="2"/>
        <w:jc w:val="both"/>
        <w:rPr>
          <w:sz w:val="22"/>
          <w:szCs w:val="22"/>
        </w:rPr>
      </w:pPr>
    </w:p>
    <w:p w14:paraId="74DC76F8" w14:textId="77777777" w:rsidR="00F656D0" w:rsidRPr="00BA25A1" w:rsidRDefault="00F656D0">
      <w:pPr>
        <w:pStyle w:val="1A1a"/>
        <w:ind w:right="2"/>
        <w:jc w:val="both"/>
        <w:rPr>
          <w:spacing w:val="-4"/>
          <w:sz w:val="22"/>
        </w:rPr>
      </w:pPr>
      <w:r w:rsidRPr="00BA25A1">
        <w:rPr>
          <w:spacing w:val="-4"/>
          <w:sz w:val="22"/>
        </w:rPr>
        <w:t>8.</w:t>
      </w:r>
      <w:r w:rsidRPr="00BA25A1">
        <w:rPr>
          <w:spacing w:val="-4"/>
          <w:sz w:val="22"/>
        </w:rPr>
        <w:tab/>
        <w:t>A.</w:t>
      </w:r>
      <w:r w:rsidRPr="00BA25A1">
        <w:rPr>
          <w:spacing w:val="-4"/>
          <w:sz w:val="22"/>
        </w:rPr>
        <w:tab/>
        <w:t>2.</w:t>
      </w:r>
      <w:r w:rsidRPr="00BA25A1">
        <w:rPr>
          <w:spacing w:val="-4"/>
          <w:sz w:val="22"/>
        </w:rPr>
        <w:tab/>
        <w:t>h.</w:t>
      </w:r>
      <w:r w:rsidRPr="00BA25A1">
        <w:rPr>
          <w:spacing w:val="-4"/>
          <w:sz w:val="22"/>
        </w:rPr>
        <w:tab/>
        <w:t xml:space="preserve">"Robots" </w:t>
      </w:r>
      <w:proofErr w:type="gramStart"/>
      <w:r w:rsidRPr="00BA25A1">
        <w:rPr>
          <w:spacing w:val="-4"/>
          <w:sz w:val="22"/>
        </w:rPr>
        <w:t>specially</w:t>
      </w:r>
      <w:proofErr w:type="gramEnd"/>
      <w:r w:rsidRPr="00BA25A1">
        <w:rPr>
          <w:spacing w:val="-4"/>
          <w:sz w:val="22"/>
        </w:rPr>
        <w:t xml:space="preserve"> designed for underwater use, controlled by using a dedicated computer and having any of the following:</w:t>
      </w:r>
    </w:p>
    <w:p w14:paraId="48CD0021" w14:textId="77777777" w:rsidR="00F656D0" w:rsidRPr="00BA25A1" w:rsidRDefault="00F656D0">
      <w:pPr>
        <w:pStyle w:val="1A1a1"/>
        <w:ind w:left="2064" w:hanging="2041"/>
        <w:jc w:val="both"/>
        <w:rPr>
          <w:sz w:val="22"/>
        </w:rPr>
      </w:pPr>
      <w:r w:rsidRPr="00BA25A1">
        <w:rPr>
          <w:sz w:val="22"/>
        </w:rPr>
        <w:tab/>
      </w:r>
      <w:r w:rsidRPr="00BA25A1">
        <w:rPr>
          <w:sz w:val="22"/>
        </w:rPr>
        <w:tab/>
      </w:r>
      <w:r w:rsidRPr="00BA25A1">
        <w:rPr>
          <w:sz w:val="22"/>
        </w:rPr>
        <w:tab/>
      </w:r>
      <w:r w:rsidRPr="00BA25A1">
        <w:rPr>
          <w:sz w:val="22"/>
        </w:rPr>
        <w:tab/>
        <w:t>1.</w:t>
      </w:r>
      <w:r w:rsidRPr="00BA25A1">
        <w:rPr>
          <w:sz w:val="22"/>
        </w:rPr>
        <w:tab/>
        <w:t xml:space="preserve">Systems that control the "robot" using information from sensors which measure force or torque applied to an external object, distance to an external object, or tactile sense between the "robot" and an external object; </w:t>
      </w:r>
      <w:r w:rsidRPr="00BA25A1">
        <w:rPr>
          <w:sz w:val="22"/>
          <w:u w:val="single"/>
        </w:rPr>
        <w:t>or</w:t>
      </w:r>
    </w:p>
    <w:p w14:paraId="7B8ACB86"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2.</w:t>
      </w:r>
      <w:r w:rsidRPr="00BA25A1">
        <w:rPr>
          <w:sz w:val="22"/>
        </w:rPr>
        <w:tab/>
        <w:t xml:space="preserve">The ability to exert a force of 250 N or more or a torque of 250 Nm or more and using </w:t>
      </w:r>
      <w:proofErr w:type="gramStart"/>
      <w:r w:rsidRPr="00BA25A1">
        <w:rPr>
          <w:sz w:val="22"/>
        </w:rPr>
        <w:t>titanium based</w:t>
      </w:r>
      <w:proofErr w:type="gramEnd"/>
      <w:r w:rsidRPr="00BA25A1">
        <w:rPr>
          <w:sz w:val="22"/>
        </w:rPr>
        <w:t xml:space="preserve"> alloys or "composite" "fibrous or filamentary materials" in their structural </w:t>
      </w:r>
      <w:proofErr w:type="gramStart"/>
      <w:r w:rsidRPr="00BA25A1">
        <w:rPr>
          <w:sz w:val="22"/>
        </w:rPr>
        <w:t>members;</w:t>
      </w:r>
      <w:proofErr w:type="gramEnd"/>
    </w:p>
    <w:p w14:paraId="16AED635" w14:textId="77777777" w:rsidR="00F656D0" w:rsidRPr="00BA25A1" w:rsidRDefault="00F656D0">
      <w:pPr>
        <w:pStyle w:val="1A1a1"/>
        <w:ind w:right="2"/>
        <w:jc w:val="both"/>
        <w:rPr>
          <w:sz w:val="22"/>
          <w:szCs w:val="22"/>
        </w:rPr>
      </w:pPr>
    </w:p>
    <w:p w14:paraId="4C5C72EA"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i.</w:t>
      </w:r>
      <w:r w:rsidRPr="00BA25A1">
        <w:rPr>
          <w:sz w:val="22"/>
        </w:rPr>
        <w:tab/>
      </w:r>
      <w:r w:rsidRPr="00BA25A1">
        <w:rPr>
          <w:spacing w:val="-2"/>
          <w:sz w:val="22"/>
          <w:szCs w:val="22"/>
        </w:rPr>
        <w:t>Remotely controlled articulated manipulators specially designed or modified for use with submersible vehicles and having any of the following:</w:t>
      </w:r>
    </w:p>
    <w:p w14:paraId="11B155AD" w14:textId="77777777" w:rsidR="00F656D0" w:rsidRPr="00BA25A1" w:rsidRDefault="00F656D0">
      <w:pPr>
        <w:pStyle w:val="1A1a1"/>
        <w:ind w:left="2064" w:hanging="2041"/>
        <w:jc w:val="both"/>
        <w:rPr>
          <w:sz w:val="22"/>
          <w:szCs w:val="22"/>
        </w:rPr>
      </w:pPr>
      <w:r w:rsidRPr="00BA25A1">
        <w:rPr>
          <w:sz w:val="22"/>
        </w:rPr>
        <w:tab/>
      </w:r>
      <w:r w:rsidRPr="00BA25A1">
        <w:rPr>
          <w:sz w:val="22"/>
        </w:rPr>
        <w:tab/>
      </w:r>
      <w:r w:rsidRPr="00BA25A1">
        <w:rPr>
          <w:sz w:val="22"/>
        </w:rPr>
        <w:tab/>
      </w:r>
      <w:r w:rsidRPr="00BA25A1">
        <w:rPr>
          <w:sz w:val="22"/>
        </w:rPr>
        <w:tab/>
        <w:t>1.</w:t>
      </w:r>
      <w:r w:rsidRPr="00BA25A1">
        <w:rPr>
          <w:sz w:val="22"/>
        </w:rPr>
        <w:tab/>
        <w:t xml:space="preserve">Systems which control the manipulator using information from sensors which measure </w:t>
      </w:r>
      <w:r w:rsidRPr="00BA25A1">
        <w:rPr>
          <w:sz w:val="22"/>
          <w:szCs w:val="22"/>
        </w:rPr>
        <w:t>any of the following:</w:t>
      </w:r>
    </w:p>
    <w:p w14:paraId="5B307914" w14:textId="77777777" w:rsidR="00F656D0" w:rsidRPr="00BA25A1" w:rsidRDefault="00F656D0">
      <w:pPr>
        <w:pStyle w:val="1A1a1a"/>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a.</w:t>
      </w:r>
      <w:r w:rsidRPr="00BA25A1">
        <w:rPr>
          <w:sz w:val="22"/>
          <w:szCs w:val="22"/>
        </w:rPr>
        <w:tab/>
        <w:t xml:space="preserve">Torque or force applied to an external object; </w:t>
      </w:r>
      <w:r w:rsidRPr="00BA25A1">
        <w:rPr>
          <w:sz w:val="22"/>
          <w:szCs w:val="22"/>
          <w:u w:val="single"/>
        </w:rPr>
        <w:t>or</w:t>
      </w:r>
    </w:p>
    <w:p w14:paraId="6DA1ED0C" w14:textId="77777777" w:rsidR="00F656D0" w:rsidRPr="00BA25A1" w:rsidRDefault="00F656D0">
      <w:pPr>
        <w:pStyle w:val="1A1a1a"/>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r>
      <w:r w:rsidRPr="00BA25A1">
        <w:rPr>
          <w:sz w:val="22"/>
          <w:szCs w:val="22"/>
        </w:rPr>
        <w:tab/>
        <w:t>b.</w:t>
      </w:r>
      <w:r w:rsidRPr="00BA25A1">
        <w:rPr>
          <w:sz w:val="22"/>
          <w:szCs w:val="22"/>
        </w:rPr>
        <w:tab/>
        <w:t xml:space="preserve">Tactile sense between the manipulator and an external object; </w:t>
      </w:r>
      <w:r w:rsidRPr="00BA25A1">
        <w:rPr>
          <w:sz w:val="22"/>
          <w:szCs w:val="22"/>
          <w:u w:val="single"/>
        </w:rPr>
        <w:t>or</w:t>
      </w:r>
    </w:p>
    <w:p w14:paraId="780FDE11" w14:textId="77777777" w:rsidR="00F656D0" w:rsidRPr="00BA25A1" w:rsidRDefault="00F656D0">
      <w:pPr>
        <w:pStyle w:val="1A1a1"/>
        <w:spacing w:before="120"/>
        <w:ind w:left="2064" w:hanging="2041"/>
        <w:jc w:val="both"/>
        <w:rPr>
          <w:sz w:val="22"/>
        </w:rPr>
      </w:pPr>
      <w:r w:rsidRPr="00BA25A1">
        <w:rPr>
          <w:sz w:val="22"/>
        </w:rPr>
        <w:tab/>
      </w:r>
      <w:r w:rsidRPr="00BA25A1">
        <w:rPr>
          <w:sz w:val="22"/>
        </w:rPr>
        <w:tab/>
      </w:r>
      <w:r w:rsidRPr="00BA25A1">
        <w:rPr>
          <w:sz w:val="22"/>
        </w:rPr>
        <w:tab/>
      </w:r>
      <w:r w:rsidRPr="00BA25A1">
        <w:rPr>
          <w:sz w:val="22"/>
        </w:rPr>
        <w:tab/>
        <w:t>2.</w:t>
      </w:r>
      <w:r w:rsidRPr="00BA25A1">
        <w:rPr>
          <w:sz w:val="22"/>
        </w:rPr>
        <w:tab/>
        <w:t xml:space="preserve">Controlled by proportional master-slave techniques and having 5 degrees of 'freedom of movement' or </w:t>
      </w:r>
      <w:proofErr w:type="gramStart"/>
      <w:r w:rsidRPr="00BA25A1">
        <w:rPr>
          <w:sz w:val="22"/>
        </w:rPr>
        <w:t>more;</w:t>
      </w:r>
      <w:proofErr w:type="gramEnd"/>
    </w:p>
    <w:p w14:paraId="13C723FF" w14:textId="77777777" w:rsidR="00F656D0" w:rsidRPr="00BA25A1" w:rsidRDefault="00F656D0">
      <w:pPr>
        <w:pStyle w:val="1A1a1note1"/>
        <w:spacing w:before="120"/>
        <w:ind w:left="2857" w:hanging="799"/>
        <w:jc w:val="both"/>
        <w:rPr>
          <w:i/>
          <w:sz w:val="22"/>
        </w:rPr>
      </w:pPr>
      <w:r w:rsidRPr="00BA25A1">
        <w:rPr>
          <w:i/>
          <w:sz w:val="22"/>
          <w:u w:val="single"/>
        </w:rPr>
        <w:t>Technical Note</w:t>
      </w:r>
    </w:p>
    <w:p w14:paraId="59BC9DD0" w14:textId="77777777" w:rsidR="00F656D0" w:rsidRPr="00BA25A1" w:rsidRDefault="00351B7D">
      <w:pPr>
        <w:pStyle w:val="1A1a1note1"/>
        <w:numPr>
          <w:ins w:id="0" w:author="Author"/>
        </w:numPr>
        <w:ind w:left="2070" w:right="2" w:hanging="10"/>
        <w:jc w:val="both"/>
        <w:rPr>
          <w:i/>
          <w:sz w:val="22"/>
          <w:szCs w:val="22"/>
        </w:rPr>
      </w:pPr>
      <w:r w:rsidRPr="00BA25A1">
        <w:rPr>
          <w:i/>
          <w:sz w:val="22"/>
          <w:szCs w:val="22"/>
        </w:rPr>
        <w:t>For the purposes of 8.A.2.i.2., o</w:t>
      </w:r>
      <w:r w:rsidR="00337DF6" w:rsidRPr="00BA25A1">
        <w:rPr>
          <w:i/>
          <w:sz w:val="22"/>
          <w:szCs w:val="22"/>
        </w:rPr>
        <w:t>nly functions having proportionally related motion</w:t>
      </w:r>
      <w:r w:rsidR="00337DF6" w:rsidRPr="00BA25A1">
        <w:rPr>
          <w:b/>
          <w:sz w:val="22"/>
          <w:szCs w:val="22"/>
        </w:rPr>
        <w:t xml:space="preserve"> </w:t>
      </w:r>
      <w:r w:rsidR="00337DF6" w:rsidRPr="00BA25A1">
        <w:rPr>
          <w:i/>
          <w:sz w:val="22"/>
          <w:szCs w:val="22"/>
        </w:rPr>
        <w:t>control using positional feedback are counted when determining the number of degrees of 'freedom of movement'.</w:t>
      </w:r>
    </w:p>
    <w:p w14:paraId="33FF2CE6" w14:textId="77777777" w:rsidR="00F656D0" w:rsidRPr="00BA25A1" w:rsidRDefault="00D15A11">
      <w:pPr>
        <w:pStyle w:val="1A1a"/>
        <w:ind w:right="2"/>
        <w:jc w:val="both"/>
        <w:rPr>
          <w:spacing w:val="-4"/>
          <w:sz w:val="18"/>
          <w:szCs w:val="18"/>
        </w:rPr>
      </w:pPr>
      <w:r w:rsidRPr="00BA25A1">
        <w:rPr>
          <w:spacing w:val="-4"/>
          <w:sz w:val="18"/>
          <w:szCs w:val="18"/>
        </w:rPr>
        <w:br w:type="page"/>
      </w:r>
    </w:p>
    <w:p w14:paraId="5F6A4274" w14:textId="77777777" w:rsidR="00F656D0" w:rsidRPr="00BA25A1" w:rsidRDefault="00F656D0">
      <w:pPr>
        <w:pStyle w:val="1A1a"/>
        <w:ind w:right="2"/>
        <w:jc w:val="both"/>
        <w:rPr>
          <w:spacing w:val="-4"/>
          <w:sz w:val="16"/>
        </w:rPr>
      </w:pPr>
      <w:r w:rsidRPr="00BA25A1">
        <w:rPr>
          <w:spacing w:val="-4"/>
          <w:sz w:val="22"/>
        </w:rPr>
        <w:t>8.</w:t>
      </w:r>
      <w:r w:rsidRPr="00BA25A1">
        <w:rPr>
          <w:spacing w:val="-4"/>
          <w:sz w:val="22"/>
        </w:rPr>
        <w:tab/>
        <w:t>A.</w:t>
      </w:r>
      <w:r w:rsidRPr="00BA25A1">
        <w:rPr>
          <w:spacing w:val="-4"/>
          <w:sz w:val="22"/>
        </w:rPr>
        <w:tab/>
        <w:t>2.</w:t>
      </w:r>
      <w:r w:rsidRPr="00BA25A1">
        <w:rPr>
          <w:spacing w:val="-4"/>
          <w:sz w:val="22"/>
        </w:rPr>
        <w:tab/>
        <w:t>j.</w:t>
      </w:r>
      <w:r w:rsidRPr="00BA25A1">
        <w:rPr>
          <w:spacing w:val="-4"/>
          <w:sz w:val="22"/>
        </w:rPr>
        <w:tab/>
        <w:t>Air independent power systems specially designed for underwater use, as follows:</w:t>
      </w:r>
    </w:p>
    <w:p w14:paraId="0A844040" w14:textId="77777777" w:rsidR="00F656D0" w:rsidRPr="00BA25A1" w:rsidRDefault="00F656D0">
      <w:pPr>
        <w:pStyle w:val="1A1a1"/>
        <w:ind w:right="2"/>
        <w:jc w:val="both"/>
        <w:rPr>
          <w:sz w:val="22"/>
        </w:rPr>
      </w:pPr>
      <w:r w:rsidRPr="00BA25A1">
        <w:rPr>
          <w:sz w:val="22"/>
        </w:rPr>
        <w:tab/>
      </w:r>
      <w:r w:rsidRPr="00BA25A1">
        <w:rPr>
          <w:sz w:val="22"/>
        </w:rPr>
        <w:tab/>
      </w:r>
      <w:r w:rsidRPr="00BA25A1">
        <w:rPr>
          <w:sz w:val="22"/>
        </w:rPr>
        <w:tab/>
      </w:r>
      <w:r w:rsidRPr="00BA25A1">
        <w:rPr>
          <w:sz w:val="22"/>
        </w:rPr>
        <w:tab/>
        <w:t>1.</w:t>
      </w:r>
      <w:r w:rsidRPr="00BA25A1">
        <w:rPr>
          <w:sz w:val="22"/>
        </w:rPr>
        <w:tab/>
        <w:t>Brayton or Rankine cycle engine air independent power systems having any of the following:</w:t>
      </w:r>
    </w:p>
    <w:p w14:paraId="0EA17E24"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Chemical scrubber or absorber systems, specially designed to remove carbon dioxide, carbon monoxide and particulates from recirculated engine </w:t>
      </w:r>
      <w:proofErr w:type="gramStart"/>
      <w:r w:rsidRPr="00BA25A1">
        <w:rPr>
          <w:sz w:val="22"/>
        </w:rPr>
        <w:t>exhaust;</w:t>
      </w:r>
      <w:proofErr w:type="gramEnd"/>
    </w:p>
    <w:p w14:paraId="6470E8F8" w14:textId="77777777" w:rsidR="00F656D0" w:rsidRPr="00BA25A1" w:rsidRDefault="00134626">
      <w:pPr>
        <w:pStyle w:val="1A1a1a"/>
        <w:ind w:right="2"/>
        <w:jc w:val="both"/>
        <w:rPr>
          <w:sz w:val="22"/>
        </w:rPr>
      </w:pPr>
      <w:r w:rsidRPr="00BA25A1">
        <w:rPr>
          <w:spacing w:val="-4"/>
          <w:sz w:val="22"/>
        </w:rPr>
        <w:tab/>
      </w:r>
      <w:r w:rsidRPr="00BA25A1">
        <w:rPr>
          <w:spacing w:val="-4"/>
          <w:sz w:val="22"/>
        </w:rPr>
        <w:tab/>
      </w:r>
      <w:r w:rsidRPr="00BA25A1">
        <w:rPr>
          <w:spacing w:val="-4"/>
          <w:sz w:val="22"/>
        </w:rPr>
        <w:tab/>
      </w:r>
      <w:r w:rsidR="00F656D0" w:rsidRPr="00BA25A1">
        <w:rPr>
          <w:spacing w:val="-4"/>
          <w:sz w:val="22"/>
        </w:rPr>
        <w:tab/>
      </w:r>
      <w:r w:rsidR="00F656D0" w:rsidRPr="00BA25A1">
        <w:rPr>
          <w:sz w:val="22"/>
        </w:rPr>
        <w:tab/>
        <w:t>b.</w:t>
      </w:r>
      <w:r w:rsidR="00F656D0" w:rsidRPr="00BA25A1">
        <w:rPr>
          <w:sz w:val="22"/>
        </w:rPr>
        <w:tab/>
        <w:t xml:space="preserve">Systems specially designed to use </w:t>
      </w:r>
      <w:proofErr w:type="gramStart"/>
      <w:r w:rsidR="00F656D0" w:rsidRPr="00BA25A1">
        <w:rPr>
          <w:sz w:val="22"/>
        </w:rPr>
        <w:t>a monoatomic</w:t>
      </w:r>
      <w:proofErr w:type="gramEnd"/>
      <w:r w:rsidR="00F656D0" w:rsidRPr="00BA25A1">
        <w:rPr>
          <w:sz w:val="22"/>
        </w:rPr>
        <w:t xml:space="preserve"> </w:t>
      </w:r>
      <w:proofErr w:type="gramStart"/>
      <w:r w:rsidR="00F656D0" w:rsidRPr="00BA25A1">
        <w:rPr>
          <w:sz w:val="22"/>
        </w:rPr>
        <w:t>gas;</w:t>
      </w:r>
      <w:proofErr w:type="gramEnd"/>
    </w:p>
    <w:p w14:paraId="5AA64D48"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c.</w:t>
      </w:r>
      <w:r w:rsidRPr="00BA25A1">
        <w:rPr>
          <w:sz w:val="22"/>
        </w:rPr>
        <w:tab/>
        <w:t xml:space="preserve">Devices or enclosures, specially designed for underwater noise reduction in frequencies below 10 kHz, or special mounting devices for shock </w:t>
      </w:r>
      <w:proofErr w:type="gramStart"/>
      <w:r w:rsidRPr="00BA25A1">
        <w:rPr>
          <w:sz w:val="22"/>
        </w:rPr>
        <w:t>mitigation;</w:t>
      </w:r>
      <w:proofErr w:type="gramEnd"/>
      <w:r w:rsidRPr="00BA25A1">
        <w:rPr>
          <w:sz w:val="22"/>
        </w:rPr>
        <w:t xml:space="preserve"> </w:t>
      </w:r>
      <w:r w:rsidRPr="00BA25A1">
        <w:rPr>
          <w:sz w:val="22"/>
          <w:u w:val="single"/>
        </w:rPr>
        <w:t>or</w:t>
      </w:r>
    </w:p>
    <w:p w14:paraId="38EF9F2B"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d.</w:t>
      </w:r>
      <w:r w:rsidRPr="00BA25A1">
        <w:rPr>
          <w:sz w:val="22"/>
        </w:rPr>
        <w:tab/>
        <w:t xml:space="preserve">Systems having </w:t>
      </w:r>
      <w:proofErr w:type="gramStart"/>
      <w:r w:rsidRPr="00BA25A1">
        <w:rPr>
          <w:sz w:val="22"/>
        </w:rPr>
        <w:t>all of</w:t>
      </w:r>
      <w:proofErr w:type="gramEnd"/>
      <w:r w:rsidRPr="00BA25A1">
        <w:rPr>
          <w:sz w:val="22"/>
        </w:rPr>
        <w:t xml:space="preserve"> the following:</w:t>
      </w:r>
    </w:p>
    <w:p w14:paraId="5BBA108F" w14:textId="77777777" w:rsidR="00F656D0" w:rsidRPr="00BA25A1" w:rsidRDefault="00F656D0">
      <w:pPr>
        <w:pStyle w:val="1A1a1a1"/>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sz w:val="22"/>
        </w:rPr>
        <w:tab/>
        <w:t>1.</w:t>
      </w:r>
      <w:r w:rsidRPr="00BA25A1">
        <w:rPr>
          <w:sz w:val="22"/>
        </w:rPr>
        <w:tab/>
        <w:t xml:space="preserve">Specially designed to </w:t>
      </w:r>
      <w:proofErr w:type="spellStart"/>
      <w:r w:rsidRPr="00BA25A1">
        <w:rPr>
          <w:sz w:val="22"/>
        </w:rPr>
        <w:t>pressurise</w:t>
      </w:r>
      <w:proofErr w:type="spellEnd"/>
      <w:r w:rsidRPr="00BA25A1">
        <w:rPr>
          <w:sz w:val="22"/>
        </w:rPr>
        <w:t xml:space="preserve"> the products of reaction or for fuel </w:t>
      </w:r>
      <w:proofErr w:type="gramStart"/>
      <w:r w:rsidRPr="00BA25A1">
        <w:rPr>
          <w:sz w:val="22"/>
        </w:rPr>
        <w:t>reformation;</w:t>
      </w:r>
      <w:proofErr w:type="gramEnd"/>
    </w:p>
    <w:p w14:paraId="0C1A12EC" w14:textId="77777777" w:rsidR="00F656D0" w:rsidRPr="00BA25A1" w:rsidRDefault="00F656D0">
      <w:pPr>
        <w:pStyle w:val="1A1a1a1"/>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sz w:val="22"/>
        </w:rPr>
        <w:tab/>
        <w:t>2.</w:t>
      </w:r>
      <w:r w:rsidRPr="00BA25A1">
        <w:rPr>
          <w:sz w:val="22"/>
        </w:rPr>
        <w:tab/>
        <w:t xml:space="preserve">Specially designed to store the products of the reaction; </w:t>
      </w:r>
      <w:r w:rsidRPr="00BA25A1">
        <w:rPr>
          <w:sz w:val="22"/>
          <w:u w:val="single"/>
        </w:rPr>
        <w:t>and</w:t>
      </w:r>
    </w:p>
    <w:p w14:paraId="5F549A76" w14:textId="77777777" w:rsidR="00F656D0" w:rsidRPr="00BA25A1" w:rsidRDefault="00F656D0">
      <w:pPr>
        <w:pStyle w:val="1A1a1a1"/>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sz w:val="22"/>
        </w:rPr>
        <w:tab/>
        <w:t>3.</w:t>
      </w:r>
      <w:r w:rsidRPr="00BA25A1">
        <w:rPr>
          <w:sz w:val="22"/>
        </w:rPr>
        <w:tab/>
        <w:t xml:space="preserve">Specially designed to discharge the products of the reaction against a pressure of 100 kPa or </w:t>
      </w:r>
      <w:proofErr w:type="gramStart"/>
      <w:r w:rsidRPr="00BA25A1">
        <w:rPr>
          <w:sz w:val="22"/>
        </w:rPr>
        <w:t>more;</w:t>
      </w:r>
      <w:proofErr w:type="gramEnd"/>
    </w:p>
    <w:p w14:paraId="4BB67995" w14:textId="77777777" w:rsidR="00F656D0" w:rsidRPr="00BA25A1" w:rsidRDefault="00F656D0">
      <w:pPr>
        <w:pStyle w:val="1A"/>
        <w:ind w:right="2"/>
        <w:jc w:val="both"/>
        <w:rPr>
          <w:sz w:val="16"/>
        </w:rPr>
      </w:pPr>
    </w:p>
    <w:p w14:paraId="3263255E" w14:textId="77777777" w:rsidR="00F656D0" w:rsidRPr="00BA25A1" w:rsidRDefault="00F656D0">
      <w:pPr>
        <w:pStyle w:val="1A1a1"/>
        <w:ind w:right="2"/>
        <w:jc w:val="both"/>
        <w:rPr>
          <w:spacing w:val="-2"/>
          <w:sz w:val="22"/>
          <w:szCs w:val="22"/>
        </w:rPr>
      </w:pPr>
      <w:r w:rsidRPr="00BA25A1">
        <w:rPr>
          <w:sz w:val="22"/>
        </w:rPr>
        <w:t>8.</w:t>
      </w:r>
      <w:r w:rsidRPr="00BA25A1">
        <w:rPr>
          <w:sz w:val="22"/>
        </w:rPr>
        <w:tab/>
        <w:t>A.</w:t>
      </w:r>
      <w:r w:rsidRPr="00BA25A1">
        <w:rPr>
          <w:sz w:val="22"/>
        </w:rPr>
        <w:tab/>
        <w:t>2.</w:t>
      </w:r>
      <w:r w:rsidRPr="00BA25A1">
        <w:rPr>
          <w:sz w:val="22"/>
        </w:rPr>
        <w:tab/>
        <w:t>j.</w:t>
      </w:r>
      <w:r w:rsidRPr="00BA25A1">
        <w:rPr>
          <w:sz w:val="22"/>
        </w:rPr>
        <w:tab/>
        <w:t>2.</w:t>
      </w:r>
      <w:r w:rsidRPr="00BA25A1">
        <w:rPr>
          <w:sz w:val="22"/>
        </w:rPr>
        <w:tab/>
      </w:r>
      <w:r w:rsidRPr="00BA25A1">
        <w:rPr>
          <w:spacing w:val="-2"/>
          <w:sz w:val="22"/>
          <w:szCs w:val="22"/>
        </w:rPr>
        <w:t xml:space="preserve">Diesel cycle engine air independent systems having </w:t>
      </w:r>
      <w:proofErr w:type="gramStart"/>
      <w:r w:rsidRPr="00BA25A1">
        <w:rPr>
          <w:spacing w:val="-2"/>
          <w:sz w:val="22"/>
          <w:szCs w:val="22"/>
        </w:rPr>
        <w:t>all of</w:t>
      </w:r>
      <w:proofErr w:type="gramEnd"/>
      <w:r w:rsidRPr="00BA25A1">
        <w:rPr>
          <w:spacing w:val="-2"/>
          <w:sz w:val="22"/>
          <w:szCs w:val="22"/>
        </w:rPr>
        <w:t xml:space="preserve"> the following:</w:t>
      </w:r>
    </w:p>
    <w:p w14:paraId="209D51A1"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Chemical scrubber or absorber systems, specially designed to remove carbon dioxide, carbon monoxide and particulates from recirculated engine </w:t>
      </w:r>
      <w:proofErr w:type="gramStart"/>
      <w:r w:rsidRPr="00BA25A1">
        <w:rPr>
          <w:sz w:val="22"/>
        </w:rPr>
        <w:t>exhaust;</w:t>
      </w:r>
      <w:proofErr w:type="gramEnd"/>
    </w:p>
    <w:p w14:paraId="4E515618"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b.</w:t>
      </w:r>
      <w:r w:rsidRPr="00BA25A1">
        <w:rPr>
          <w:sz w:val="22"/>
        </w:rPr>
        <w:tab/>
        <w:t xml:space="preserve">Systems specially designed to use </w:t>
      </w:r>
      <w:proofErr w:type="gramStart"/>
      <w:r w:rsidRPr="00BA25A1">
        <w:rPr>
          <w:sz w:val="22"/>
        </w:rPr>
        <w:t>a monoatomic</w:t>
      </w:r>
      <w:proofErr w:type="gramEnd"/>
      <w:r w:rsidRPr="00BA25A1">
        <w:rPr>
          <w:sz w:val="22"/>
        </w:rPr>
        <w:t xml:space="preserve"> </w:t>
      </w:r>
      <w:proofErr w:type="gramStart"/>
      <w:r w:rsidRPr="00BA25A1">
        <w:rPr>
          <w:sz w:val="22"/>
        </w:rPr>
        <w:t>gas;</w:t>
      </w:r>
      <w:proofErr w:type="gramEnd"/>
    </w:p>
    <w:p w14:paraId="2160B0EF"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c.</w:t>
      </w:r>
      <w:r w:rsidRPr="00BA25A1">
        <w:rPr>
          <w:sz w:val="22"/>
        </w:rPr>
        <w:tab/>
        <w:t xml:space="preserve">Devices or enclosures, specially designed for underwater noise reduction in frequencies below 10 kHz, or special mounting devices for shock mitigation; </w:t>
      </w:r>
      <w:r w:rsidRPr="00BA25A1">
        <w:rPr>
          <w:sz w:val="22"/>
          <w:u w:val="single"/>
        </w:rPr>
        <w:t>and</w:t>
      </w:r>
    </w:p>
    <w:p w14:paraId="15708EFA"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d.</w:t>
      </w:r>
      <w:r w:rsidRPr="00BA25A1">
        <w:rPr>
          <w:sz w:val="22"/>
        </w:rPr>
        <w:tab/>
        <w:t xml:space="preserve">Specially designed exhaust systems that do not exhaust continuously the products of </w:t>
      </w:r>
      <w:proofErr w:type="gramStart"/>
      <w:r w:rsidRPr="00BA25A1">
        <w:rPr>
          <w:sz w:val="22"/>
        </w:rPr>
        <w:t>combustion;</w:t>
      </w:r>
      <w:proofErr w:type="gramEnd"/>
    </w:p>
    <w:p w14:paraId="1A29D19B" w14:textId="77777777" w:rsidR="00F656D0" w:rsidRPr="00BA25A1" w:rsidRDefault="00F656D0">
      <w:pPr>
        <w:pStyle w:val="1A"/>
        <w:ind w:right="2"/>
        <w:jc w:val="both"/>
        <w:rPr>
          <w:sz w:val="16"/>
        </w:rPr>
      </w:pPr>
    </w:p>
    <w:p w14:paraId="515AF768" w14:textId="77777777" w:rsidR="00F656D0" w:rsidRPr="00BA25A1" w:rsidRDefault="00F656D0">
      <w:pPr>
        <w:pStyle w:val="1A1a1"/>
        <w:ind w:right="2"/>
        <w:jc w:val="both"/>
        <w:rPr>
          <w:sz w:val="22"/>
        </w:rPr>
      </w:pPr>
      <w:r w:rsidRPr="00BA25A1">
        <w:rPr>
          <w:sz w:val="22"/>
        </w:rPr>
        <w:t>8.</w:t>
      </w:r>
      <w:r w:rsidRPr="00BA25A1">
        <w:rPr>
          <w:sz w:val="22"/>
        </w:rPr>
        <w:tab/>
        <w:t>A.</w:t>
      </w:r>
      <w:r w:rsidRPr="00BA25A1">
        <w:rPr>
          <w:sz w:val="22"/>
        </w:rPr>
        <w:tab/>
        <w:t>2.</w:t>
      </w:r>
      <w:r w:rsidRPr="00BA25A1">
        <w:rPr>
          <w:sz w:val="22"/>
        </w:rPr>
        <w:tab/>
        <w:t>j.</w:t>
      </w:r>
      <w:r w:rsidRPr="00BA25A1">
        <w:rPr>
          <w:sz w:val="22"/>
        </w:rPr>
        <w:tab/>
        <w:t>3.</w:t>
      </w:r>
      <w:r w:rsidRPr="00BA25A1">
        <w:rPr>
          <w:sz w:val="22"/>
        </w:rPr>
        <w:tab/>
      </w:r>
      <w:r w:rsidR="00D53715" w:rsidRPr="00BA25A1">
        <w:rPr>
          <w:sz w:val="22"/>
        </w:rPr>
        <w:t>"</w:t>
      </w:r>
      <w:r w:rsidRPr="00BA25A1">
        <w:rPr>
          <w:sz w:val="22"/>
        </w:rPr>
        <w:t>Fuel cell</w:t>
      </w:r>
      <w:r w:rsidR="00D53715" w:rsidRPr="00BA25A1">
        <w:rPr>
          <w:sz w:val="22"/>
        </w:rPr>
        <w:t>"</w:t>
      </w:r>
      <w:r w:rsidRPr="00BA25A1">
        <w:rPr>
          <w:sz w:val="22"/>
        </w:rPr>
        <w:t xml:space="preserve"> air independent power systems with an output exceeding 2 kW and having any of the following:</w:t>
      </w:r>
    </w:p>
    <w:p w14:paraId="29D2314A"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Devices or enclosures, specially designed for underwater noise reduction in frequencies below 10 kHz, or special mounting devices for shock </w:t>
      </w:r>
      <w:proofErr w:type="gramStart"/>
      <w:r w:rsidRPr="00BA25A1">
        <w:rPr>
          <w:sz w:val="22"/>
        </w:rPr>
        <w:t>mitigation;</w:t>
      </w:r>
      <w:proofErr w:type="gramEnd"/>
      <w:r w:rsidRPr="00BA25A1">
        <w:rPr>
          <w:sz w:val="22"/>
        </w:rPr>
        <w:t xml:space="preserve"> </w:t>
      </w:r>
      <w:r w:rsidRPr="00BA25A1">
        <w:rPr>
          <w:sz w:val="22"/>
          <w:u w:val="single"/>
        </w:rPr>
        <w:t>or</w:t>
      </w:r>
    </w:p>
    <w:p w14:paraId="7FB9BBEC"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b.</w:t>
      </w:r>
      <w:r w:rsidRPr="00BA25A1">
        <w:rPr>
          <w:sz w:val="22"/>
        </w:rPr>
        <w:tab/>
        <w:t xml:space="preserve">Systems having </w:t>
      </w:r>
      <w:proofErr w:type="gramStart"/>
      <w:r w:rsidRPr="00BA25A1">
        <w:rPr>
          <w:sz w:val="22"/>
        </w:rPr>
        <w:t>all of</w:t>
      </w:r>
      <w:proofErr w:type="gramEnd"/>
      <w:r w:rsidRPr="00BA25A1">
        <w:rPr>
          <w:sz w:val="22"/>
        </w:rPr>
        <w:t xml:space="preserve"> the following:</w:t>
      </w:r>
    </w:p>
    <w:p w14:paraId="136B36FC" w14:textId="77777777" w:rsidR="00F656D0" w:rsidRPr="00BA25A1" w:rsidRDefault="00F656D0">
      <w:pPr>
        <w:pStyle w:val="1A1a1a1"/>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sz w:val="22"/>
        </w:rPr>
        <w:tab/>
        <w:t>1</w:t>
      </w:r>
      <w:proofErr w:type="gramStart"/>
      <w:r w:rsidRPr="00BA25A1">
        <w:rPr>
          <w:sz w:val="22"/>
        </w:rPr>
        <w:t>.</w:t>
      </w:r>
      <w:r w:rsidRPr="00BA25A1">
        <w:rPr>
          <w:sz w:val="22"/>
        </w:rPr>
        <w:tab/>
        <w:t xml:space="preserve"> Specially</w:t>
      </w:r>
      <w:proofErr w:type="gramEnd"/>
      <w:r w:rsidRPr="00BA25A1">
        <w:rPr>
          <w:sz w:val="22"/>
        </w:rPr>
        <w:t xml:space="preserve"> designed to </w:t>
      </w:r>
      <w:proofErr w:type="spellStart"/>
      <w:r w:rsidRPr="00BA25A1">
        <w:rPr>
          <w:sz w:val="22"/>
        </w:rPr>
        <w:t>pressurise</w:t>
      </w:r>
      <w:proofErr w:type="spellEnd"/>
      <w:r w:rsidRPr="00BA25A1">
        <w:rPr>
          <w:sz w:val="22"/>
        </w:rPr>
        <w:t xml:space="preserve"> the products of reaction or for fuel </w:t>
      </w:r>
      <w:proofErr w:type="gramStart"/>
      <w:r w:rsidRPr="00BA25A1">
        <w:rPr>
          <w:sz w:val="22"/>
        </w:rPr>
        <w:t>reformation;</w:t>
      </w:r>
      <w:proofErr w:type="gramEnd"/>
    </w:p>
    <w:p w14:paraId="13292AE8" w14:textId="77777777" w:rsidR="00F656D0" w:rsidRPr="00BA25A1" w:rsidRDefault="00F656D0">
      <w:pPr>
        <w:pStyle w:val="1A1a1a1"/>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sz w:val="22"/>
        </w:rPr>
        <w:tab/>
        <w:t>2.</w:t>
      </w:r>
      <w:r w:rsidRPr="00BA25A1">
        <w:rPr>
          <w:sz w:val="22"/>
        </w:rPr>
        <w:tab/>
        <w:t xml:space="preserve">Specially designed to store the products of the reaction; </w:t>
      </w:r>
      <w:r w:rsidRPr="00BA25A1">
        <w:rPr>
          <w:sz w:val="22"/>
          <w:u w:val="single"/>
        </w:rPr>
        <w:t>and</w:t>
      </w:r>
    </w:p>
    <w:p w14:paraId="2D5FB317" w14:textId="77777777" w:rsidR="00F656D0" w:rsidRPr="00BA25A1" w:rsidRDefault="00F656D0">
      <w:pPr>
        <w:pStyle w:val="1A1a1a1"/>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sz w:val="22"/>
        </w:rPr>
        <w:tab/>
        <w:t>3.</w:t>
      </w:r>
      <w:r w:rsidRPr="00BA25A1">
        <w:rPr>
          <w:sz w:val="22"/>
        </w:rPr>
        <w:tab/>
        <w:t xml:space="preserve">Specially designed to discharge the products of the reaction against a pressure of 100 kPa or </w:t>
      </w:r>
      <w:proofErr w:type="gramStart"/>
      <w:r w:rsidRPr="00BA25A1">
        <w:rPr>
          <w:sz w:val="22"/>
        </w:rPr>
        <w:t>more;</w:t>
      </w:r>
      <w:proofErr w:type="gramEnd"/>
    </w:p>
    <w:p w14:paraId="4B6644A8" w14:textId="77777777" w:rsidR="00F656D0" w:rsidRPr="00BA25A1" w:rsidRDefault="00F656D0">
      <w:pPr>
        <w:pStyle w:val="1A1a"/>
        <w:ind w:right="2"/>
        <w:jc w:val="both"/>
        <w:rPr>
          <w:sz w:val="12"/>
          <w:szCs w:val="12"/>
        </w:rPr>
      </w:pPr>
    </w:p>
    <w:p w14:paraId="2D64CFED" w14:textId="77777777" w:rsidR="00F656D0" w:rsidRPr="00BA25A1" w:rsidRDefault="00F656D0">
      <w:pPr>
        <w:pStyle w:val="1A1a1"/>
        <w:jc w:val="both"/>
        <w:rPr>
          <w:sz w:val="22"/>
        </w:rPr>
      </w:pPr>
      <w:r w:rsidRPr="00BA25A1">
        <w:rPr>
          <w:sz w:val="22"/>
        </w:rPr>
        <w:t>8.</w:t>
      </w:r>
      <w:r w:rsidRPr="00BA25A1">
        <w:rPr>
          <w:sz w:val="22"/>
        </w:rPr>
        <w:tab/>
        <w:t>A.</w:t>
      </w:r>
      <w:r w:rsidRPr="00BA25A1">
        <w:rPr>
          <w:sz w:val="22"/>
        </w:rPr>
        <w:tab/>
        <w:t>2.</w:t>
      </w:r>
      <w:r w:rsidRPr="00BA25A1">
        <w:rPr>
          <w:sz w:val="22"/>
        </w:rPr>
        <w:tab/>
        <w:t>j.</w:t>
      </w:r>
      <w:r w:rsidRPr="00BA25A1">
        <w:rPr>
          <w:sz w:val="22"/>
        </w:rPr>
        <w:tab/>
        <w:t>4.</w:t>
      </w:r>
      <w:r w:rsidRPr="00BA25A1">
        <w:rPr>
          <w:sz w:val="22"/>
        </w:rPr>
        <w:tab/>
        <w:t xml:space="preserve">Stirling cycle engine air independent power systems having </w:t>
      </w:r>
      <w:proofErr w:type="gramStart"/>
      <w:r w:rsidRPr="00BA25A1">
        <w:rPr>
          <w:sz w:val="22"/>
        </w:rPr>
        <w:t>all of</w:t>
      </w:r>
      <w:proofErr w:type="gramEnd"/>
      <w:r w:rsidRPr="00BA25A1">
        <w:rPr>
          <w:sz w:val="22"/>
        </w:rPr>
        <w:t xml:space="preserve"> the following:</w:t>
      </w:r>
    </w:p>
    <w:p w14:paraId="0F898A59" w14:textId="77777777" w:rsidR="00F656D0" w:rsidRPr="00BA25A1" w:rsidRDefault="00F656D0">
      <w:pPr>
        <w:pStyle w:val="1A1a1a"/>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Devices or enclosures, specially designed for underwater noise reduction in frequencies below 10 kHz, or special mounting devices for shock mitigation; </w:t>
      </w:r>
      <w:r w:rsidRPr="00BA25A1">
        <w:rPr>
          <w:sz w:val="22"/>
          <w:u w:val="single"/>
        </w:rPr>
        <w:t>and</w:t>
      </w:r>
      <w:r w:rsidRPr="00BA25A1">
        <w:rPr>
          <w:sz w:val="22"/>
        </w:rPr>
        <w:t xml:space="preserve"> </w:t>
      </w:r>
    </w:p>
    <w:p w14:paraId="2A8D243E" w14:textId="77777777" w:rsidR="00F656D0" w:rsidRPr="00BA25A1" w:rsidRDefault="00F656D0">
      <w:pPr>
        <w:pStyle w:val="1A1a1a"/>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b.</w:t>
      </w:r>
      <w:r w:rsidRPr="00BA25A1">
        <w:rPr>
          <w:sz w:val="22"/>
        </w:rPr>
        <w:tab/>
        <w:t xml:space="preserve">Specially designed exhaust systems which discharge the products of combustion against a pressure of 100 kPa or </w:t>
      </w:r>
      <w:proofErr w:type="gramStart"/>
      <w:r w:rsidRPr="00BA25A1">
        <w:rPr>
          <w:sz w:val="22"/>
        </w:rPr>
        <w:t>more;</w:t>
      </w:r>
      <w:proofErr w:type="gramEnd"/>
    </w:p>
    <w:p w14:paraId="03B422F0" w14:textId="77777777" w:rsidR="00F656D0" w:rsidRPr="00BA25A1" w:rsidRDefault="00F656D0">
      <w:pPr>
        <w:pStyle w:val="1A1a"/>
        <w:ind w:right="2"/>
        <w:jc w:val="both"/>
        <w:rPr>
          <w:sz w:val="16"/>
          <w:szCs w:val="16"/>
        </w:rPr>
      </w:pPr>
    </w:p>
    <w:p w14:paraId="30ACFE72"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k.</w:t>
      </w:r>
      <w:r w:rsidRPr="00BA25A1">
        <w:rPr>
          <w:sz w:val="22"/>
        </w:rPr>
        <w:tab/>
      </w:r>
      <w:r w:rsidR="00F03D53" w:rsidRPr="00BA25A1">
        <w:rPr>
          <w:sz w:val="22"/>
        </w:rPr>
        <w:t>Not used since 2014</w:t>
      </w:r>
    </w:p>
    <w:p w14:paraId="77AA2A29" w14:textId="77777777" w:rsidR="00F656D0" w:rsidRPr="00BA25A1" w:rsidRDefault="00F656D0">
      <w:pPr>
        <w:pStyle w:val="1A1a1"/>
        <w:ind w:right="2"/>
        <w:jc w:val="both"/>
        <w:rPr>
          <w:sz w:val="18"/>
          <w:szCs w:val="18"/>
        </w:rPr>
      </w:pPr>
    </w:p>
    <w:p w14:paraId="5620636D"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l.</w:t>
      </w:r>
      <w:r w:rsidRPr="00BA25A1">
        <w:rPr>
          <w:sz w:val="22"/>
        </w:rPr>
        <w:tab/>
      </w:r>
      <w:r w:rsidR="00F03D53" w:rsidRPr="00BA25A1">
        <w:rPr>
          <w:sz w:val="22"/>
        </w:rPr>
        <w:t>Not used since 2014</w:t>
      </w:r>
    </w:p>
    <w:p w14:paraId="3393223E" w14:textId="77777777" w:rsidR="00F656D0" w:rsidRPr="00BA25A1" w:rsidRDefault="00F656D0" w:rsidP="00192B39">
      <w:pPr>
        <w:pStyle w:val="1A1a"/>
        <w:ind w:left="0" w:right="2" w:firstLine="0"/>
        <w:jc w:val="both"/>
        <w:rPr>
          <w:sz w:val="18"/>
          <w:szCs w:val="18"/>
        </w:rPr>
      </w:pPr>
    </w:p>
    <w:p w14:paraId="2E956F9A"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m.</w:t>
      </w:r>
      <w:r w:rsidRPr="00BA25A1">
        <w:rPr>
          <w:sz w:val="22"/>
        </w:rPr>
        <w:tab/>
      </w:r>
      <w:r w:rsidR="00BD4FE2" w:rsidRPr="00BA25A1">
        <w:rPr>
          <w:sz w:val="22"/>
        </w:rPr>
        <w:t>Not used since 2014</w:t>
      </w:r>
    </w:p>
    <w:p w14:paraId="35E740EF" w14:textId="77777777" w:rsidR="00F656D0" w:rsidRPr="00BA25A1" w:rsidRDefault="00F656D0">
      <w:pPr>
        <w:pStyle w:val="1A1a"/>
        <w:ind w:right="2"/>
        <w:jc w:val="both"/>
        <w:rPr>
          <w:sz w:val="18"/>
          <w:szCs w:val="18"/>
        </w:rPr>
      </w:pPr>
    </w:p>
    <w:p w14:paraId="03B2F070" w14:textId="77777777" w:rsidR="00F656D0" w:rsidRPr="00BA25A1" w:rsidRDefault="00F656D0">
      <w:pPr>
        <w:pStyle w:val="1A1a"/>
        <w:ind w:right="2"/>
        <w:jc w:val="both"/>
        <w:rPr>
          <w:sz w:val="22"/>
        </w:rPr>
      </w:pPr>
      <w:r w:rsidRPr="00BA25A1">
        <w:rPr>
          <w:sz w:val="22"/>
        </w:rPr>
        <w:lastRenderedPageBreak/>
        <w:t>8.</w:t>
      </w:r>
      <w:r w:rsidRPr="00BA25A1">
        <w:rPr>
          <w:sz w:val="22"/>
        </w:rPr>
        <w:tab/>
        <w:t>A.</w:t>
      </w:r>
      <w:r w:rsidRPr="00BA25A1">
        <w:rPr>
          <w:sz w:val="22"/>
        </w:rPr>
        <w:tab/>
        <w:t>2.</w:t>
      </w:r>
      <w:r w:rsidRPr="00BA25A1">
        <w:rPr>
          <w:sz w:val="22"/>
        </w:rPr>
        <w:tab/>
        <w:t>n.</w:t>
      </w:r>
      <w:r w:rsidRPr="00BA25A1">
        <w:rPr>
          <w:sz w:val="22"/>
        </w:rPr>
        <w:tab/>
      </w:r>
      <w:r w:rsidR="00BD4FE2" w:rsidRPr="00BA25A1">
        <w:rPr>
          <w:sz w:val="22"/>
        </w:rPr>
        <w:t>Not used since 2014</w:t>
      </w:r>
    </w:p>
    <w:p w14:paraId="02BEA37A" w14:textId="77777777" w:rsidR="00F656D0" w:rsidRPr="00BA25A1" w:rsidRDefault="00F656D0">
      <w:pPr>
        <w:pStyle w:val="1A1a1"/>
        <w:ind w:right="2"/>
        <w:jc w:val="both"/>
        <w:rPr>
          <w:sz w:val="18"/>
          <w:szCs w:val="18"/>
        </w:rPr>
      </w:pPr>
    </w:p>
    <w:p w14:paraId="669227EE" w14:textId="77777777" w:rsidR="00F656D0" w:rsidRPr="00BA25A1" w:rsidRDefault="00F656D0" w:rsidP="00C80506">
      <w:pPr>
        <w:pStyle w:val="1A1a"/>
        <w:jc w:val="both"/>
        <w:rPr>
          <w:sz w:val="22"/>
        </w:rPr>
      </w:pPr>
      <w:r w:rsidRPr="00BA25A1">
        <w:rPr>
          <w:sz w:val="22"/>
        </w:rPr>
        <w:t>8.</w:t>
      </w:r>
      <w:r w:rsidRPr="00BA25A1">
        <w:rPr>
          <w:sz w:val="22"/>
        </w:rPr>
        <w:tab/>
        <w:t>A.</w:t>
      </w:r>
      <w:r w:rsidRPr="00BA25A1">
        <w:rPr>
          <w:sz w:val="22"/>
        </w:rPr>
        <w:tab/>
        <w:t>2.</w:t>
      </w:r>
      <w:r w:rsidRPr="00BA25A1">
        <w:rPr>
          <w:sz w:val="22"/>
        </w:rPr>
        <w:tab/>
        <w:t>o.</w:t>
      </w:r>
      <w:r w:rsidRPr="00BA25A1">
        <w:rPr>
          <w:sz w:val="22"/>
        </w:rPr>
        <w:tab/>
        <w:t>Propellers, power transmission systems, power generation systems</w:t>
      </w:r>
      <w:r w:rsidR="00C80506" w:rsidRPr="00BA25A1">
        <w:rPr>
          <w:sz w:val="22"/>
        </w:rPr>
        <w:t>,</w:t>
      </w:r>
      <w:r w:rsidRPr="00BA25A1">
        <w:rPr>
          <w:sz w:val="22"/>
        </w:rPr>
        <w:t xml:space="preserve"> and noise reduction systems</w:t>
      </w:r>
      <w:r w:rsidR="00C80506" w:rsidRPr="00BA25A1">
        <w:t xml:space="preserve"> </w:t>
      </w:r>
      <w:r w:rsidR="00C80506" w:rsidRPr="00BA25A1">
        <w:rPr>
          <w:sz w:val="22"/>
        </w:rPr>
        <w:t>and related equipment</w:t>
      </w:r>
      <w:r w:rsidRPr="00BA25A1">
        <w:rPr>
          <w:sz w:val="22"/>
        </w:rPr>
        <w:t>, as follows:</w:t>
      </w:r>
    </w:p>
    <w:p w14:paraId="1012C08A" w14:textId="77777777" w:rsidR="00F656D0" w:rsidRPr="00BA25A1" w:rsidRDefault="00F656D0">
      <w:pPr>
        <w:pStyle w:val="1A1a1"/>
        <w:spacing w:before="60"/>
        <w:ind w:left="2064" w:hanging="2041"/>
        <w:rPr>
          <w:sz w:val="22"/>
        </w:rPr>
      </w:pPr>
      <w:r w:rsidRPr="00BA25A1">
        <w:rPr>
          <w:sz w:val="22"/>
        </w:rPr>
        <w:tab/>
      </w:r>
      <w:r w:rsidRPr="00BA25A1">
        <w:rPr>
          <w:sz w:val="22"/>
        </w:rPr>
        <w:tab/>
      </w:r>
      <w:r w:rsidRPr="00BA25A1">
        <w:rPr>
          <w:sz w:val="22"/>
        </w:rPr>
        <w:tab/>
      </w:r>
      <w:r w:rsidRPr="00BA25A1">
        <w:rPr>
          <w:sz w:val="22"/>
        </w:rPr>
        <w:tab/>
        <w:t>1.</w:t>
      </w:r>
      <w:r w:rsidRPr="00BA25A1">
        <w:rPr>
          <w:sz w:val="22"/>
        </w:rPr>
        <w:tab/>
      </w:r>
      <w:r w:rsidR="00BD4FE2" w:rsidRPr="00BA25A1">
        <w:rPr>
          <w:sz w:val="22"/>
        </w:rPr>
        <w:t>Not used since 2014</w:t>
      </w:r>
    </w:p>
    <w:p w14:paraId="3A7127E7" w14:textId="77777777" w:rsidR="00F656D0" w:rsidRPr="00BA25A1" w:rsidRDefault="00F97FF0" w:rsidP="00F424DD">
      <w:pPr>
        <w:pStyle w:val="1A1a1"/>
        <w:spacing w:before="120"/>
        <w:ind w:left="2064" w:hanging="2041"/>
        <w:jc w:val="both"/>
        <w:rPr>
          <w:sz w:val="22"/>
        </w:rPr>
      </w:pPr>
      <w:r w:rsidRPr="00BA25A1">
        <w:rPr>
          <w:sz w:val="22"/>
        </w:rPr>
        <w:tab/>
      </w:r>
      <w:r w:rsidRPr="00BA25A1">
        <w:rPr>
          <w:sz w:val="22"/>
        </w:rPr>
        <w:tab/>
      </w:r>
      <w:r w:rsidRPr="00BA25A1">
        <w:rPr>
          <w:sz w:val="22"/>
        </w:rPr>
        <w:tab/>
      </w:r>
      <w:r w:rsidR="00F656D0" w:rsidRPr="00BA25A1">
        <w:rPr>
          <w:sz w:val="22"/>
        </w:rPr>
        <w:tab/>
        <w:t>2.</w:t>
      </w:r>
      <w:r w:rsidR="00F656D0" w:rsidRPr="00BA25A1">
        <w:rPr>
          <w:sz w:val="22"/>
        </w:rPr>
        <w:tab/>
        <w:t>Water-screw propeller, power generation systems or transmission systems, designed</w:t>
      </w:r>
      <w:r w:rsidR="00F656D0" w:rsidRPr="00BA25A1">
        <w:rPr>
          <w:b/>
          <w:sz w:val="22"/>
        </w:rPr>
        <w:t xml:space="preserve"> </w:t>
      </w:r>
      <w:r w:rsidR="00F656D0" w:rsidRPr="00BA25A1">
        <w:rPr>
          <w:sz w:val="22"/>
        </w:rPr>
        <w:t>for use on vessels, as follows:</w:t>
      </w:r>
    </w:p>
    <w:p w14:paraId="2214A47C"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Controllable-pitch propellers and hub assemblies, rated at more than 30 </w:t>
      </w:r>
      <w:proofErr w:type="gramStart"/>
      <w:r w:rsidRPr="00BA25A1">
        <w:rPr>
          <w:sz w:val="22"/>
        </w:rPr>
        <w:t>MW;</w:t>
      </w:r>
      <w:proofErr w:type="gramEnd"/>
    </w:p>
    <w:p w14:paraId="0CF6DB2D"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b.</w:t>
      </w:r>
      <w:r w:rsidRPr="00BA25A1">
        <w:rPr>
          <w:sz w:val="22"/>
        </w:rPr>
        <w:tab/>
        <w:t xml:space="preserve">Internally liquid-cooled electric propulsion </w:t>
      </w:r>
      <w:r w:rsidR="00351B7D" w:rsidRPr="00BA25A1">
        <w:rPr>
          <w:sz w:val="22"/>
        </w:rPr>
        <w:t>motors</w:t>
      </w:r>
      <w:r w:rsidRPr="00BA25A1">
        <w:rPr>
          <w:sz w:val="22"/>
        </w:rPr>
        <w:t xml:space="preserve"> with a power output exceeding 2.5 </w:t>
      </w:r>
      <w:proofErr w:type="gramStart"/>
      <w:r w:rsidRPr="00BA25A1">
        <w:rPr>
          <w:sz w:val="22"/>
        </w:rPr>
        <w:t>MW;</w:t>
      </w:r>
      <w:proofErr w:type="gramEnd"/>
    </w:p>
    <w:p w14:paraId="754314AD" w14:textId="77777777" w:rsidR="00F656D0" w:rsidRPr="00BA25A1" w:rsidRDefault="00F656D0">
      <w:pPr>
        <w:pStyle w:val="1A1a1a"/>
        <w:ind w:right="2"/>
        <w:jc w:val="both"/>
        <w:rPr>
          <w:spacing w:val="-4"/>
          <w:sz w:val="22"/>
          <w:szCs w:val="22"/>
        </w:rPr>
      </w:pPr>
      <w:r w:rsidRPr="00BA25A1">
        <w:rPr>
          <w:sz w:val="22"/>
        </w:rPr>
        <w:tab/>
      </w:r>
      <w:r w:rsidRPr="00BA25A1">
        <w:rPr>
          <w:sz w:val="22"/>
        </w:rPr>
        <w:tab/>
      </w:r>
      <w:r w:rsidRPr="00BA25A1">
        <w:rPr>
          <w:sz w:val="22"/>
        </w:rPr>
        <w:tab/>
      </w:r>
      <w:r w:rsidRPr="00BA25A1">
        <w:rPr>
          <w:sz w:val="22"/>
        </w:rPr>
        <w:tab/>
      </w:r>
      <w:r w:rsidRPr="00BA25A1">
        <w:rPr>
          <w:sz w:val="22"/>
        </w:rPr>
        <w:tab/>
        <w:t>c.</w:t>
      </w:r>
      <w:r w:rsidRPr="00BA25A1">
        <w:rPr>
          <w:sz w:val="22"/>
        </w:rPr>
        <w:tab/>
      </w:r>
      <w:r w:rsidRPr="00BA25A1">
        <w:rPr>
          <w:spacing w:val="-4"/>
          <w:sz w:val="22"/>
          <w:szCs w:val="22"/>
        </w:rPr>
        <w:t xml:space="preserve">"Superconductive" propulsion </w:t>
      </w:r>
      <w:r w:rsidR="00351B7D" w:rsidRPr="00BA25A1">
        <w:rPr>
          <w:spacing w:val="-4"/>
          <w:sz w:val="22"/>
          <w:szCs w:val="22"/>
        </w:rPr>
        <w:t>motors</w:t>
      </w:r>
      <w:r w:rsidRPr="00BA25A1">
        <w:rPr>
          <w:spacing w:val="-4"/>
          <w:sz w:val="22"/>
          <w:szCs w:val="22"/>
        </w:rPr>
        <w:t xml:space="preserve"> with a power output exceeding 0.1 </w:t>
      </w:r>
      <w:proofErr w:type="gramStart"/>
      <w:r w:rsidRPr="00BA25A1">
        <w:rPr>
          <w:spacing w:val="-4"/>
          <w:sz w:val="22"/>
          <w:szCs w:val="22"/>
        </w:rPr>
        <w:t>MW;</w:t>
      </w:r>
      <w:proofErr w:type="gramEnd"/>
    </w:p>
    <w:p w14:paraId="297D2E0E" w14:textId="77777777" w:rsidR="00F656D0" w:rsidRPr="00BA25A1" w:rsidRDefault="00F656D0">
      <w:pPr>
        <w:pStyle w:val="1A1a1a"/>
        <w:ind w:right="2"/>
        <w:jc w:val="both"/>
        <w:rPr>
          <w:spacing w:val="-4"/>
          <w:sz w:val="22"/>
          <w:szCs w:val="22"/>
        </w:rPr>
      </w:pPr>
      <w:r w:rsidRPr="00BA25A1">
        <w:rPr>
          <w:sz w:val="22"/>
        </w:rPr>
        <w:tab/>
      </w:r>
      <w:r w:rsidRPr="00BA25A1">
        <w:rPr>
          <w:sz w:val="22"/>
        </w:rPr>
        <w:tab/>
      </w:r>
      <w:r w:rsidRPr="00BA25A1">
        <w:rPr>
          <w:sz w:val="22"/>
        </w:rPr>
        <w:tab/>
      </w:r>
      <w:r w:rsidRPr="00BA25A1">
        <w:rPr>
          <w:sz w:val="22"/>
        </w:rPr>
        <w:tab/>
      </w:r>
      <w:r w:rsidRPr="00BA25A1">
        <w:rPr>
          <w:sz w:val="22"/>
        </w:rPr>
        <w:tab/>
        <w:t>d.</w:t>
      </w:r>
      <w:r w:rsidRPr="00BA25A1">
        <w:rPr>
          <w:sz w:val="22"/>
        </w:rPr>
        <w:tab/>
      </w:r>
      <w:r w:rsidRPr="00BA25A1">
        <w:rPr>
          <w:spacing w:val="-4"/>
          <w:sz w:val="22"/>
          <w:szCs w:val="22"/>
        </w:rPr>
        <w:t xml:space="preserve">Power transmission systems incorporating "composite" </w:t>
      </w:r>
      <w:r w:rsidR="00C80506" w:rsidRPr="00BA25A1">
        <w:rPr>
          <w:spacing w:val="-4"/>
          <w:sz w:val="22"/>
          <w:szCs w:val="22"/>
        </w:rPr>
        <w:t xml:space="preserve">shafts and designed to transmit power exceeding 10 </w:t>
      </w:r>
      <w:proofErr w:type="gramStart"/>
      <w:r w:rsidR="00C80506" w:rsidRPr="00BA25A1">
        <w:rPr>
          <w:spacing w:val="-4"/>
          <w:sz w:val="22"/>
          <w:szCs w:val="22"/>
        </w:rPr>
        <w:t>MW</w:t>
      </w:r>
      <w:r w:rsidRPr="00BA25A1">
        <w:rPr>
          <w:spacing w:val="-4"/>
          <w:sz w:val="22"/>
          <w:szCs w:val="22"/>
        </w:rPr>
        <w:t>;</w:t>
      </w:r>
      <w:proofErr w:type="gramEnd"/>
    </w:p>
    <w:p w14:paraId="425C96A5" w14:textId="77777777" w:rsidR="00F656D0" w:rsidRPr="00BA25A1" w:rsidRDefault="00F656D0">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e.</w:t>
      </w:r>
      <w:r w:rsidRPr="00BA25A1">
        <w:rPr>
          <w:sz w:val="22"/>
        </w:rPr>
        <w:tab/>
        <w:t>Ventilated or base-ventilated propeller systems, rated at more than 2.5 </w:t>
      </w:r>
      <w:proofErr w:type="gramStart"/>
      <w:r w:rsidRPr="00BA25A1">
        <w:rPr>
          <w:sz w:val="22"/>
        </w:rPr>
        <w:t>MW;</w:t>
      </w:r>
      <w:proofErr w:type="gramEnd"/>
    </w:p>
    <w:p w14:paraId="750BFD52" w14:textId="77777777" w:rsidR="00F656D0" w:rsidRPr="00BA25A1" w:rsidRDefault="00F656D0" w:rsidP="002D2C27">
      <w:pPr>
        <w:pStyle w:val="1A1a1"/>
        <w:spacing w:before="120"/>
        <w:ind w:left="2064" w:hanging="2041"/>
        <w:jc w:val="both"/>
        <w:rPr>
          <w:sz w:val="22"/>
        </w:rPr>
      </w:pPr>
      <w:bookmarkStart w:id="1" w:name="_Hlk119333728"/>
      <w:r w:rsidRPr="00BA25A1">
        <w:rPr>
          <w:sz w:val="22"/>
        </w:rPr>
        <w:t>8.</w:t>
      </w:r>
      <w:r w:rsidRPr="00BA25A1">
        <w:rPr>
          <w:sz w:val="22"/>
        </w:rPr>
        <w:tab/>
        <w:t>A.</w:t>
      </w:r>
      <w:r w:rsidRPr="00BA25A1">
        <w:rPr>
          <w:sz w:val="22"/>
        </w:rPr>
        <w:tab/>
        <w:t>2.</w:t>
      </w:r>
      <w:r w:rsidRPr="00BA25A1">
        <w:rPr>
          <w:sz w:val="22"/>
        </w:rPr>
        <w:tab/>
        <w:t>o.</w:t>
      </w:r>
      <w:r w:rsidRPr="00BA25A1">
        <w:rPr>
          <w:sz w:val="22"/>
        </w:rPr>
        <w:tab/>
        <w:t>3.</w:t>
      </w:r>
      <w:r w:rsidRPr="00BA25A1">
        <w:rPr>
          <w:sz w:val="22"/>
        </w:rPr>
        <w:tab/>
        <w:t xml:space="preserve">Noise reduction systems </w:t>
      </w:r>
      <w:r w:rsidR="00C80506" w:rsidRPr="00BA25A1">
        <w:rPr>
          <w:sz w:val="22"/>
        </w:rPr>
        <w:t xml:space="preserve">and related equipment, </w:t>
      </w:r>
      <w:r w:rsidRPr="00BA25A1">
        <w:rPr>
          <w:sz w:val="22"/>
        </w:rPr>
        <w:t>designed</w:t>
      </w:r>
      <w:r w:rsidRPr="00BA25A1">
        <w:rPr>
          <w:b/>
          <w:sz w:val="22"/>
        </w:rPr>
        <w:t xml:space="preserve"> </w:t>
      </w:r>
      <w:r w:rsidRPr="00BA25A1">
        <w:rPr>
          <w:sz w:val="22"/>
        </w:rPr>
        <w:t>for use on vessels of 1,000 tonnes displacement or more, as follows:</w:t>
      </w:r>
    </w:p>
    <w:bookmarkEnd w:id="1"/>
    <w:p w14:paraId="68023AA2" w14:textId="77777777" w:rsidR="002A2156" w:rsidRPr="00BA25A1" w:rsidRDefault="00F656D0" w:rsidP="00E0225E">
      <w:pPr>
        <w:pStyle w:val="1A1a1a"/>
        <w:ind w:right="2"/>
        <w:jc w:val="both"/>
        <w:rPr>
          <w:sz w:val="22"/>
        </w:rPr>
      </w:pPr>
      <w:r w:rsidRPr="00BA25A1">
        <w:rPr>
          <w:sz w:val="22"/>
        </w:rPr>
        <w:tab/>
      </w:r>
      <w:r w:rsidRPr="00BA25A1">
        <w:rPr>
          <w:sz w:val="22"/>
        </w:rPr>
        <w:tab/>
      </w:r>
      <w:r w:rsidRPr="00BA25A1">
        <w:rPr>
          <w:sz w:val="22"/>
        </w:rPr>
        <w:tab/>
      </w:r>
      <w:r w:rsidRPr="00BA25A1">
        <w:rPr>
          <w:sz w:val="22"/>
        </w:rPr>
        <w:tab/>
      </w:r>
      <w:r w:rsidRPr="00BA25A1">
        <w:rPr>
          <w:sz w:val="22"/>
        </w:rPr>
        <w:tab/>
        <w:t>a.</w:t>
      </w:r>
      <w:r w:rsidRPr="00BA25A1">
        <w:rPr>
          <w:sz w:val="22"/>
        </w:rPr>
        <w:tab/>
        <w:t xml:space="preserve">Systems that attenuate underwater noise at frequencies below 500 Hz and consist of compound acoustic mounts for the acoustic isolation of diesel engines, diesel generator sets, gas turbines, gas turbine generator sets, propulsion motors or propulsion reduction gears, specially designed for sound or vibration isolation and having an intermediate mass exceeding 30% of the equipment to be </w:t>
      </w:r>
      <w:proofErr w:type="gramStart"/>
      <w:r w:rsidRPr="00BA25A1">
        <w:rPr>
          <w:sz w:val="22"/>
        </w:rPr>
        <w:t>mounted;</w:t>
      </w:r>
      <w:proofErr w:type="gramEnd"/>
    </w:p>
    <w:p w14:paraId="38903ED4" w14:textId="77777777" w:rsidR="00F656D0" w:rsidRPr="00BA25A1" w:rsidRDefault="00D15A11">
      <w:pPr>
        <w:pStyle w:val="1A1a1a"/>
        <w:ind w:right="2"/>
        <w:jc w:val="both"/>
        <w:rPr>
          <w:spacing w:val="-2"/>
          <w:sz w:val="22"/>
        </w:rPr>
      </w:pPr>
      <w:r w:rsidRPr="00BA25A1">
        <w:rPr>
          <w:sz w:val="22"/>
        </w:rPr>
        <w:tab/>
      </w:r>
      <w:r w:rsidRPr="00BA25A1">
        <w:rPr>
          <w:sz w:val="22"/>
        </w:rPr>
        <w:tab/>
      </w:r>
      <w:r w:rsidRPr="00BA25A1">
        <w:rPr>
          <w:sz w:val="22"/>
        </w:rPr>
        <w:tab/>
      </w:r>
      <w:r w:rsidRPr="00BA25A1">
        <w:rPr>
          <w:sz w:val="22"/>
        </w:rPr>
        <w:tab/>
      </w:r>
      <w:r w:rsidR="002A2156" w:rsidRPr="00BA25A1">
        <w:rPr>
          <w:sz w:val="22"/>
        </w:rPr>
        <w:tab/>
      </w:r>
      <w:r w:rsidR="00F656D0" w:rsidRPr="00BA25A1">
        <w:rPr>
          <w:spacing w:val="-2"/>
          <w:sz w:val="22"/>
        </w:rPr>
        <w:t>b.</w:t>
      </w:r>
      <w:r w:rsidR="00F656D0" w:rsidRPr="00BA25A1">
        <w:rPr>
          <w:spacing w:val="-2"/>
          <w:sz w:val="22"/>
        </w:rPr>
        <w:tab/>
        <w:t xml:space="preserve">'Active noise reduction or cancellation systems' or magnetic bearings, specially designed for power transmission </w:t>
      </w:r>
      <w:proofErr w:type="gramStart"/>
      <w:r w:rsidR="00F656D0" w:rsidRPr="00BA25A1">
        <w:rPr>
          <w:spacing w:val="-2"/>
          <w:sz w:val="22"/>
        </w:rPr>
        <w:t>systems;</w:t>
      </w:r>
      <w:proofErr w:type="gramEnd"/>
    </w:p>
    <w:p w14:paraId="10C72D06" w14:textId="77777777" w:rsidR="00F656D0" w:rsidRPr="00BA25A1" w:rsidRDefault="00F656D0">
      <w:pPr>
        <w:pStyle w:val="1A1a1a"/>
        <w:tabs>
          <w:tab w:val="left" w:pos="2556"/>
        </w:tabs>
        <w:spacing w:before="60"/>
        <w:ind w:left="3170" w:hanging="3170"/>
        <w:jc w:val="both"/>
        <w:rPr>
          <w:i/>
          <w:spacing w:val="-2"/>
          <w:sz w:val="22"/>
          <w:szCs w:val="22"/>
          <w:u w:val="single"/>
        </w:rPr>
      </w:pP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u w:val="single"/>
        </w:rPr>
        <w:t>Technical Note</w:t>
      </w:r>
    </w:p>
    <w:p w14:paraId="44170922" w14:textId="77777777" w:rsidR="00F656D0" w:rsidRPr="00BA25A1" w:rsidRDefault="00F656D0">
      <w:pPr>
        <w:pStyle w:val="1A1a1a"/>
        <w:ind w:left="2580" w:right="2" w:hanging="2580"/>
        <w:jc w:val="both"/>
        <w:rPr>
          <w:iCs/>
          <w:spacing w:val="-2"/>
          <w:sz w:val="22"/>
          <w:szCs w:val="22"/>
        </w:rPr>
      </w:pP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rPr>
        <w:tab/>
      </w:r>
      <w:r w:rsidRPr="00BA25A1">
        <w:rPr>
          <w:i/>
          <w:spacing w:val="-2"/>
          <w:sz w:val="22"/>
          <w:szCs w:val="22"/>
        </w:rPr>
        <w:tab/>
      </w:r>
      <w:r w:rsidR="003B4914" w:rsidRPr="00BA25A1">
        <w:rPr>
          <w:i/>
          <w:spacing w:val="-2"/>
          <w:sz w:val="22"/>
          <w:szCs w:val="22"/>
        </w:rPr>
        <w:t xml:space="preserve">For the purposes of 8.A.2.o.3.b., </w:t>
      </w:r>
      <w:r w:rsidRPr="00BA25A1">
        <w:rPr>
          <w:i/>
          <w:spacing w:val="-2"/>
          <w:sz w:val="22"/>
          <w:szCs w:val="22"/>
        </w:rPr>
        <w:t>'</w:t>
      </w:r>
      <w:r w:rsidR="003B4914" w:rsidRPr="00BA25A1">
        <w:rPr>
          <w:i/>
          <w:spacing w:val="-2"/>
          <w:sz w:val="22"/>
          <w:szCs w:val="22"/>
        </w:rPr>
        <w:t>a</w:t>
      </w:r>
      <w:r w:rsidRPr="00BA25A1">
        <w:rPr>
          <w:i/>
          <w:spacing w:val="-2"/>
          <w:sz w:val="22"/>
          <w:szCs w:val="22"/>
        </w:rPr>
        <w:t>ctive noise reduction or cancellation systems' incorporate electronic control systems capable of actively reducing equipment vibration by the generation of anti-noise or anti-vibration signals directly to the source.</w:t>
      </w:r>
    </w:p>
    <w:p w14:paraId="42C641E8" w14:textId="77777777" w:rsidR="003B4914" w:rsidRPr="00BA25A1" w:rsidRDefault="003B4914" w:rsidP="003B4914">
      <w:pPr>
        <w:pStyle w:val="1A1a1"/>
        <w:spacing w:before="120"/>
        <w:ind w:left="2064" w:hanging="2041"/>
        <w:jc w:val="both"/>
        <w:rPr>
          <w:sz w:val="22"/>
        </w:rPr>
      </w:pPr>
      <w:r w:rsidRPr="00BA25A1">
        <w:rPr>
          <w:sz w:val="22"/>
        </w:rPr>
        <w:t>8.</w:t>
      </w:r>
      <w:r w:rsidRPr="00BA25A1">
        <w:rPr>
          <w:sz w:val="22"/>
        </w:rPr>
        <w:tab/>
        <w:t>A.</w:t>
      </w:r>
      <w:r w:rsidRPr="00BA25A1">
        <w:rPr>
          <w:sz w:val="22"/>
        </w:rPr>
        <w:tab/>
        <w:t>2.</w:t>
      </w:r>
      <w:r w:rsidRPr="00BA25A1">
        <w:rPr>
          <w:sz w:val="22"/>
        </w:rPr>
        <w:tab/>
        <w:t>o.</w:t>
      </w:r>
      <w:r w:rsidRPr="00BA25A1">
        <w:rPr>
          <w:sz w:val="22"/>
        </w:rPr>
        <w:tab/>
        <w:t>4.</w:t>
      </w:r>
      <w:r w:rsidRPr="00BA25A1">
        <w:rPr>
          <w:sz w:val="22"/>
        </w:rPr>
        <w:tab/>
        <w:t>Permanent magnet electric propulsion motors specially designed for submersible vehicles, having a power output exceeding 0.1 MW.</w:t>
      </w:r>
    </w:p>
    <w:p w14:paraId="4ADB31FB" w14:textId="77777777" w:rsidR="003B4914" w:rsidRPr="00BA25A1" w:rsidRDefault="003B4914" w:rsidP="00E26AD7">
      <w:pPr>
        <w:pStyle w:val="1A1a1"/>
        <w:spacing w:before="60"/>
        <w:ind w:left="2064" w:hanging="2041"/>
        <w:jc w:val="both"/>
        <w:rPr>
          <w:i/>
          <w:iCs/>
          <w:sz w:val="22"/>
        </w:rPr>
      </w:pPr>
      <w:r w:rsidRPr="00BA25A1">
        <w:rPr>
          <w:sz w:val="22"/>
        </w:rPr>
        <w:tab/>
      </w:r>
      <w:r w:rsidRPr="00BA25A1">
        <w:rPr>
          <w:sz w:val="22"/>
        </w:rPr>
        <w:tab/>
      </w:r>
      <w:r w:rsidRPr="00BA25A1">
        <w:rPr>
          <w:sz w:val="22"/>
        </w:rPr>
        <w:tab/>
      </w:r>
      <w:r w:rsidRPr="00BA25A1">
        <w:rPr>
          <w:sz w:val="22"/>
        </w:rPr>
        <w:tab/>
      </w:r>
      <w:r w:rsidRPr="00BA25A1">
        <w:rPr>
          <w:sz w:val="22"/>
        </w:rPr>
        <w:tab/>
      </w:r>
      <w:r w:rsidRPr="00BA25A1">
        <w:rPr>
          <w:i/>
          <w:iCs/>
          <w:sz w:val="22"/>
          <w:u w:val="single"/>
        </w:rPr>
        <w:t>Note</w:t>
      </w:r>
      <w:r w:rsidRPr="00BA25A1">
        <w:rPr>
          <w:i/>
          <w:iCs/>
          <w:sz w:val="22"/>
        </w:rPr>
        <w:tab/>
      </w:r>
      <w:proofErr w:type="gramStart"/>
      <w:r w:rsidRPr="00BA25A1">
        <w:rPr>
          <w:i/>
          <w:iCs/>
          <w:sz w:val="22"/>
        </w:rPr>
        <w:t>8.A.2.o.</w:t>
      </w:r>
      <w:proofErr w:type="gramEnd"/>
      <w:r w:rsidRPr="00BA25A1">
        <w:rPr>
          <w:i/>
          <w:iCs/>
          <w:sz w:val="22"/>
        </w:rPr>
        <w:t>4. includes rim-driven propulsion systems</w:t>
      </w:r>
      <w:r w:rsidR="006B6E6E" w:rsidRPr="00BA25A1">
        <w:rPr>
          <w:i/>
          <w:iCs/>
          <w:sz w:val="22"/>
        </w:rPr>
        <w:t>.</w:t>
      </w:r>
    </w:p>
    <w:p w14:paraId="561935B6" w14:textId="77777777" w:rsidR="00F656D0" w:rsidRPr="00BA25A1" w:rsidRDefault="00F656D0">
      <w:pPr>
        <w:pStyle w:val="1A"/>
        <w:ind w:right="2"/>
        <w:jc w:val="both"/>
        <w:rPr>
          <w:sz w:val="22"/>
        </w:rPr>
      </w:pPr>
    </w:p>
    <w:p w14:paraId="202E648E" w14:textId="77777777" w:rsidR="00F656D0" w:rsidRPr="00BA25A1" w:rsidRDefault="00F656D0">
      <w:pPr>
        <w:pStyle w:val="1A1a"/>
        <w:ind w:right="2"/>
        <w:jc w:val="both"/>
        <w:rPr>
          <w:sz w:val="22"/>
        </w:rPr>
      </w:pPr>
      <w:r w:rsidRPr="00BA25A1">
        <w:rPr>
          <w:sz w:val="22"/>
        </w:rPr>
        <w:t>8.</w:t>
      </w:r>
      <w:r w:rsidRPr="00BA25A1">
        <w:rPr>
          <w:sz w:val="22"/>
        </w:rPr>
        <w:tab/>
        <w:t>A.</w:t>
      </w:r>
      <w:r w:rsidRPr="00BA25A1">
        <w:rPr>
          <w:sz w:val="22"/>
        </w:rPr>
        <w:tab/>
        <w:t>2.</w:t>
      </w:r>
      <w:r w:rsidRPr="00BA25A1">
        <w:rPr>
          <w:sz w:val="22"/>
        </w:rPr>
        <w:tab/>
        <w:t>p.</w:t>
      </w:r>
      <w:r w:rsidRPr="00BA25A1">
        <w:rPr>
          <w:sz w:val="22"/>
        </w:rPr>
        <w:tab/>
        <w:t xml:space="preserve">Pumpjet propulsion systems having </w:t>
      </w:r>
      <w:proofErr w:type="gramStart"/>
      <w:r w:rsidRPr="00BA25A1">
        <w:rPr>
          <w:sz w:val="22"/>
        </w:rPr>
        <w:t>all of</w:t>
      </w:r>
      <w:proofErr w:type="gramEnd"/>
      <w:r w:rsidRPr="00BA25A1">
        <w:rPr>
          <w:sz w:val="22"/>
        </w:rPr>
        <w:t xml:space="preserve"> the following:</w:t>
      </w:r>
    </w:p>
    <w:p w14:paraId="2ED46278" w14:textId="77777777" w:rsidR="00F656D0" w:rsidRPr="00BA25A1" w:rsidRDefault="00F656D0">
      <w:pPr>
        <w:pStyle w:val="1A1a1"/>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1.</w:t>
      </w:r>
      <w:r w:rsidRPr="00BA25A1">
        <w:rPr>
          <w:sz w:val="22"/>
          <w:szCs w:val="22"/>
        </w:rPr>
        <w:tab/>
        <w:t xml:space="preserve">Power output exceeding 2.5 MW; </w:t>
      </w:r>
      <w:r w:rsidRPr="00BA25A1">
        <w:rPr>
          <w:sz w:val="22"/>
          <w:szCs w:val="22"/>
          <w:u w:val="single"/>
        </w:rPr>
        <w:t>and</w:t>
      </w:r>
    </w:p>
    <w:p w14:paraId="24D268FE" w14:textId="77777777" w:rsidR="00F656D0" w:rsidRPr="00BA25A1" w:rsidRDefault="00F656D0">
      <w:pPr>
        <w:pStyle w:val="1A1a1"/>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2.</w:t>
      </w:r>
      <w:r w:rsidRPr="00BA25A1">
        <w:rPr>
          <w:sz w:val="22"/>
          <w:szCs w:val="22"/>
        </w:rPr>
        <w:tab/>
        <w:t xml:space="preserve">Using divergent nozzle and flow conditioning vane techniques to improve propulsive efficiency or reduce propulsion-generated underwater-radiated </w:t>
      </w:r>
      <w:proofErr w:type="gramStart"/>
      <w:r w:rsidRPr="00BA25A1">
        <w:rPr>
          <w:sz w:val="22"/>
          <w:szCs w:val="22"/>
        </w:rPr>
        <w:t>noise;</w:t>
      </w:r>
      <w:proofErr w:type="gramEnd"/>
    </w:p>
    <w:p w14:paraId="3712921E" w14:textId="77777777" w:rsidR="00F656D0" w:rsidRPr="00BA25A1" w:rsidRDefault="00F656D0">
      <w:pPr>
        <w:pStyle w:val="1A"/>
        <w:ind w:right="2"/>
        <w:jc w:val="both"/>
        <w:rPr>
          <w:sz w:val="22"/>
          <w:szCs w:val="22"/>
        </w:rPr>
      </w:pPr>
    </w:p>
    <w:p w14:paraId="5E7C6B6D" w14:textId="77777777" w:rsidR="00F656D0" w:rsidRPr="00BA25A1" w:rsidRDefault="00F656D0">
      <w:pPr>
        <w:pStyle w:val="1A1a"/>
        <w:jc w:val="both"/>
        <w:rPr>
          <w:sz w:val="22"/>
          <w:szCs w:val="22"/>
        </w:rPr>
      </w:pPr>
      <w:r w:rsidRPr="00BA25A1">
        <w:rPr>
          <w:sz w:val="22"/>
          <w:szCs w:val="22"/>
        </w:rPr>
        <w:t>8.</w:t>
      </w:r>
      <w:r w:rsidRPr="00BA25A1">
        <w:rPr>
          <w:sz w:val="22"/>
          <w:szCs w:val="22"/>
        </w:rPr>
        <w:tab/>
        <w:t>A.</w:t>
      </w:r>
      <w:r w:rsidRPr="00BA25A1">
        <w:rPr>
          <w:sz w:val="22"/>
          <w:szCs w:val="22"/>
        </w:rPr>
        <w:tab/>
        <w:t>2.</w:t>
      </w:r>
      <w:r w:rsidRPr="00BA25A1">
        <w:rPr>
          <w:sz w:val="22"/>
          <w:szCs w:val="22"/>
        </w:rPr>
        <w:tab/>
        <w:t>q.</w:t>
      </w:r>
      <w:r w:rsidRPr="00BA25A1">
        <w:rPr>
          <w:sz w:val="22"/>
          <w:szCs w:val="22"/>
        </w:rPr>
        <w:tab/>
        <w:t xml:space="preserve">Underwater swimming and diving equipment </w:t>
      </w:r>
      <w:proofErr w:type="gramStart"/>
      <w:r w:rsidRPr="00BA25A1">
        <w:rPr>
          <w:sz w:val="22"/>
          <w:szCs w:val="22"/>
        </w:rPr>
        <w:t>as</w:t>
      </w:r>
      <w:proofErr w:type="gramEnd"/>
      <w:r w:rsidRPr="00BA25A1">
        <w:rPr>
          <w:sz w:val="22"/>
          <w:szCs w:val="22"/>
        </w:rPr>
        <w:t xml:space="preserve"> follows:</w:t>
      </w:r>
    </w:p>
    <w:p w14:paraId="66322F54" w14:textId="77777777" w:rsidR="00F656D0" w:rsidRPr="00BA25A1" w:rsidRDefault="00F656D0">
      <w:pPr>
        <w:pStyle w:val="1A1a1"/>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1.</w:t>
      </w:r>
      <w:r w:rsidRPr="00BA25A1">
        <w:rPr>
          <w:sz w:val="22"/>
          <w:szCs w:val="22"/>
        </w:rPr>
        <w:tab/>
        <w:t xml:space="preserve">Closed circuit </w:t>
      </w:r>
      <w:proofErr w:type="gramStart"/>
      <w:r w:rsidRPr="00BA25A1">
        <w:rPr>
          <w:sz w:val="22"/>
          <w:szCs w:val="22"/>
        </w:rPr>
        <w:t>rebreathers;</w:t>
      </w:r>
      <w:proofErr w:type="gramEnd"/>
    </w:p>
    <w:p w14:paraId="2E4E9796" w14:textId="77777777" w:rsidR="00F656D0" w:rsidRPr="00BA25A1" w:rsidRDefault="00F656D0">
      <w:pPr>
        <w:pStyle w:val="1A1a1"/>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2.</w:t>
      </w:r>
      <w:r w:rsidRPr="00BA25A1">
        <w:rPr>
          <w:sz w:val="22"/>
          <w:szCs w:val="22"/>
        </w:rPr>
        <w:tab/>
        <w:t xml:space="preserve">Semi-closed circuit </w:t>
      </w:r>
      <w:proofErr w:type="gramStart"/>
      <w:r w:rsidRPr="00BA25A1">
        <w:rPr>
          <w:sz w:val="22"/>
          <w:szCs w:val="22"/>
        </w:rPr>
        <w:t>rebreathers;</w:t>
      </w:r>
      <w:proofErr w:type="gramEnd"/>
    </w:p>
    <w:p w14:paraId="181A28D1" w14:textId="77777777" w:rsidR="00F656D0" w:rsidRPr="00BA25A1" w:rsidRDefault="00F656D0">
      <w:pPr>
        <w:pStyle w:val="1A1anote1"/>
        <w:spacing w:before="60"/>
        <w:ind w:left="2381" w:hanging="782"/>
        <w:rPr>
          <w:i/>
          <w:sz w:val="22"/>
        </w:rPr>
      </w:pPr>
      <w:r w:rsidRPr="00BA25A1">
        <w:rPr>
          <w:i/>
          <w:sz w:val="22"/>
          <w:u w:val="single"/>
        </w:rPr>
        <w:t>Note</w:t>
      </w:r>
      <w:r w:rsidRPr="00BA25A1">
        <w:rPr>
          <w:i/>
          <w:sz w:val="22"/>
        </w:rPr>
        <w:tab/>
      </w:r>
      <w:proofErr w:type="gramStart"/>
      <w:r w:rsidRPr="00BA25A1">
        <w:rPr>
          <w:i/>
          <w:sz w:val="22"/>
        </w:rPr>
        <w:t>8.A.2.q.</w:t>
      </w:r>
      <w:proofErr w:type="gramEnd"/>
      <w:r w:rsidRPr="00BA25A1">
        <w:rPr>
          <w:i/>
          <w:sz w:val="22"/>
        </w:rPr>
        <w:t xml:space="preserve"> does not apply to individual </w:t>
      </w:r>
      <w:r w:rsidRPr="00BA25A1">
        <w:rPr>
          <w:i/>
          <w:sz w:val="22"/>
          <w:szCs w:val="22"/>
        </w:rPr>
        <w:t>rebreathers</w:t>
      </w:r>
      <w:r w:rsidRPr="00BA25A1">
        <w:rPr>
          <w:i/>
          <w:szCs w:val="24"/>
        </w:rPr>
        <w:t xml:space="preserve"> </w:t>
      </w:r>
      <w:r w:rsidRPr="00BA25A1">
        <w:rPr>
          <w:i/>
          <w:sz w:val="22"/>
        </w:rPr>
        <w:t>for personal use when accompanying their users.</w:t>
      </w:r>
    </w:p>
    <w:p w14:paraId="3E9C8CCD" w14:textId="77777777" w:rsidR="00337DF6" w:rsidRPr="00BA25A1" w:rsidRDefault="00337DF6" w:rsidP="00337DF6">
      <w:pPr>
        <w:pStyle w:val="1A1anote1"/>
        <w:spacing w:before="120"/>
        <w:ind w:left="2381" w:hanging="782"/>
        <w:rPr>
          <w:sz w:val="22"/>
          <w:szCs w:val="22"/>
        </w:rPr>
      </w:pPr>
      <w:r w:rsidRPr="00BA25A1">
        <w:rPr>
          <w:i/>
          <w:sz w:val="22"/>
          <w:szCs w:val="22"/>
          <w:u w:val="single"/>
        </w:rPr>
        <w:t>N.B.</w:t>
      </w:r>
      <w:r w:rsidRPr="00BA25A1">
        <w:rPr>
          <w:i/>
          <w:sz w:val="22"/>
          <w:szCs w:val="22"/>
        </w:rPr>
        <w:tab/>
      </w:r>
      <w:r w:rsidRPr="00BA25A1">
        <w:rPr>
          <w:i/>
          <w:sz w:val="22"/>
          <w:szCs w:val="22"/>
          <w:lang w:val="da-DK"/>
        </w:rPr>
        <w:t>For equipment and devices specially designed for military use, see ML17.a. on the Munitions List.</w:t>
      </w:r>
    </w:p>
    <w:p w14:paraId="16D27B21" w14:textId="77777777" w:rsidR="00F656D0" w:rsidRPr="00BA25A1" w:rsidRDefault="00F656D0">
      <w:pPr>
        <w:pStyle w:val="1A1anote1"/>
        <w:ind w:left="0" w:firstLine="0"/>
        <w:rPr>
          <w:sz w:val="22"/>
        </w:rPr>
      </w:pPr>
    </w:p>
    <w:p w14:paraId="23CA4E9F" w14:textId="77777777" w:rsidR="00F656D0" w:rsidRPr="00BA25A1" w:rsidRDefault="00F656D0">
      <w:pPr>
        <w:pStyle w:val="1A1a"/>
        <w:jc w:val="both"/>
        <w:rPr>
          <w:sz w:val="22"/>
          <w:szCs w:val="22"/>
        </w:rPr>
      </w:pPr>
      <w:r w:rsidRPr="00BA25A1">
        <w:rPr>
          <w:sz w:val="22"/>
          <w:szCs w:val="22"/>
        </w:rPr>
        <w:t>8.</w:t>
      </w:r>
      <w:r w:rsidRPr="00BA25A1">
        <w:rPr>
          <w:sz w:val="22"/>
          <w:szCs w:val="22"/>
        </w:rPr>
        <w:tab/>
        <w:t>A.</w:t>
      </w:r>
      <w:r w:rsidRPr="00BA25A1">
        <w:rPr>
          <w:sz w:val="22"/>
          <w:szCs w:val="22"/>
        </w:rPr>
        <w:tab/>
        <w:t>2.</w:t>
      </w:r>
      <w:r w:rsidRPr="00BA25A1">
        <w:rPr>
          <w:sz w:val="22"/>
          <w:szCs w:val="22"/>
        </w:rPr>
        <w:tab/>
        <w:t>r.</w:t>
      </w:r>
      <w:r w:rsidRPr="00BA25A1">
        <w:rPr>
          <w:sz w:val="22"/>
          <w:szCs w:val="22"/>
        </w:rPr>
        <w:tab/>
        <w:t>Diver deterrent acoustic systems specially designed or modified to disrupt divers and having a sound pressure level equal to or exceeding 190 dB (reference 1 µPa at 1 m) at frequencies of 200 Hz and below.</w:t>
      </w:r>
    </w:p>
    <w:p w14:paraId="2336F4FE" w14:textId="77777777" w:rsidR="00F656D0" w:rsidRPr="00BA25A1" w:rsidRDefault="00F656D0">
      <w:pPr>
        <w:spacing w:before="120"/>
        <w:ind w:left="2478" w:hanging="879"/>
        <w:jc w:val="both"/>
        <w:rPr>
          <w:i/>
          <w:sz w:val="22"/>
          <w:szCs w:val="22"/>
        </w:rPr>
      </w:pPr>
      <w:r w:rsidRPr="00BA25A1">
        <w:rPr>
          <w:i/>
          <w:sz w:val="22"/>
          <w:szCs w:val="22"/>
          <w:u w:val="single"/>
        </w:rPr>
        <w:t>Note 1</w:t>
      </w:r>
      <w:r w:rsidRPr="00BA25A1">
        <w:rPr>
          <w:i/>
          <w:sz w:val="22"/>
          <w:szCs w:val="22"/>
        </w:rPr>
        <w:tab/>
      </w:r>
      <w:proofErr w:type="gramStart"/>
      <w:r w:rsidRPr="00BA25A1">
        <w:rPr>
          <w:i/>
          <w:sz w:val="22"/>
          <w:szCs w:val="22"/>
        </w:rPr>
        <w:t>8.A.2.r.</w:t>
      </w:r>
      <w:proofErr w:type="gramEnd"/>
      <w:r w:rsidRPr="00BA25A1">
        <w:rPr>
          <w:i/>
          <w:sz w:val="22"/>
          <w:szCs w:val="22"/>
        </w:rPr>
        <w:t xml:space="preserve"> does not apply to diver deterrent systems based on underwater explosive devices, air guns or combustible sources.</w:t>
      </w:r>
    </w:p>
    <w:p w14:paraId="0E6175D7" w14:textId="77777777" w:rsidR="00F656D0" w:rsidRPr="00BA25A1" w:rsidRDefault="00F656D0">
      <w:pPr>
        <w:spacing w:before="120"/>
        <w:ind w:left="2478" w:hanging="879"/>
        <w:jc w:val="both"/>
        <w:rPr>
          <w:b/>
          <w:sz w:val="22"/>
          <w:szCs w:val="22"/>
        </w:rPr>
      </w:pPr>
      <w:r w:rsidRPr="00BA25A1">
        <w:rPr>
          <w:i/>
          <w:sz w:val="22"/>
          <w:szCs w:val="22"/>
          <w:u w:val="single"/>
        </w:rPr>
        <w:t>Note 2</w:t>
      </w:r>
      <w:r w:rsidRPr="00BA25A1">
        <w:rPr>
          <w:i/>
          <w:sz w:val="22"/>
          <w:szCs w:val="22"/>
        </w:rPr>
        <w:tab/>
      </w:r>
      <w:proofErr w:type="gramStart"/>
      <w:r w:rsidRPr="00BA25A1">
        <w:rPr>
          <w:i/>
          <w:sz w:val="22"/>
          <w:szCs w:val="22"/>
        </w:rPr>
        <w:t>8.A.2.r.</w:t>
      </w:r>
      <w:proofErr w:type="gramEnd"/>
      <w:r w:rsidRPr="00BA25A1">
        <w:rPr>
          <w:i/>
          <w:sz w:val="22"/>
          <w:szCs w:val="22"/>
        </w:rPr>
        <w:t xml:space="preserve"> includes diver deterrent acoustic systems that use spark gap sources, also known as plasma sound sources.</w:t>
      </w:r>
    </w:p>
    <w:p w14:paraId="4BF26A1C" w14:textId="77777777" w:rsidR="00F656D0" w:rsidRPr="00BA25A1" w:rsidRDefault="00F656D0">
      <w:pPr>
        <w:pStyle w:val="1A1anote1"/>
        <w:ind w:left="0" w:firstLine="0"/>
        <w:rPr>
          <w:sz w:val="16"/>
          <w:szCs w:val="16"/>
        </w:rPr>
      </w:pPr>
    </w:p>
    <w:p w14:paraId="2DDD8612" w14:textId="77777777" w:rsidR="00F656D0" w:rsidRPr="00BA25A1" w:rsidRDefault="00F656D0">
      <w:pPr>
        <w:pStyle w:val="1A1anote1"/>
        <w:ind w:left="0" w:firstLine="0"/>
        <w:rPr>
          <w:sz w:val="16"/>
          <w:szCs w:val="16"/>
        </w:rPr>
      </w:pPr>
    </w:p>
    <w:p w14:paraId="266D2879" w14:textId="77777777" w:rsidR="00F656D0" w:rsidRPr="00BA25A1" w:rsidRDefault="00F656D0">
      <w:pPr>
        <w:pStyle w:val="1A"/>
        <w:ind w:right="2"/>
        <w:rPr>
          <w:sz w:val="22"/>
        </w:rPr>
      </w:pPr>
      <w:r w:rsidRPr="00BA25A1">
        <w:rPr>
          <w:sz w:val="22"/>
        </w:rPr>
        <w:t>8.</w:t>
      </w:r>
      <w:r w:rsidRPr="00BA25A1">
        <w:rPr>
          <w:sz w:val="22"/>
        </w:rPr>
        <w:tab/>
        <w:t>B.</w:t>
      </w:r>
      <w:r w:rsidRPr="00BA25A1">
        <w:rPr>
          <w:sz w:val="22"/>
        </w:rPr>
        <w:tab/>
      </w:r>
      <w:r w:rsidRPr="00BA25A1">
        <w:rPr>
          <w:sz w:val="22"/>
          <w:u w:val="single"/>
        </w:rPr>
        <w:t>TEST, INSPECTION AND PRODUCTION EQUIPMENT</w:t>
      </w:r>
    </w:p>
    <w:p w14:paraId="44B66BD2" w14:textId="77777777" w:rsidR="00F656D0" w:rsidRPr="00BA25A1" w:rsidRDefault="00F656D0">
      <w:pPr>
        <w:pStyle w:val="1A"/>
        <w:ind w:right="2"/>
        <w:jc w:val="both"/>
        <w:rPr>
          <w:sz w:val="22"/>
          <w:szCs w:val="22"/>
        </w:rPr>
      </w:pPr>
    </w:p>
    <w:p w14:paraId="2553242B" w14:textId="77777777" w:rsidR="005C6717" w:rsidRPr="00BA25A1" w:rsidRDefault="005C6717" w:rsidP="005C6717">
      <w:pPr>
        <w:pStyle w:val="1A1"/>
        <w:jc w:val="both"/>
        <w:rPr>
          <w:sz w:val="22"/>
          <w:szCs w:val="22"/>
        </w:rPr>
      </w:pPr>
      <w:r w:rsidRPr="00BA25A1">
        <w:rPr>
          <w:sz w:val="22"/>
          <w:szCs w:val="22"/>
        </w:rPr>
        <w:t>8.</w:t>
      </w:r>
      <w:r w:rsidRPr="00BA25A1">
        <w:rPr>
          <w:sz w:val="22"/>
          <w:szCs w:val="22"/>
        </w:rPr>
        <w:tab/>
        <w:t>B.</w:t>
      </w:r>
      <w:r w:rsidRPr="00BA25A1">
        <w:rPr>
          <w:sz w:val="22"/>
          <w:szCs w:val="22"/>
        </w:rPr>
        <w:tab/>
        <w:t>1.</w:t>
      </w:r>
      <w:r w:rsidRPr="00BA25A1">
        <w:rPr>
          <w:sz w:val="22"/>
          <w:szCs w:val="22"/>
        </w:rPr>
        <w:tab/>
        <w:t>Water tunnels designed to have a background noise of less than 100 dB (reference 1 µPa, 1 Hz) within the frequency range exceeding 0 Hz but not exceeding 500 Hz and designed for measuring acoustic fields generated by a hydro-flow around propulsion system models.</w:t>
      </w:r>
    </w:p>
    <w:p w14:paraId="019F470A" w14:textId="77777777" w:rsidR="00F656D0" w:rsidRPr="00BA25A1" w:rsidRDefault="00F656D0">
      <w:pPr>
        <w:pStyle w:val="1A"/>
        <w:ind w:right="2"/>
        <w:jc w:val="both"/>
        <w:rPr>
          <w:sz w:val="16"/>
          <w:szCs w:val="16"/>
        </w:rPr>
      </w:pPr>
    </w:p>
    <w:p w14:paraId="5674EDB3" w14:textId="77777777" w:rsidR="00F656D0" w:rsidRPr="00BA25A1" w:rsidRDefault="00F656D0">
      <w:pPr>
        <w:pStyle w:val="1A"/>
        <w:ind w:right="2"/>
        <w:jc w:val="both"/>
        <w:rPr>
          <w:sz w:val="16"/>
          <w:szCs w:val="16"/>
        </w:rPr>
      </w:pPr>
    </w:p>
    <w:p w14:paraId="5ECFC62A" w14:textId="77777777" w:rsidR="00F656D0" w:rsidRPr="00BA25A1" w:rsidRDefault="00F656D0">
      <w:pPr>
        <w:pStyle w:val="1A"/>
        <w:ind w:right="2"/>
        <w:rPr>
          <w:sz w:val="22"/>
        </w:rPr>
      </w:pPr>
      <w:r w:rsidRPr="00BA25A1">
        <w:rPr>
          <w:sz w:val="22"/>
        </w:rPr>
        <w:t>8.</w:t>
      </w:r>
      <w:r w:rsidRPr="00BA25A1">
        <w:rPr>
          <w:sz w:val="22"/>
        </w:rPr>
        <w:tab/>
        <w:t>C.</w:t>
      </w:r>
      <w:r w:rsidRPr="00BA25A1">
        <w:rPr>
          <w:sz w:val="22"/>
        </w:rPr>
        <w:tab/>
      </w:r>
      <w:r w:rsidRPr="00BA25A1">
        <w:rPr>
          <w:sz w:val="22"/>
          <w:u w:val="single"/>
        </w:rPr>
        <w:t>MATERIALS</w:t>
      </w:r>
    </w:p>
    <w:p w14:paraId="63F23244" w14:textId="77777777" w:rsidR="00F656D0" w:rsidRPr="00BA25A1" w:rsidRDefault="00F656D0">
      <w:pPr>
        <w:pStyle w:val="1A1"/>
        <w:rPr>
          <w:sz w:val="22"/>
        </w:rPr>
      </w:pPr>
    </w:p>
    <w:p w14:paraId="5D7F41F4" w14:textId="77777777" w:rsidR="00F656D0" w:rsidRPr="00BA25A1" w:rsidRDefault="00F656D0">
      <w:pPr>
        <w:pStyle w:val="1A1"/>
        <w:rPr>
          <w:sz w:val="22"/>
        </w:rPr>
      </w:pPr>
      <w:r w:rsidRPr="00BA25A1">
        <w:rPr>
          <w:sz w:val="22"/>
        </w:rPr>
        <w:t>8.</w:t>
      </w:r>
      <w:r w:rsidRPr="00BA25A1">
        <w:rPr>
          <w:sz w:val="22"/>
        </w:rPr>
        <w:tab/>
        <w:t>C.</w:t>
      </w:r>
      <w:r w:rsidRPr="00BA25A1">
        <w:rPr>
          <w:sz w:val="22"/>
        </w:rPr>
        <w:tab/>
        <w:t>1.</w:t>
      </w:r>
      <w:r w:rsidRPr="00BA25A1">
        <w:rPr>
          <w:sz w:val="22"/>
        </w:rPr>
        <w:tab/>
        <w:t>'Syntactic foam' designed</w:t>
      </w:r>
      <w:r w:rsidRPr="00BA25A1">
        <w:rPr>
          <w:b/>
          <w:sz w:val="22"/>
        </w:rPr>
        <w:t xml:space="preserve"> </w:t>
      </w:r>
      <w:r w:rsidRPr="00BA25A1">
        <w:rPr>
          <w:sz w:val="22"/>
        </w:rPr>
        <w:t xml:space="preserve">for underwater use and having </w:t>
      </w:r>
      <w:proofErr w:type="gramStart"/>
      <w:r w:rsidRPr="00BA25A1">
        <w:rPr>
          <w:sz w:val="22"/>
        </w:rPr>
        <w:t>all of</w:t>
      </w:r>
      <w:proofErr w:type="gramEnd"/>
      <w:r w:rsidRPr="00BA25A1">
        <w:rPr>
          <w:sz w:val="22"/>
        </w:rPr>
        <w:t xml:space="preserve"> the following:</w:t>
      </w:r>
    </w:p>
    <w:p w14:paraId="76121304" w14:textId="77777777" w:rsidR="00F656D0" w:rsidRPr="00BA25A1" w:rsidRDefault="00F656D0">
      <w:pPr>
        <w:pStyle w:val="1A1a"/>
        <w:rPr>
          <w:sz w:val="22"/>
          <w:u w:val="single"/>
        </w:rPr>
      </w:pPr>
      <w:r w:rsidRPr="00BA25A1">
        <w:rPr>
          <w:sz w:val="22"/>
        </w:rPr>
        <w:tab/>
      </w:r>
      <w:r w:rsidRPr="00BA25A1">
        <w:rPr>
          <w:sz w:val="22"/>
        </w:rPr>
        <w:tab/>
      </w:r>
      <w:r w:rsidRPr="00BA25A1">
        <w:rPr>
          <w:sz w:val="22"/>
        </w:rPr>
        <w:tab/>
        <w:t>a.</w:t>
      </w:r>
      <w:r w:rsidRPr="00BA25A1">
        <w:rPr>
          <w:sz w:val="22"/>
        </w:rPr>
        <w:tab/>
        <w:t xml:space="preserve">Designed for marine depths exceeding 1,000 m; </w:t>
      </w:r>
      <w:r w:rsidRPr="00BA25A1">
        <w:rPr>
          <w:sz w:val="22"/>
          <w:u w:val="single"/>
        </w:rPr>
        <w:t>and</w:t>
      </w:r>
    </w:p>
    <w:p w14:paraId="2E707771" w14:textId="77777777" w:rsidR="00F656D0" w:rsidRPr="00BA25A1" w:rsidRDefault="00F656D0">
      <w:pPr>
        <w:pStyle w:val="1A1a"/>
        <w:rPr>
          <w:sz w:val="22"/>
        </w:rPr>
      </w:pPr>
      <w:r w:rsidRPr="00BA25A1">
        <w:rPr>
          <w:sz w:val="22"/>
        </w:rPr>
        <w:tab/>
      </w:r>
      <w:r w:rsidRPr="00BA25A1">
        <w:rPr>
          <w:sz w:val="22"/>
        </w:rPr>
        <w:tab/>
      </w:r>
      <w:r w:rsidRPr="00BA25A1">
        <w:rPr>
          <w:sz w:val="22"/>
        </w:rPr>
        <w:tab/>
        <w:t>b.</w:t>
      </w:r>
      <w:r w:rsidRPr="00BA25A1">
        <w:rPr>
          <w:sz w:val="22"/>
        </w:rPr>
        <w:tab/>
        <w:t>A density less than 561 kg/m</w:t>
      </w:r>
      <w:r w:rsidR="00E65E28" w:rsidRPr="00BA25A1">
        <w:rPr>
          <w:sz w:val="22"/>
          <w:vertAlign w:val="superscript"/>
        </w:rPr>
        <w:t>3</w:t>
      </w:r>
      <w:r w:rsidRPr="00BA25A1">
        <w:rPr>
          <w:sz w:val="22"/>
        </w:rPr>
        <w:t>.</w:t>
      </w:r>
    </w:p>
    <w:p w14:paraId="2BA2EE9D" w14:textId="77777777" w:rsidR="00F656D0" w:rsidRPr="00BA25A1" w:rsidRDefault="00F656D0">
      <w:pPr>
        <w:pStyle w:val="1A1note1"/>
        <w:spacing w:before="60"/>
        <w:ind w:left="1922" w:hanging="799"/>
        <w:outlineLvl w:val="0"/>
        <w:rPr>
          <w:i/>
          <w:sz w:val="22"/>
        </w:rPr>
      </w:pPr>
      <w:r w:rsidRPr="00BA25A1">
        <w:rPr>
          <w:i/>
          <w:sz w:val="22"/>
          <w:u w:val="single"/>
        </w:rPr>
        <w:t>Technical Note</w:t>
      </w:r>
    </w:p>
    <w:p w14:paraId="24A8B83B" w14:textId="77777777" w:rsidR="00F656D0" w:rsidRPr="00BA25A1" w:rsidRDefault="00E26AD7">
      <w:pPr>
        <w:pStyle w:val="1A1note1"/>
        <w:ind w:left="1120" w:firstLine="0"/>
        <w:rPr>
          <w:i/>
          <w:sz w:val="22"/>
        </w:rPr>
      </w:pPr>
      <w:r w:rsidRPr="00BA25A1">
        <w:rPr>
          <w:i/>
          <w:sz w:val="22"/>
        </w:rPr>
        <w:t xml:space="preserve">For the purposes of 8.C.1., </w:t>
      </w:r>
      <w:r w:rsidR="00F656D0" w:rsidRPr="00BA25A1">
        <w:rPr>
          <w:i/>
          <w:sz w:val="22"/>
        </w:rPr>
        <w:t>'</w:t>
      </w:r>
      <w:r w:rsidRPr="00BA25A1">
        <w:rPr>
          <w:i/>
          <w:sz w:val="22"/>
        </w:rPr>
        <w:t>s</w:t>
      </w:r>
      <w:r w:rsidR="00F656D0" w:rsidRPr="00BA25A1">
        <w:rPr>
          <w:i/>
          <w:sz w:val="22"/>
        </w:rPr>
        <w:t xml:space="preserve">yntactic foam' consists of hollow spheres of plastic or glass embedded in a resin </w:t>
      </w:r>
      <w:r w:rsidR="00D53715" w:rsidRPr="00BA25A1">
        <w:rPr>
          <w:i/>
          <w:sz w:val="22"/>
        </w:rPr>
        <w:t>"</w:t>
      </w:r>
      <w:r w:rsidR="00F656D0" w:rsidRPr="00BA25A1">
        <w:rPr>
          <w:i/>
          <w:sz w:val="22"/>
        </w:rPr>
        <w:t>matrix</w:t>
      </w:r>
      <w:r w:rsidR="00D53715" w:rsidRPr="00BA25A1">
        <w:rPr>
          <w:i/>
          <w:sz w:val="22"/>
        </w:rPr>
        <w:t>"</w:t>
      </w:r>
      <w:r w:rsidR="00F656D0" w:rsidRPr="00BA25A1">
        <w:rPr>
          <w:i/>
          <w:sz w:val="22"/>
        </w:rPr>
        <w:t>.</w:t>
      </w:r>
    </w:p>
    <w:p w14:paraId="77B075F0" w14:textId="77777777" w:rsidR="00F656D0" w:rsidRPr="00BA25A1" w:rsidRDefault="00F656D0">
      <w:pPr>
        <w:pStyle w:val="1A1note1"/>
        <w:spacing w:before="120"/>
        <w:ind w:left="1849" w:hanging="726"/>
        <w:rPr>
          <w:i/>
          <w:sz w:val="22"/>
        </w:rPr>
      </w:pPr>
      <w:r w:rsidRPr="00BA25A1">
        <w:rPr>
          <w:i/>
          <w:sz w:val="22"/>
          <w:u w:val="single"/>
        </w:rPr>
        <w:t>N.B.</w:t>
      </w:r>
      <w:r w:rsidRPr="00BA25A1">
        <w:rPr>
          <w:i/>
          <w:sz w:val="22"/>
        </w:rPr>
        <w:tab/>
      </w:r>
      <w:r w:rsidRPr="00BA25A1">
        <w:rPr>
          <w:i/>
          <w:sz w:val="22"/>
          <w:lang w:val="en-GB"/>
        </w:rPr>
        <w:t>See also 8.A.2.a.4.</w:t>
      </w:r>
    </w:p>
    <w:p w14:paraId="47A97578" w14:textId="77777777" w:rsidR="00F656D0" w:rsidRPr="00BA25A1" w:rsidRDefault="00F656D0">
      <w:pPr>
        <w:pStyle w:val="1A"/>
        <w:ind w:right="2"/>
        <w:jc w:val="both"/>
        <w:rPr>
          <w:sz w:val="16"/>
          <w:szCs w:val="16"/>
        </w:rPr>
      </w:pPr>
    </w:p>
    <w:p w14:paraId="4B0C4B0B" w14:textId="77777777" w:rsidR="00F656D0" w:rsidRPr="00BA25A1" w:rsidRDefault="00F656D0">
      <w:pPr>
        <w:pStyle w:val="1A"/>
        <w:ind w:right="2"/>
        <w:jc w:val="both"/>
        <w:rPr>
          <w:sz w:val="16"/>
          <w:szCs w:val="16"/>
        </w:rPr>
      </w:pPr>
    </w:p>
    <w:p w14:paraId="31A7C5A8" w14:textId="77777777" w:rsidR="00F656D0" w:rsidRPr="00BA25A1" w:rsidRDefault="00F656D0">
      <w:pPr>
        <w:pStyle w:val="1A"/>
        <w:ind w:right="2"/>
        <w:rPr>
          <w:sz w:val="22"/>
        </w:rPr>
      </w:pPr>
      <w:r w:rsidRPr="00BA25A1">
        <w:rPr>
          <w:sz w:val="22"/>
        </w:rPr>
        <w:t>8.</w:t>
      </w:r>
      <w:r w:rsidRPr="00BA25A1">
        <w:rPr>
          <w:sz w:val="22"/>
        </w:rPr>
        <w:tab/>
        <w:t>D.</w:t>
      </w:r>
      <w:r w:rsidRPr="00BA25A1">
        <w:rPr>
          <w:sz w:val="22"/>
        </w:rPr>
        <w:tab/>
      </w:r>
      <w:r w:rsidRPr="00BA25A1">
        <w:rPr>
          <w:sz w:val="22"/>
          <w:u w:val="single"/>
        </w:rPr>
        <w:t>SOFTWARE</w:t>
      </w:r>
    </w:p>
    <w:p w14:paraId="0C567DA6" w14:textId="77777777" w:rsidR="00F656D0" w:rsidRPr="00BA25A1" w:rsidRDefault="00F656D0">
      <w:pPr>
        <w:pStyle w:val="1A"/>
        <w:ind w:right="2"/>
        <w:jc w:val="both"/>
        <w:rPr>
          <w:sz w:val="22"/>
        </w:rPr>
      </w:pPr>
    </w:p>
    <w:p w14:paraId="6D1F04F2" w14:textId="77777777" w:rsidR="00F656D0" w:rsidRPr="00BA25A1" w:rsidRDefault="00F656D0">
      <w:pPr>
        <w:pStyle w:val="1A1"/>
        <w:ind w:right="2"/>
        <w:jc w:val="both"/>
        <w:rPr>
          <w:sz w:val="22"/>
        </w:rPr>
      </w:pPr>
      <w:r w:rsidRPr="00BA25A1">
        <w:rPr>
          <w:sz w:val="22"/>
        </w:rPr>
        <w:t>8.</w:t>
      </w:r>
      <w:r w:rsidRPr="00BA25A1">
        <w:rPr>
          <w:sz w:val="22"/>
        </w:rPr>
        <w:tab/>
        <w:t>D.</w:t>
      </w:r>
      <w:r w:rsidRPr="00BA25A1">
        <w:rPr>
          <w:sz w:val="22"/>
        </w:rPr>
        <w:tab/>
        <w:t>1.</w:t>
      </w:r>
      <w:r w:rsidRPr="00BA25A1">
        <w:rPr>
          <w:sz w:val="22"/>
        </w:rPr>
        <w:tab/>
        <w:t xml:space="preserve">"Software" specially designed or modified for the "development", "production" or "use" of equipment or materials, specified </w:t>
      </w:r>
      <w:r w:rsidR="00D57EC8" w:rsidRPr="00BA25A1">
        <w:rPr>
          <w:sz w:val="22"/>
        </w:rPr>
        <w:t>in</w:t>
      </w:r>
      <w:r w:rsidRPr="00BA25A1">
        <w:rPr>
          <w:sz w:val="22"/>
        </w:rPr>
        <w:t xml:space="preserve"> 8.A., 8.B. or 8.C.</w:t>
      </w:r>
    </w:p>
    <w:p w14:paraId="5A0DA83B" w14:textId="77777777" w:rsidR="00F656D0" w:rsidRPr="00BA25A1" w:rsidRDefault="00F656D0">
      <w:pPr>
        <w:pStyle w:val="1A1"/>
        <w:ind w:right="2"/>
        <w:jc w:val="both"/>
        <w:rPr>
          <w:sz w:val="22"/>
        </w:rPr>
      </w:pPr>
    </w:p>
    <w:p w14:paraId="58FBC410" w14:textId="77777777" w:rsidR="00F656D0" w:rsidRPr="00BA25A1" w:rsidRDefault="00F656D0">
      <w:pPr>
        <w:pStyle w:val="1A1"/>
        <w:ind w:right="2"/>
        <w:jc w:val="both"/>
        <w:rPr>
          <w:sz w:val="22"/>
        </w:rPr>
      </w:pPr>
      <w:r w:rsidRPr="00BA25A1">
        <w:rPr>
          <w:sz w:val="22"/>
        </w:rPr>
        <w:t>8.</w:t>
      </w:r>
      <w:r w:rsidRPr="00BA25A1">
        <w:rPr>
          <w:sz w:val="22"/>
        </w:rPr>
        <w:tab/>
        <w:t>D.</w:t>
      </w:r>
      <w:r w:rsidRPr="00BA25A1">
        <w:rPr>
          <w:sz w:val="22"/>
        </w:rPr>
        <w:tab/>
        <w:t>2.</w:t>
      </w:r>
      <w:r w:rsidRPr="00BA25A1">
        <w:rPr>
          <w:sz w:val="22"/>
        </w:rPr>
        <w:tab/>
        <w:t>Specific "software" specially designed or modified for the "development", "production", repair, overhaul or refurbishing (re-machining) of propellers specially designed for underwater noise reduction.</w:t>
      </w:r>
    </w:p>
    <w:p w14:paraId="4D9D717A" w14:textId="77777777" w:rsidR="00F656D0" w:rsidRPr="00BA25A1" w:rsidRDefault="00F656D0">
      <w:pPr>
        <w:pStyle w:val="1A1"/>
        <w:ind w:right="2"/>
        <w:jc w:val="both"/>
        <w:rPr>
          <w:sz w:val="16"/>
          <w:szCs w:val="16"/>
        </w:rPr>
      </w:pPr>
    </w:p>
    <w:p w14:paraId="2C174318" w14:textId="77777777" w:rsidR="00D25DD4" w:rsidRPr="00BA25A1" w:rsidRDefault="00D25DD4">
      <w:pPr>
        <w:pStyle w:val="1A1"/>
        <w:ind w:right="2"/>
        <w:jc w:val="both"/>
        <w:rPr>
          <w:sz w:val="16"/>
          <w:szCs w:val="16"/>
        </w:rPr>
      </w:pPr>
    </w:p>
    <w:p w14:paraId="1375A72B" w14:textId="77777777" w:rsidR="00F656D0" w:rsidRPr="00BA25A1" w:rsidRDefault="00F656D0">
      <w:pPr>
        <w:pStyle w:val="1A1"/>
        <w:ind w:right="2"/>
        <w:jc w:val="both"/>
        <w:rPr>
          <w:sz w:val="22"/>
        </w:rPr>
      </w:pPr>
      <w:r w:rsidRPr="00BA25A1">
        <w:rPr>
          <w:sz w:val="22"/>
        </w:rPr>
        <w:t>8.</w:t>
      </w:r>
      <w:r w:rsidRPr="00BA25A1">
        <w:rPr>
          <w:sz w:val="22"/>
        </w:rPr>
        <w:tab/>
        <w:t>E.</w:t>
      </w:r>
      <w:r w:rsidRPr="00BA25A1">
        <w:rPr>
          <w:sz w:val="22"/>
        </w:rPr>
        <w:tab/>
      </w:r>
      <w:r w:rsidRPr="00BA25A1">
        <w:rPr>
          <w:sz w:val="22"/>
          <w:u w:val="single"/>
        </w:rPr>
        <w:t>TECHNOLOGY</w:t>
      </w:r>
    </w:p>
    <w:p w14:paraId="239ADFFC" w14:textId="77777777" w:rsidR="00F656D0" w:rsidRPr="00BA25A1" w:rsidRDefault="00F656D0">
      <w:pPr>
        <w:pStyle w:val="1A1"/>
        <w:ind w:right="2"/>
        <w:jc w:val="both"/>
        <w:rPr>
          <w:sz w:val="22"/>
        </w:rPr>
      </w:pPr>
    </w:p>
    <w:p w14:paraId="078F8557" w14:textId="77777777" w:rsidR="00F656D0" w:rsidRPr="00BA25A1" w:rsidRDefault="00F656D0">
      <w:pPr>
        <w:pStyle w:val="1A1"/>
        <w:ind w:right="2"/>
        <w:jc w:val="both"/>
        <w:rPr>
          <w:sz w:val="22"/>
        </w:rPr>
      </w:pPr>
      <w:r w:rsidRPr="00BA25A1">
        <w:rPr>
          <w:sz w:val="22"/>
        </w:rPr>
        <w:t>8.</w:t>
      </w:r>
      <w:r w:rsidRPr="00BA25A1">
        <w:rPr>
          <w:sz w:val="22"/>
        </w:rPr>
        <w:tab/>
        <w:t>E.</w:t>
      </w:r>
      <w:r w:rsidRPr="00BA25A1">
        <w:rPr>
          <w:sz w:val="22"/>
        </w:rPr>
        <w:tab/>
        <w:t>1.</w:t>
      </w:r>
      <w:r w:rsidRPr="00BA25A1">
        <w:rPr>
          <w:sz w:val="22"/>
        </w:rPr>
        <w:tab/>
        <w:t xml:space="preserve">"Technology" according to the General Technology Note for the "development" or "production" of equipment or materials, specified </w:t>
      </w:r>
      <w:r w:rsidR="00D57EC8" w:rsidRPr="00BA25A1">
        <w:rPr>
          <w:sz w:val="22"/>
        </w:rPr>
        <w:t>in</w:t>
      </w:r>
      <w:r w:rsidRPr="00BA25A1">
        <w:rPr>
          <w:sz w:val="22"/>
        </w:rPr>
        <w:t xml:space="preserve"> 8.A., 8.B. or 8.C.</w:t>
      </w:r>
    </w:p>
    <w:p w14:paraId="27FB1653" w14:textId="77777777" w:rsidR="00F656D0" w:rsidRPr="00BA25A1" w:rsidRDefault="00F656D0">
      <w:pPr>
        <w:pStyle w:val="1A1"/>
        <w:ind w:right="2"/>
        <w:jc w:val="both"/>
        <w:rPr>
          <w:sz w:val="22"/>
        </w:rPr>
      </w:pPr>
    </w:p>
    <w:p w14:paraId="66943F13" w14:textId="77777777" w:rsidR="00F656D0" w:rsidRPr="00BA25A1" w:rsidRDefault="00F656D0">
      <w:pPr>
        <w:pStyle w:val="1A1"/>
        <w:ind w:right="2"/>
        <w:jc w:val="both"/>
        <w:rPr>
          <w:sz w:val="22"/>
        </w:rPr>
      </w:pPr>
      <w:r w:rsidRPr="00BA25A1">
        <w:rPr>
          <w:sz w:val="22"/>
        </w:rPr>
        <w:t>8.</w:t>
      </w:r>
      <w:r w:rsidRPr="00BA25A1">
        <w:rPr>
          <w:sz w:val="22"/>
        </w:rPr>
        <w:tab/>
        <w:t>E.</w:t>
      </w:r>
      <w:r w:rsidRPr="00BA25A1">
        <w:rPr>
          <w:sz w:val="22"/>
        </w:rPr>
        <w:tab/>
        <w:t>2.</w:t>
      </w:r>
      <w:r w:rsidRPr="00BA25A1">
        <w:rPr>
          <w:sz w:val="22"/>
        </w:rPr>
        <w:tab/>
        <w:t>Other "technology" as follows:</w:t>
      </w:r>
    </w:p>
    <w:p w14:paraId="60449C55" w14:textId="77777777" w:rsidR="00F656D0" w:rsidRPr="00BA25A1" w:rsidRDefault="00F656D0">
      <w:pPr>
        <w:pStyle w:val="1A1"/>
        <w:tabs>
          <w:tab w:val="left" w:pos="1120"/>
        </w:tabs>
        <w:spacing w:before="120"/>
        <w:ind w:left="1440" w:hanging="1440"/>
        <w:jc w:val="both"/>
        <w:rPr>
          <w:sz w:val="22"/>
        </w:rPr>
      </w:pPr>
      <w:r w:rsidRPr="00BA25A1">
        <w:rPr>
          <w:sz w:val="22"/>
        </w:rPr>
        <w:tab/>
      </w:r>
      <w:r w:rsidRPr="00BA25A1">
        <w:rPr>
          <w:sz w:val="22"/>
        </w:rPr>
        <w:tab/>
      </w:r>
      <w:r w:rsidRPr="00BA25A1">
        <w:rPr>
          <w:sz w:val="22"/>
        </w:rPr>
        <w:tab/>
        <w:t>a.</w:t>
      </w:r>
      <w:r w:rsidRPr="00BA25A1">
        <w:rPr>
          <w:sz w:val="22"/>
        </w:rPr>
        <w:tab/>
        <w:t xml:space="preserve">"Technology" for the "development", "production", repair, overhaul or refurbishing (re-machining) of propellers specially designed for underwater noise </w:t>
      </w:r>
      <w:proofErr w:type="gramStart"/>
      <w:r w:rsidRPr="00BA25A1">
        <w:rPr>
          <w:sz w:val="22"/>
        </w:rPr>
        <w:t>reduction;</w:t>
      </w:r>
      <w:proofErr w:type="gramEnd"/>
    </w:p>
    <w:p w14:paraId="432E6051" w14:textId="77777777" w:rsidR="00F656D0" w:rsidRPr="00BA25A1" w:rsidRDefault="00F656D0">
      <w:pPr>
        <w:pStyle w:val="1A1"/>
        <w:tabs>
          <w:tab w:val="left" w:pos="1120"/>
        </w:tabs>
        <w:ind w:left="1440" w:right="2" w:hanging="1440"/>
        <w:jc w:val="both"/>
        <w:rPr>
          <w:sz w:val="22"/>
        </w:rPr>
      </w:pPr>
      <w:r w:rsidRPr="00BA25A1">
        <w:rPr>
          <w:sz w:val="22"/>
        </w:rPr>
        <w:tab/>
      </w:r>
      <w:r w:rsidRPr="00BA25A1">
        <w:rPr>
          <w:sz w:val="22"/>
        </w:rPr>
        <w:tab/>
      </w:r>
      <w:r w:rsidRPr="00BA25A1">
        <w:rPr>
          <w:sz w:val="22"/>
        </w:rPr>
        <w:tab/>
        <w:t>b.</w:t>
      </w:r>
      <w:r w:rsidRPr="00BA25A1">
        <w:rPr>
          <w:sz w:val="22"/>
        </w:rPr>
        <w:tab/>
        <w:t xml:space="preserve">"Technology" for the overhaul or refurbishing of equipment specified </w:t>
      </w:r>
      <w:r w:rsidR="00D57EC8" w:rsidRPr="00BA25A1">
        <w:rPr>
          <w:sz w:val="22"/>
        </w:rPr>
        <w:t>in</w:t>
      </w:r>
      <w:r w:rsidRPr="00BA25A1">
        <w:rPr>
          <w:sz w:val="22"/>
        </w:rPr>
        <w:t xml:space="preserve"> 8.A.1., 8.A.2.b., 8.A.2.j., 8.A.2.o. or 8.A.2.</w:t>
      </w:r>
      <w:proofErr w:type="gramStart"/>
      <w:r w:rsidRPr="00BA25A1">
        <w:rPr>
          <w:sz w:val="22"/>
        </w:rPr>
        <w:t>p.</w:t>
      </w:r>
      <w:r w:rsidR="00BF13FC" w:rsidRPr="00BA25A1">
        <w:rPr>
          <w:sz w:val="22"/>
        </w:rPr>
        <w:t>;</w:t>
      </w:r>
      <w:proofErr w:type="gramEnd"/>
    </w:p>
    <w:p w14:paraId="6531CB6E" w14:textId="77777777" w:rsidR="00F656D0" w:rsidRPr="00BA25A1" w:rsidRDefault="00D15A11">
      <w:pPr>
        <w:pStyle w:val="1A1"/>
        <w:ind w:right="2"/>
        <w:jc w:val="both"/>
        <w:rPr>
          <w:sz w:val="16"/>
          <w:szCs w:val="16"/>
        </w:rPr>
      </w:pPr>
      <w:r w:rsidRPr="00BA25A1">
        <w:rPr>
          <w:sz w:val="16"/>
          <w:szCs w:val="16"/>
        </w:rPr>
        <w:br w:type="page"/>
      </w:r>
    </w:p>
    <w:p w14:paraId="42562A28" w14:textId="77777777" w:rsidR="00443479" w:rsidRPr="00BA25A1" w:rsidRDefault="00D15A11" w:rsidP="00443479">
      <w:pPr>
        <w:pStyle w:val="1A1"/>
        <w:tabs>
          <w:tab w:val="left" w:pos="1120"/>
        </w:tabs>
        <w:ind w:left="1440" w:right="2" w:hanging="1440"/>
        <w:jc w:val="both"/>
        <w:rPr>
          <w:sz w:val="22"/>
          <w:szCs w:val="22"/>
        </w:rPr>
      </w:pPr>
      <w:r w:rsidRPr="00BA25A1">
        <w:rPr>
          <w:sz w:val="22"/>
        </w:rPr>
        <w:t>8.</w:t>
      </w:r>
      <w:r w:rsidRPr="00BA25A1">
        <w:rPr>
          <w:sz w:val="22"/>
        </w:rPr>
        <w:tab/>
        <w:t>E.</w:t>
      </w:r>
      <w:r w:rsidRPr="00BA25A1">
        <w:rPr>
          <w:sz w:val="22"/>
        </w:rPr>
        <w:tab/>
        <w:t>2.</w:t>
      </w:r>
      <w:r w:rsidRPr="00BA25A1">
        <w:rPr>
          <w:sz w:val="22"/>
        </w:rPr>
        <w:tab/>
      </w:r>
      <w:r w:rsidR="00443479" w:rsidRPr="00BA25A1">
        <w:rPr>
          <w:sz w:val="22"/>
          <w:szCs w:val="22"/>
        </w:rPr>
        <w:t>c.</w:t>
      </w:r>
      <w:r w:rsidR="00443479" w:rsidRPr="00BA25A1">
        <w:rPr>
          <w:sz w:val="22"/>
          <w:szCs w:val="22"/>
        </w:rPr>
        <w:tab/>
        <w:t>"Technology" according to the General Technology Note for the "development" or "production" of any of the following:</w:t>
      </w:r>
    </w:p>
    <w:p w14:paraId="7E9C0948" w14:textId="77777777" w:rsidR="00443479" w:rsidRPr="00BA25A1" w:rsidRDefault="00443479" w:rsidP="00F0040E">
      <w:pPr>
        <w:pStyle w:val="1A1a1"/>
        <w:tabs>
          <w:tab w:val="clear" w:pos="1582"/>
          <w:tab w:val="left" w:pos="1470"/>
        </w:tabs>
        <w:spacing w:before="60"/>
        <w:ind w:left="1837" w:hanging="1814"/>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1.</w:t>
      </w:r>
      <w:r w:rsidRPr="00BA25A1">
        <w:rPr>
          <w:sz w:val="22"/>
          <w:szCs w:val="22"/>
        </w:rPr>
        <w:tab/>
        <w:t xml:space="preserve">Surface-effect vehicles (fully skirted variety) </w:t>
      </w:r>
      <w:proofErr w:type="gramStart"/>
      <w:r w:rsidRPr="00BA25A1">
        <w:rPr>
          <w:sz w:val="22"/>
          <w:szCs w:val="22"/>
        </w:rPr>
        <w:t>having</w:t>
      </w:r>
      <w:proofErr w:type="gramEnd"/>
      <w:r w:rsidRPr="00BA25A1">
        <w:rPr>
          <w:sz w:val="22"/>
          <w:szCs w:val="22"/>
        </w:rPr>
        <w:t xml:space="preserve"> </w:t>
      </w:r>
      <w:proofErr w:type="gramStart"/>
      <w:r w:rsidRPr="00BA25A1">
        <w:rPr>
          <w:sz w:val="22"/>
          <w:szCs w:val="22"/>
        </w:rPr>
        <w:t>all of</w:t>
      </w:r>
      <w:proofErr w:type="gramEnd"/>
      <w:r w:rsidRPr="00BA25A1">
        <w:rPr>
          <w:sz w:val="22"/>
          <w:szCs w:val="22"/>
        </w:rPr>
        <w:t xml:space="preserve"> the following:</w:t>
      </w:r>
    </w:p>
    <w:p w14:paraId="431D1DAC" w14:textId="77777777" w:rsidR="00443479" w:rsidRPr="00BA25A1" w:rsidRDefault="00443479" w:rsidP="00443479">
      <w:pPr>
        <w:autoSpaceDE w:val="0"/>
        <w:autoSpaceDN w:val="0"/>
        <w:adjustRightInd w:val="0"/>
        <w:ind w:left="2338" w:hanging="448"/>
        <w:jc w:val="both"/>
        <w:rPr>
          <w:sz w:val="22"/>
          <w:szCs w:val="22"/>
        </w:rPr>
      </w:pPr>
      <w:r w:rsidRPr="00BA25A1">
        <w:rPr>
          <w:sz w:val="22"/>
          <w:szCs w:val="22"/>
        </w:rPr>
        <w:t>a.</w:t>
      </w:r>
      <w:r w:rsidRPr="00BA25A1">
        <w:rPr>
          <w:sz w:val="22"/>
          <w:szCs w:val="22"/>
        </w:rPr>
        <w:tab/>
        <w:t xml:space="preserve">Maximum design speed, fully loaded, exceeding 30 knots </w:t>
      </w:r>
      <w:proofErr w:type="gramStart"/>
      <w:r w:rsidRPr="00BA25A1">
        <w:rPr>
          <w:sz w:val="22"/>
          <w:szCs w:val="22"/>
        </w:rPr>
        <w:t>in</w:t>
      </w:r>
      <w:proofErr w:type="gramEnd"/>
      <w:r w:rsidRPr="00BA25A1">
        <w:rPr>
          <w:sz w:val="22"/>
          <w:szCs w:val="22"/>
        </w:rPr>
        <w:t xml:space="preserve"> a significant wave height of 1.25 m or </w:t>
      </w:r>
      <w:proofErr w:type="gramStart"/>
      <w:r w:rsidRPr="00BA25A1">
        <w:rPr>
          <w:sz w:val="22"/>
          <w:szCs w:val="22"/>
        </w:rPr>
        <w:t>more;</w:t>
      </w:r>
      <w:proofErr w:type="gramEnd"/>
    </w:p>
    <w:p w14:paraId="4F08158B" w14:textId="77777777" w:rsidR="00443479" w:rsidRPr="00BA25A1" w:rsidRDefault="00443479" w:rsidP="00443479">
      <w:pPr>
        <w:autoSpaceDE w:val="0"/>
        <w:autoSpaceDN w:val="0"/>
        <w:adjustRightInd w:val="0"/>
        <w:ind w:left="2338" w:hanging="448"/>
        <w:jc w:val="both"/>
        <w:rPr>
          <w:sz w:val="22"/>
          <w:szCs w:val="22"/>
        </w:rPr>
      </w:pPr>
      <w:r w:rsidRPr="00BA25A1">
        <w:rPr>
          <w:sz w:val="22"/>
          <w:szCs w:val="22"/>
        </w:rPr>
        <w:t>b.</w:t>
      </w:r>
      <w:r w:rsidRPr="00BA25A1">
        <w:rPr>
          <w:sz w:val="22"/>
          <w:szCs w:val="22"/>
        </w:rPr>
        <w:tab/>
        <w:t xml:space="preserve">Cushion pressure exceeding 3,830 Pa; </w:t>
      </w:r>
      <w:r w:rsidRPr="00BA25A1">
        <w:rPr>
          <w:sz w:val="22"/>
          <w:szCs w:val="22"/>
          <w:u w:val="single"/>
        </w:rPr>
        <w:t>and</w:t>
      </w:r>
    </w:p>
    <w:p w14:paraId="042F48F8" w14:textId="77777777" w:rsidR="00443479" w:rsidRPr="00BA25A1" w:rsidRDefault="00443479" w:rsidP="00443479">
      <w:pPr>
        <w:autoSpaceDE w:val="0"/>
        <w:autoSpaceDN w:val="0"/>
        <w:adjustRightInd w:val="0"/>
        <w:ind w:left="2338" w:hanging="448"/>
        <w:jc w:val="both"/>
        <w:rPr>
          <w:sz w:val="22"/>
          <w:szCs w:val="22"/>
        </w:rPr>
      </w:pPr>
      <w:r w:rsidRPr="00BA25A1">
        <w:rPr>
          <w:sz w:val="22"/>
          <w:szCs w:val="22"/>
        </w:rPr>
        <w:t>c.</w:t>
      </w:r>
      <w:r w:rsidRPr="00BA25A1">
        <w:rPr>
          <w:sz w:val="22"/>
          <w:szCs w:val="22"/>
        </w:rPr>
        <w:tab/>
        <w:t xml:space="preserve">Light-ship-to-full-load displacement ratio of less than </w:t>
      </w:r>
      <w:proofErr w:type="gramStart"/>
      <w:r w:rsidRPr="00BA25A1">
        <w:rPr>
          <w:sz w:val="22"/>
          <w:szCs w:val="22"/>
        </w:rPr>
        <w:t>0.70;</w:t>
      </w:r>
      <w:proofErr w:type="gramEnd"/>
    </w:p>
    <w:p w14:paraId="250F12E9" w14:textId="77777777" w:rsidR="00443479" w:rsidRPr="00BA25A1" w:rsidRDefault="00443479" w:rsidP="00F0040E">
      <w:pPr>
        <w:pStyle w:val="1A1a1"/>
        <w:tabs>
          <w:tab w:val="clear" w:pos="1582"/>
          <w:tab w:val="left" w:pos="1470"/>
        </w:tabs>
        <w:spacing w:before="60"/>
        <w:ind w:left="1837" w:hanging="1814"/>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2.</w:t>
      </w:r>
      <w:r w:rsidRPr="00BA25A1">
        <w:rPr>
          <w:sz w:val="22"/>
          <w:szCs w:val="22"/>
        </w:rPr>
        <w:tab/>
        <w:t xml:space="preserve">Surface-effect vehicles (rigid sidewalls) with a maximum design speed, fully loaded, exceeding 40 knots in a significant wave height of 3.25 m or </w:t>
      </w:r>
      <w:proofErr w:type="gramStart"/>
      <w:r w:rsidRPr="00BA25A1">
        <w:rPr>
          <w:sz w:val="22"/>
          <w:szCs w:val="22"/>
        </w:rPr>
        <w:t>more;</w:t>
      </w:r>
      <w:proofErr w:type="gramEnd"/>
    </w:p>
    <w:p w14:paraId="4E552CB1" w14:textId="77777777" w:rsidR="00443479" w:rsidRPr="00BA25A1" w:rsidRDefault="00443479" w:rsidP="00F0040E">
      <w:pPr>
        <w:pStyle w:val="1A1a1"/>
        <w:tabs>
          <w:tab w:val="clear" w:pos="1582"/>
          <w:tab w:val="left" w:pos="1470"/>
        </w:tabs>
        <w:spacing w:before="60"/>
        <w:ind w:left="1837" w:hanging="1814"/>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3.</w:t>
      </w:r>
      <w:r w:rsidRPr="00BA25A1">
        <w:rPr>
          <w:sz w:val="22"/>
          <w:szCs w:val="22"/>
        </w:rPr>
        <w:tab/>
        <w:t xml:space="preserve">Hydrofoil vessels with active systems for automatically controlling foil systems, with a maximum design speed, fully loaded, of 40 knots or more in a significant wave height of 3.25 m or </w:t>
      </w:r>
      <w:proofErr w:type="gramStart"/>
      <w:r w:rsidRPr="00BA25A1">
        <w:rPr>
          <w:sz w:val="22"/>
          <w:szCs w:val="22"/>
        </w:rPr>
        <w:t>more;</w:t>
      </w:r>
      <w:proofErr w:type="gramEnd"/>
      <w:r w:rsidRPr="00BA25A1">
        <w:rPr>
          <w:sz w:val="22"/>
          <w:szCs w:val="22"/>
        </w:rPr>
        <w:t xml:space="preserve"> </w:t>
      </w:r>
      <w:r w:rsidRPr="00BA25A1">
        <w:rPr>
          <w:sz w:val="22"/>
          <w:szCs w:val="22"/>
          <w:u w:val="single"/>
        </w:rPr>
        <w:t>or</w:t>
      </w:r>
    </w:p>
    <w:p w14:paraId="34A0570C" w14:textId="77777777" w:rsidR="00443479" w:rsidRPr="00BA25A1" w:rsidRDefault="00443479" w:rsidP="00F0040E">
      <w:pPr>
        <w:pStyle w:val="1A1a1"/>
        <w:tabs>
          <w:tab w:val="clear" w:pos="1582"/>
          <w:tab w:val="left" w:pos="1470"/>
        </w:tabs>
        <w:spacing w:before="60"/>
        <w:ind w:left="1837" w:hanging="1814"/>
        <w:jc w:val="both"/>
        <w:rPr>
          <w:sz w:val="22"/>
          <w:szCs w:val="22"/>
        </w:rPr>
      </w:pPr>
      <w:r w:rsidRPr="00BA25A1">
        <w:rPr>
          <w:sz w:val="22"/>
          <w:szCs w:val="22"/>
        </w:rPr>
        <w:tab/>
      </w:r>
      <w:r w:rsidRPr="00BA25A1">
        <w:rPr>
          <w:sz w:val="22"/>
          <w:szCs w:val="22"/>
        </w:rPr>
        <w:tab/>
      </w:r>
      <w:r w:rsidRPr="00BA25A1">
        <w:rPr>
          <w:sz w:val="22"/>
          <w:szCs w:val="22"/>
        </w:rPr>
        <w:tab/>
      </w:r>
      <w:r w:rsidRPr="00BA25A1">
        <w:rPr>
          <w:sz w:val="22"/>
          <w:szCs w:val="22"/>
        </w:rPr>
        <w:tab/>
        <w:t>4.</w:t>
      </w:r>
      <w:r w:rsidRPr="00BA25A1">
        <w:rPr>
          <w:sz w:val="22"/>
          <w:szCs w:val="22"/>
        </w:rPr>
        <w:tab/>
        <w:t xml:space="preserve">'Small waterplane area vessels' </w:t>
      </w:r>
      <w:proofErr w:type="gramStart"/>
      <w:r w:rsidRPr="00BA25A1">
        <w:rPr>
          <w:sz w:val="22"/>
          <w:szCs w:val="22"/>
        </w:rPr>
        <w:t>having</w:t>
      </w:r>
      <w:proofErr w:type="gramEnd"/>
      <w:r w:rsidRPr="00BA25A1">
        <w:rPr>
          <w:sz w:val="22"/>
          <w:szCs w:val="22"/>
        </w:rPr>
        <w:t xml:space="preserve"> any of the following:</w:t>
      </w:r>
    </w:p>
    <w:p w14:paraId="06382B8C" w14:textId="77777777" w:rsidR="00443479" w:rsidRPr="00BA25A1" w:rsidRDefault="00443479" w:rsidP="00443479">
      <w:pPr>
        <w:autoSpaceDE w:val="0"/>
        <w:autoSpaceDN w:val="0"/>
        <w:adjustRightInd w:val="0"/>
        <w:ind w:left="2338" w:hanging="448"/>
        <w:jc w:val="both"/>
        <w:rPr>
          <w:sz w:val="22"/>
          <w:szCs w:val="22"/>
        </w:rPr>
      </w:pPr>
      <w:r w:rsidRPr="00BA25A1">
        <w:rPr>
          <w:sz w:val="22"/>
          <w:szCs w:val="22"/>
        </w:rPr>
        <w:t>a.</w:t>
      </w:r>
      <w:r w:rsidRPr="00BA25A1">
        <w:rPr>
          <w:sz w:val="22"/>
          <w:szCs w:val="22"/>
        </w:rPr>
        <w:tab/>
        <w:t xml:space="preserve">Full load displacement exceeding 500 tonnes with a maximum design speed, fully loaded, exceeding 35 knots in a significant wave height of 3.25 m or </w:t>
      </w:r>
      <w:proofErr w:type="gramStart"/>
      <w:r w:rsidRPr="00BA25A1">
        <w:rPr>
          <w:sz w:val="22"/>
          <w:szCs w:val="22"/>
        </w:rPr>
        <w:t>more;</w:t>
      </w:r>
      <w:proofErr w:type="gramEnd"/>
      <w:r w:rsidRPr="00BA25A1">
        <w:rPr>
          <w:sz w:val="22"/>
          <w:szCs w:val="22"/>
        </w:rPr>
        <w:t xml:space="preserve"> </w:t>
      </w:r>
      <w:r w:rsidRPr="00BA25A1">
        <w:rPr>
          <w:sz w:val="22"/>
          <w:szCs w:val="22"/>
          <w:u w:val="single"/>
        </w:rPr>
        <w:t>or</w:t>
      </w:r>
    </w:p>
    <w:p w14:paraId="33EB5893" w14:textId="77777777" w:rsidR="00443479" w:rsidRPr="00BA25A1" w:rsidRDefault="00443479" w:rsidP="00443479">
      <w:pPr>
        <w:autoSpaceDE w:val="0"/>
        <w:autoSpaceDN w:val="0"/>
        <w:adjustRightInd w:val="0"/>
        <w:ind w:left="2338" w:hanging="448"/>
        <w:jc w:val="both"/>
        <w:rPr>
          <w:sz w:val="22"/>
          <w:szCs w:val="22"/>
        </w:rPr>
      </w:pPr>
      <w:r w:rsidRPr="00BA25A1">
        <w:rPr>
          <w:sz w:val="22"/>
          <w:szCs w:val="22"/>
        </w:rPr>
        <w:t>b.</w:t>
      </w:r>
      <w:r w:rsidRPr="00BA25A1">
        <w:rPr>
          <w:sz w:val="22"/>
          <w:szCs w:val="22"/>
        </w:rPr>
        <w:tab/>
        <w:t>Full load displacement exceeding 1,500 tonnes with a maximum design speed, fully loaded, exceeding 25 knots in a significant wave height of 4 m or more.</w:t>
      </w:r>
    </w:p>
    <w:p w14:paraId="66B1DA83" w14:textId="77777777" w:rsidR="00443479" w:rsidRPr="00BA25A1" w:rsidRDefault="00443479" w:rsidP="006A6F65">
      <w:pPr>
        <w:autoSpaceDE w:val="0"/>
        <w:autoSpaceDN w:val="0"/>
        <w:adjustRightInd w:val="0"/>
        <w:spacing w:before="60"/>
        <w:ind w:left="1848" w:firstLine="11"/>
        <w:jc w:val="both"/>
        <w:rPr>
          <w:i/>
          <w:iCs/>
          <w:sz w:val="22"/>
          <w:szCs w:val="22"/>
          <w:u w:val="single"/>
        </w:rPr>
      </w:pPr>
      <w:r w:rsidRPr="00BA25A1">
        <w:rPr>
          <w:i/>
          <w:iCs/>
          <w:sz w:val="22"/>
          <w:szCs w:val="22"/>
          <w:u w:val="single"/>
        </w:rPr>
        <w:t>Technical Note</w:t>
      </w:r>
    </w:p>
    <w:p w14:paraId="5018CEFF" w14:textId="77777777" w:rsidR="00443479" w:rsidRPr="00443479" w:rsidRDefault="00E26AD7" w:rsidP="00443479">
      <w:pPr>
        <w:autoSpaceDE w:val="0"/>
        <w:autoSpaceDN w:val="0"/>
        <w:adjustRightInd w:val="0"/>
        <w:ind w:left="1848" w:firstLine="14"/>
        <w:jc w:val="both"/>
        <w:rPr>
          <w:sz w:val="22"/>
          <w:szCs w:val="22"/>
          <w:u w:val="single"/>
          <w:vertAlign w:val="superscript"/>
        </w:rPr>
      </w:pPr>
      <w:r w:rsidRPr="00BA25A1">
        <w:rPr>
          <w:i/>
          <w:iCs/>
          <w:sz w:val="22"/>
          <w:szCs w:val="22"/>
        </w:rPr>
        <w:t>For the purposes of 8.E.2.c.4., a</w:t>
      </w:r>
      <w:r w:rsidR="00443479" w:rsidRPr="00BA25A1">
        <w:rPr>
          <w:i/>
          <w:iCs/>
          <w:sz w:val="22"/>
          <w:szCs w:val="22"/>
        </w:rPr>
        <w:t xml:space="preserve"> 'small waterplane area vessel' is defined by the following formula: waterplane area at an operational design draft less than 2x (displaced volume at the operational design draft)</w:t>
      </w:r>
      <w:r w:rsidR="00443479" w:rsidRPr="00BA25A1">
        <w:rPr>
          <w:i/>
          <w:iCs/>
          <w:sz w:val="22"/>
          <w:szCs w:val="22"/>
          <w:vertAlign w:val="superscript"/>
        </w:rPr>
        <w:t>2/3</w:t>
      </w:r>
      <w:r w:rsidR="00443479" w:rsidRPr="00BA25A1">
        <w:rPr>
          <w:i/>
          <w:iCs/>
          <w:sz w:val="22"/>
          <w:szCs w:val="22"/>
        </w:rPr>
        <w:t>.</w:t>
      </w:r>
    </w:p>
    <w:p w14:paraId="62C9ECB1" w14:textId="77777777" w:rsidR="00443479" w:rsidRPr="00443479" w:rsidRDefault="00443479">
      <w:pPr>
        <w:pStyle w:val="1A1"/>
        <w:ind w:right="2"/>
        <w:jc w:val="both"/>
        <w:rPr>
          <w:sz w:val="22"/>
          <w:szCs w:val="22"/>
        </w:rPr>
      </w:pPr>
    </w:p>
    <w:sectPr w:rsidR="00443479" w:rsidRPr="00443479" w:rsidSect="00FA1C88">
      <w:headerReference w:type="even" r:id="rId6"/>
      <w:headerReference w:type="default" r:id="rId7"/>
      <w:footerReference w:type="even" r:id="rId8"/>
      <w:footerReference w:type="default" r:id="rId9"/>
      <w:pgSz w:w="11900" w:h="16840" w:code="9"/>
      <w:pgMar w:top="851" w:right="1797" w:bottom="737" w:left="1797" w:header="709" w:footer="567" w:gutter="0"/>
      <w:pgNumType w:start="1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4A983" w14:textId="77777777" w:rsidR="006F17BD" w:rsidRDefault="006F17BD">
      <w:r>
        <w:separator/>
      </w:r>
    </w:p>
  </w:endnote>
  <w:endnote w:type="continuationSeparator" w:id="0">
    <w:p w14:paraId="21D678A5" w14:textId="77777777" w:rsidR="006F17BD" w:rsidRDefault="006F1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7EDB" w14:textId="77777777" w:rsidR="00C65895" w:rsidRDefault="00C65895">
    <w:pPr>
      <w:pStyle w:val="Footer"/>
      <w:jc w:val="right"/>
      <w:rPr>
        <w:b/>
        <w:sz w:val="20"/>
      </w:rPr>
    </w:pPr>
    <w:r>
      <w:rPr>
        <w:sz w:val="20"/>
        <w:u w:val="single"/>
      </w:rPr>
      <w:t>W</w:t>
    </w:r>
    <w:r w:rsidR="00DD0EC7">
      <w:rPr>
        <w:sz w:val="20"/>
        <w:u w:val="single"/>
      </w:rPr>
      <w:t>A-LIST (</w:t>
    </w:r>
    <w:r w:rsidR="00B83DF1">
      <w:rPr>
        <w:sz w:val="20"/>
        <w:u w:val="single"/>
      </w:rPr>
      <w:t>2</w:t>
    </w:r>
    <w:r w:rsidR="000A0331">
      <w:rPr>
        <w:sz w:val="20"/>
        <w:u w:val="single"/>
      </w:rPr>
      <w:t>5</w:t>
    </w:r>
    <w:r>
      <w:rPr>
        <w:sz w:val="20"/>
        <w:u w:val="single"/>
      </w:rPr>
      <w:t xml:space="preserve">) </w:t>
    </w:r>
    <w:r w:rsidR="0068488A">
      <w:rPr>
        <w:sz w:val="20"/>
        <w:u w:val="single"/>
      </w:rPr>
      <w:t>1</w:t>
    </w:r>
  </w:p>
  <w:p w14:paraId="0AA9500F" w14:textId="77777777" w:rsidR="00C65895" w:rsidRDefault="00C65895">
    <w:pPr>
      <w:pStyle w:val="Footer"/>
      <w:tabs>
        <w:tab w:val="clear" w:pos="4819"/>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D81100">
      <w:rPr>
        <w:noProof/>
        <w:sz w:val="20"/>
      </w:rPr>
      <w:t>152</w:t>
    </w:r>
    <w:r>
      <w:rPr>
        <w:sz w:val="20"/>
      </w:rPr>
      <w:fldChar w:fldCharType="end"/>
    </w:r>
    <w:r w:rsidR="00FD6BC7">
      <w:rPr>
        <w:sz w:val="20"/>
      </w:rPr>
      <w:t xml:space="preserve"> -</w:t>
    </w:r>
    <w:r w:rsidR="00FD6BC7">
      <w:rPr>
        <w:sz w:val="20"/>
      </w:rPr>
      <w:tab/>
    </w:r>
    <w:r w:rsidR="00BA25A1">
      <w:rPr>
        <w:sz w:val="20"/>
        <w:lang w:eastAsia="ko-KR"/>
      </w:rPr>
      <w:t>04</w:t>
    </w:r>
    <w:r w:rsidR="00F319E7">
      <w:rPr>
        <w:sz w:val="20"/>
        <w:lang w:eastAsia="ko-KR"/>
      </w:rPr>
      <w:t>-1</w:t>
    </w:r>
    <w:r w:rsidR="00BA25A1">
      <w:rPr>
        <w:sz w:val="20"/>
        <w:lang w:eastAsia="ko-KR"/>
      </w:rPr>
      <w:t>2</w:t>
    </w:r>
    <w:r w:rsidR="00DD0EC7">
      <w:rPr>
        <w:sz w:val="20"/>
        <w:lang w:eastAsia="ko-KR"/>
      </w:rPr>
      <w:t>-20</w:t>
    </w:r>
    <w:r w:rsidR="00993B09">
      <w:rPr>
        <w:sz w:val="20"/>
        <w:lang w:eastAsia="ko-KR"/>
      </w:rPr>
      <w:t>2</w:t>
    </w:r>
    <w:r w:rsidR="000A0331">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D29E" w14:textId="77777777" w:rsidR="00C65895" w:rsidRDefault="00C65895">
    <w:pPr>
      <w:pStyle w:val="Footer"/>
      <w:tabs>
        <w:tab w:val="right" w:pos="1560"/>
      </w:tabs>
    </w:pPr>
    <w:r>
      <w:rPr>
        <w:sz w:val="20"/>
        <w:u w:val="single"/>
      </w:rPr>
      <w:t>W</w:t>
    </w:r>
    <w:r w:rsidR="003B468A">
      <w:rPr>
        <w:sz w:val="20"/>
        <w:u w:val="single"/>
      </w:rPr>
      <w:t>A-L</w:t>
    </w:r>
    <w:r w:rsidR="00DD0EC7">
      <w:rPr>
        <w:sz w:val="20"/>
        <w:u w:val="single"/>
      </w:rPr>
      <w:t>IST (</w:t>
    </w:r>
    <w:r w:rsidR="00C70749">
      <w:rPr>
        <w:sz w:val="20"/>
        <w:u w:val="single"/>
      </w:rPr>
      <w:t>2</w:t>
    </w:r>
    <w:r w:rsidR="000A0331">
      <w:rPr>
        <w:sz w:val="20"/>
        <w:u w:val="single"/>
      </w:rPr>
      <w:t>5</w:t>
    </w:r>
    <w:r>
      <w:rPr>
        <w:sz w:val="20"/>
        <w:u w:val="single"/>
      </w:rPr>
      <w:t xml:space="preserve">) </w:t>
    </w:r>
    <w:r w:rsidR="00992486">
      <w:rPr>
        <w:sz w:val="20"/>
        <w:u w:val="single"/>
      </w:rPr>
      <w:t>1</w:t>
    </w:r>
  </w:p>
  <w:p w14:paraId="6F7EB85C" w14:textId="77777777" w:rsidR="00326D03" w:rsidRDefault="00BA25A1" w:rsidP="001F44A0">
    <w:pPr>
      <w:tabs>
        <w:tab w:val="left" w:pos="-1980"/>
        <w:tab w:val="left" w:pos="462"/>
        <w:tab w:val="right" w:pos="8280"/>
      </w:tabs>
      <w:rPr>
        <w:sz w:val="20"/>
      </w:rPr>
    </w:pPr>
    <w:r>
      <w:rPr>
        <w:sz w:val="20"/>
      </w:rPr>
      <w:t>04</w:t>
    </w:r>
    <w:r w:rsidR="001F44A0">
      <w:rPr>
        <w:sz w:val="20"/>
      </w:rPr>
      <w:t>-</w:t>
    </w:r>
    <w:r w:rsidR="00D81100">
      <w:rPr>
        <w:sz w:val="20"/>
      </w:rPr>
      <w:t>1</w:t>
    </w:r>
    <w:r>
      <w:rPr>
        <w:sz w:val="20"/>
      </w:rPr>
      <w:t>2</w:t>
    </w:r>
    <w:r w:rsidR="00326D03">
      <w:rPr>
        <w:sz w:val="20"/>
      </w:rPr>
      <w:t>-20</w:t>
    </w:r>
    <w:r w:rsidR="00993B09">
      <w:rPr>
        <w:sz w:val="20"/>
      </w:rPr>
      <w:t>2</w:t>
    </w:r>
    <w:r w:rsidR="000A0331">
      <w:rPr>
        <w:sz w:val="20"/>
      </w:rPr>
      <w:t>5</w:t>
    </w:r>
    <w:r w:rsidR="00326D03">
      <w:rPr>
        <w:b/>
        <w:sz w:val="20"/>
      </w:rPr>
      <w:tab/>
    </w:r>
    <w:r w:rsidR="00326D03">
      <w:rPr>
        <w:sz w:val="20"/>
      </w:rPr>
      <w:t xml:space="preserve">- </w:t>
    </w:r>
    <w:r w:rsidR="00326D03">
      <w:rPr>
        <w:sz w:val="20"/>
      </w:rPr>
      <w:fldChar w:fldCharType="begin"/>
    </w:r>
    <w:r w:rsidR="00326D03">
      <w:rPr>
        <w:sz w:val="20"/>
      </w:rPr>
      <w:instrText>page \\* arabic</w:instrText>
    </w:r>
    <w:r w:rsidR="00326D03">
      <w:rPr>
        <w:sz w:val="20"/>
      </w:rPr>
      <w:fldChar w:fldCharType="separate"/>
    </w:r>
    <w:r w:rsidR="00D81100">
      <w:rPr>
        <w:noProof/>
        <w:sz w:val="20"/>
      </w:rPr>
      <w:t>153</w:t>
    </w:r>
    <w:r w:rsidR="00326D03">
      <w:rPr>
        <w:sz w:val="20"/>
      </w:rPr>
      <w:fldChar w:fldCharType="end"/>
    </w:r>
    <w:r w:rsidR="00326D03">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7A447" w14:textId="77777777" w:rsidR="006F17BD" w:rsidRDefault="006F17BD">
      <w:r>
        <w:separator/>
      </w:r>
    </w:p>
  </w:footnote>
  <w:footnote w:type="continuationSeparator" w:id="0">
    <w:p w14:paraId="642BF3C0" w14:textId="77777777" w:rsidR="006F17BD" w:rsidRDefault="006F1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7C63" w14:textId="77777777" w:rsidR="00C65895" w:rsidRDefault="00C65895">
    <w:pPr>
      <w:tabs>
        <w:tab w:val="right" w:pos="8980"/>
      </w:tabs>
      <w:spacing w:line="240" w:lineRule="atLeast"/>
      <w:ind w:left="20" w:right="18"/>
      <w:rPr>
        <w:u w:val="single"/>
      </w:rPr>
    </w:pPr>
    <w:r>
      <w:rPr>
        <w:u w:val="single"/>
      </w:rPr>
      <w:t>____________________________________________________________________</w:t>
    </w:r>
  </w:p>
  <w:p w14:paraId="1D06AE52" w14:textId="77777777" w:rsidR="00C65895" w:rsidRDefault="00C65895">
    <w:pPr>
      <w:tabs>
        <w:tab w:val="right" w:pos="8980"/>
      </w:tabs>
      <w:spacing w:line="240" w:lineRule="atLeast"/>
      <w:ind w:left="20" w:right="18"/>
      <w:rPr>
        <w:u w:val="single"/>
      </w:rPr>
    </w:pPr>
  </w:p>
  <w:p w14:paraId="245A36CA" w14:textId="77777777" w:rsidR="00C65895" w:rsidRDefault="00C65895">
    <w:pPr>
      <w:tabs>
        <w:tab w:val="left" w:pos="4720"/>
        <w:tab w:val="left" w:pos="7000"/>
      </w:tabs>
      <w:spacing w:line="240" w:lineRule="atLeast"/>
      <w:ind w:left="20" w:right="18"/>
      <w:jc w:val="center"/>
      <w:rPr>
        <w:b/>
        <w:sz w:val="20"/>
      </w:rPr>
    </w:pPr>
    <w:r>
      <w:rPr>
        <w:b/>
        <w:sz w:val="20"/>
      </w:rPr>
      <w:t>DUAL-USE LIST - CATEGORY 8 – MARINE</w:t>
    </w:r>
  </w:p>
  <w:p w14:paraId="33F4A34C" w14:textId="77777777" w:rsidR="00C65895" w:rsidRDefault="00C65895">
    <w:pPr>
      <w:tabs>
        <w:tab w:val="left" w:pos="4720"/>
        <w:tab w:val="left" w:pos="7000"/>
      </w:tabs>
      <w:spacing w:line="240" w:lineRule="atLeast"/>
      <w:ind w:left="20" w:right="18"/>
      <w:rPr>
        <w:u w:val="single"/>
      </w:rPr>
    </w:pPr>
    <w:r>
      <w:rPr>
        <w:u w:val="single"/>
      </w:rPr>
      <w:t>____________________________________________________________________</w:t>
    </w:r>
  </w:p>
  <w:p w14:paraId="4B297220" w14:textId="77777777" w:rsidR="00C65895" w:rsidRDefault="00C65895">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0F8F" w14:textId="77777777" w:rsidR="00C65895" w:rsidRDefault="00C65895">
    <w:pPr>
      <w:tabs>
        <w:tab w:val="right" w:pos="8980"/>
      </w:tabs>
      <w:spacing w:line="240" w:lineRule="atLeast"/>
      <w:ind w:left="20" w:right="18"/>
      <w:rPr>
        <w:u w:val="single"/>
      </w:rPr>
    </w:pPr>
    <w:r>
      <w:rPr>
        <w:u w:val="single"/>
      </w:rPr>
      <w:t>____________________________________________________________________</w:t>
    </w:r>
  </w:p>
  <w:p w14:paraId="2981A390" w14:textId="77777777" w:rsidR="00C65895" w:rsidRDefault="00C65895">
    <w:pPr>
      <w:tabs>
        <w:tab w:val="right" w:pos="8980"/>
      </w:tabs>
      <w:spacing w:line="240" w:lineRule="atLeast"/>
      <w:ind w:left="20" w:right="18"/>
      <w:rPr>
        <w:u w:val="single"/>
      </w:rPr>
    </w:pPr>
  </w:p>
  <w:p w14:paraId="6D6C9125" w14:textId="77777777" w:rsidR="00C65895" w:rsidRDefault="00C65895">
    <w:pPr>
      <w:tabs>
        <w:tab w:val="left" w:pos="4720"/>
        <w:tab w:val="left" w:pos="7000"/>
      </w:tabs>
      <w:spacing w:line="240" w:lineRule="atLeast"/>
      <w:ind w:left="20" w:right="18"/>
      <w:jc w:val="center"/>
      <w:rPr>
        <w:b/>
        <w:sz w:val="20"/>
      </w:rPr>
    </w:pPr>
    <w:r>
      <w:rPr>
        <w:b/>
        <w:sz w:val="20"/>
      </w:rPr>
      <w:t>DUAL-USE LIST - CATEGORY 8 – MARINE</w:t>
    </w:r>
  </w:p>
  <w:p w14:paraId="79091D5E" w14:textId="77777777" w:rsidR="00C65895" w:rsidRDefault="00C65895">
    <w:pPr>
      <w:tabs>
        <w:tab w:val="left" w:pos="4720"/>
        <w:tab w:val="left" w:pos="7000"/>
      </w:tabs>
      <w:spacing w:line="240" w:lineRule="atLeast"/>
      <w:ind w:left="20" w:right="18"/>
      <w:rPr>
        <w:u w:val="single"/>
      </w:rPr>
    </w:pPr>
    <w:r>
      <w:rPr>
        <w:u w:val="single"/>
      </w:rPr>
      <w:t>____________________________________________________________________</w:t>
    </w:r>
  </w:p>
  <w:p w14:paraId="6DB892C3" w14:textId="77777777" w:rsidR="00C65895" w:rsidRDefault="00C65895">
    <w:pPr>
      <w:pStyle w:val="1A1a1a1a1a"/>
      <w:tabs>
        <w:tab w:val="left" w:pos="1440"/>
        <w:tab w:val="left" w:pos="5940"/>
      </w:tabs>
      <w:ind w:left="0" w:firstLine="0"/>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4A55"/>
    <w:rsid w:val="0000110B"/>
    <w:rsid w:val="00006C3D"/>
    <w:rsid w:val="0004784B"/>
    <w:rsid w:val="00051028"/>
    <w:rsid w:val="000510F9"/>
    <w:rsid w:val="0005115D"/>
    <w:rsid w:val="00067F42"/>
    <w:rsid w:val="000A0331"/>
    <w:rsid w:val="001009A7"/>
    <w:rsid w:val="00134626"/>
    <w:rsid w:val="0015073A"/>
    <w:rsid w:val="001570C7"/>
    <w:rsid w:val="00171534"/>
    <w:rsid w:val="001829F7"/>
    <w:rsid w:val="00192B39"/>
    <w:rsid w:val="001A26A0"/>
    <w:rsid w:val="001C080A"/>
    <w:rsid w:val="001C4DCD"/>
    <w:rsid w:val="001C6606"/>
    <w:rsid w:val="001F44A0"/>
    <w:rsid w:val="001F608E"/>
    <w:rsid w:val="00203D4D"/>
    <w:rsid w:val="00220F63"/>
    <w:rsid w:val="00234E72"/>
    <w:rsid w:val="00242618"/>
    <w:rsid w:val="00250FDC"/>
    <w:rsid w:val="0026398B"/>
    <w:rsid w:val="00277855"/>
    <w:rsid w:val="002A2156"/>
    <w:rsid w:val="002A77FB"/>
    <w:rsid w:val="002D2C27"/>
    <w:rsid w:val="002E501E"/>
    <w:rsid w:val="00304FA0"/>
    <w:rsid w:val="00316832"/>
    <w:rsid w:val="00326D03"/>
    <w:rsid w:val="00337DF6"/>
    <w:rsid w:val="00351B7D"/>
    <w:rsid w:val="00370EC8"/>
    <w:rsid w:val="00396DEB"/>
    <w:rsid w:val="003B468A"/>
    <w:rsid w:val="003B4914"/>
    <w:rsid w:val="003C37F2"/>
    <w:rsid w:val="003E119E"/>
    <w:rsid w:val="003F12BA"/>
    <w:rsid w:val="003F6A59"/>
    <w:rsid w:val="0040493E"/>
    <w:rsid w:val="004100E8"/>
    <w:rsid w:val="004117D1"/>
    <w:rsid w:val="0041233C"/>
    <w:rsid w:val="00412E42"/>
    <w:rsid w:val="00432B71"/>
    <w:rsid w:val="00435AB3"/>
    <w:rsid w:val="00442016"/>
    <w:rsid w:val="00443479"/>
    <w:rsid w:val="00451B40"/>
    <w:rsid w:val="00462279"/>
    <w:rsid w:val="0046630C"/>
    <w:rsid w:val="004868F1"/>
    <w:rsid w:val="004A45CB"/>
    <w:rsid w:val="004B0029"/>
    <w:rsid w:val="004B10DA"/>
    <w:rsid w:val="004C6080"/>
    <w:rsid w:val="004F193D"/>
    <w:rsid w:val="0053119D"/>
    <w:rsid w:val="0055641A"/>
    <w:rsid w:val="005673B5"/>
    <w:rsid w:val="005C6717"/>
    <w:rsid w:val="00621F0C"/>
    <w:rsid w:val="006233D9"/>
    <w:rsid w:val="00625164"/>
    <w:rsid w:val="00626F10"/>
    <w:rsid w:val="006776E9"/>
    <w:rsid w:val="0068488A"/>
    <w:rsid w:val="00692F1F"/>
    <w:rsid w:val="006A6F65"/>
    <w:rsid w:val="006B1704"/>
    <w:rsid w:val="006B56A6"/>
    <w:rsid w:val="006B6E6E"/>
    <w:rsid w:val="006D14B9"/>
    <w:rsid w:val="006D2BCE"/>
    <w:rsid w:val="006F17BD"/>
    <w:rsid w:val="006F3827"/>
    <w:rsid w:val="00754C44"/>
    <w:rsid w:val="00774D99"/>
    <w:rsid w:val="0078297E"/>
    <w:rsid w:val="00782B41"/>
    <w:rsid w:val="007A36A9"/>
    <w:rsid w:val="007B422E"/>
    <w:rsid w:val="007C04E8"/>
    <w:rsid w:val="007C3DBA"/>
    <w:rsid w:val="007F7073"/>
    <w:rsid w:val="0080571B"/>
    <w:rsid w:val="00827DAE"/>
    <w:rsid w:val="00846533"/>
    <w:rsid w:val="008B381F"/>
    <w:rsid w:val="008C0177"/>
    <w:rsid w:val="008C6CFA"/>
    <w:rsid w:val="008D408C"/>
    <w:rsid w:val="00900B47"/>
    <w:rsid w:val="00927089"/>
    <w:rsid w:val="009303D7"/>
    <w:rsid w:val="0094360B"/>
    <w:rsid w:val="00943896"/>
    <w:rsid w:val="00945BE7"/>
    <w:rsid w:val="00960742"/>
    <w:rsid w:val="00970EC7"/>
    <w:rsid w:val="00986143"/>
    <w:rsid w:val="00992486"/>
    <w:rsid w:val="00993B09"/>
    <w:rsid w:val="009C220F"/>
    <w:rsid w:val="009F77DF"/>
    <w:rsid w:val="00A12CF6"/>
    <w:rsid w:val="00A15BF6"/>
    <w:rsid w:val="00A23B4E"/>
    <w:rsid w:val="00A33803"/>
    <w:rsid w:val="00A4190C"/>
    <w:rsid w:val="00A60D10"/>
    <w:rsid w:val="00A746F9"/>
    <w:rsid w:val="00A9664B"/>
    <w:rsid w:val="00AC5D22"/>
    <w:rsid w:val="00AC6CE7"/>
    <w:rsid w:val="00AD03F5"/>
    <w:rsid w:val="00AD146D"/>
    <w:rsid w:val="00AD2495"/>
    <w:rsid w:val="00B03B29"/>
    <w:rsid w:val="00B6148A"/>
    <w:rsid w:val="00B63254"/>
    <w:rsid w:val="00B63FA0"/>
    <w:rsid w:val="00B66C94"/>
    <w:rsid w:val="00B73B24"/>
    <w:rsid w:val="00B76390"/>
    <w:rsid w:val="00B83DF1"/>
    <w:rsid w:val="00B866B1"/>
    <w:rsid w:val="00B918A6"/>
    <w:rsid w:val="00BA25A1"/>
    <w:rsid w:val="00BA5452"/>
    <w:rsid w:val="00BB0B29"/>
    <w:rsid w:val="00BD4FE2"/>
    <w:rsid w:val="00BF13FC"/>
    <w:rsid w:val="00C072C0"/>
    <w:rsid w:val="00C54487"/>
    <w:rsid w:val="00C57D8E"/>
    <w:rsid w:val="00C65895"/>
    <w:rsid w:val="00C70749"/>
    <w:rsid w:val="00C80506"/>
    <w:rsid w:val="00C87757"/>
    <w:rsid w:val="00C921E0"/>
    <w:rsid w:val="00CB1C8F"/>
    <w:rsid w:val="00CB4D60"/>
    <w:rsid w:val="00CE64B4"/>
    <w:rsid w:val="00D15A11"/>
    <w:rsid w:val="00D20F6D"/>
    <w:rsid w:val="00D238CE"/>
    <w:rsid w:val="00D25DD4"/>
    <w:rsid w:val="00D2691D"/>
    <w:rsid w:val="00D46315"/>
    <w:rsid w:val="00D52773"/>
    <w:rsid w:val="00D53715"/>
    <w:rsid w:val="00D54962"/>
    <w:rsid w:val="00D57EC8"/>
    <w:rsid w:val="00D81100"/>
    <w:rsid w:val="00D828AC"/>
    <w:rsid w:val="00D875AD"/>
    <w:rsid w:val="00DA6E48"/>
    <w:rsid w:val="00DD0EC7"/>
    <w:rsid w:val="00DE6CD0"/>
    <w:rsid w:val="00DF1317"/>
    <w:rsid w:val="00E0225E"/>
    <w:rsid w:val="00E06AC6"/>
    <w:rsid w:val="00E14A55"/>
    <w:rsid w:val="00E22D37"/>
    <w:rsid w:val="00E26AD7"/>
    <w:rsid w:val="00E2793C"/>
    <w:rsid w:val="00E334FC"/>
    <w:rsid w:val="00E36C2C"/>
    <w:rsid w:val="00E469C1"/>
    <w:rsid w:val="00E46B92"/>
    <w:rsid w:val="00E61F52"/>
    <w:rsid w:val="00E65E28"/>
    <w:rsid w:val="00EC0192"/>
    <w:rsid w:val="00EC357F"/>
    <w:rsid w:val="00EE22ED"/>
    <w:rsid w:val="00EE4D42"/>
    <w:rsid w:val="00F0040E"/>
    <w:rsid w:val="00F00493"/>
    <w:rsid w:val="00F03D53"/>
    <w:rsid w:val="00F2062B"/>
    <w:rsid w:val="00F319E7"/>
    <w:rsid w:val="00F424DD"/>
    <w:rsid w:val="00F4642E"/>
    <w:rsid w:val="00F47099"/>
    <w:rsid w:val="00F60F88"/>
    <w:rsid w:val="00F656D0"/>
    <w:rsid w:val="00F77288"/>
    <w:rsid w:val="00F77DBE"/>
    <w:rsid w:val="00F84B01"/>
    <w:rsid w:val="00F90782"/>
    <w:rsid w:val="00F916E2"/>
    <w:rsid w:val="00F97FF0"/>
    <w:rsid w:val="00FA1C88"/>
    <w:rsid w:val="00FA2B62"/>
    <w:rsid w:val="00FA6127"/>
    <w:rsid w:val="00FC66CD"/>
    <w:rsid w:val="00FC6CE6"/>
    <w:rsid w:val="00FD6B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511A4"/>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bidi="ar-SA"/>
    </w:rPr>
  </w:style>
  <w:style w:type="paragraph" w:styleId="Heading6">
    <w:name w:val="heading 6"/>
    <w:basedOn w:val="Normal"/>
    <w:next w:val="Normal"/>
    <w:qFormat/>
    <w:pPr>
      <w:ind w:left="708"/>
      <w:outlineLvl w:val="5"/>
    </w:pPr>
    <w:rPr>
      <w:rFonts w:ascii="Arial" w:hAnsi="Arial"/>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819"/>
        <w:tab w:val="right" w:pos="9071"/>
      </w:tabs>
    </w:pPr>
  </w:style>
  <w:style w:type="paragraph" w:styleId="Header">
    <w:name w:val="header"/>
    <w:basedOn w:val="Normal"/>
    <w:pPr>
      <w:tabs>
        <w:tab w:val="center" w:pos="4819"/>
        <w:tab w:val="right" w:pos="9071"/>
      </w:tabs>
    </w:pPr>
  </w:style>
  <w:style w:type="paragraph" w:styleId="FootnoteText">
    <w:name w:val="footnote text"/>
    <w:basedOn w:val="Normal"/>
    <w:semiHidden/>
    <w:rPr>
      <w:sz w:val="2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level1">
    <w:name w:val="level 1"/>
    <w:basedOn w:val="Normal"/>
    <w:pPr>
      <w:tabs>
        <w:tab w:val="left" w:pos="1440"/>
      </w:tabs>
      <w:ind w:left="1080" w:hanging="360"/>
      <w:jc w:val="both"/>
    </w:pPr>
  </w:style>
  <w:style w:type="paragraph" w:customStyle="1" w:styleId="level2">
    <w:name w:val="level 2"/>
    <w:basedOn w:val="level1"/>
    <w:pPr>
      <w:ind w:left="900" w:hanging="180"/>
    </w:pPr>
  </w:style>
  <w:style w:type="paragraph" w:customStyle="1" w:styleId="level3">
    <w:name w:val="level 3"/>
    <w:basedOn w:val="Normal"/>
    <w:pPr>
      <w:ind w:left="720"/>
    </w:pPr>
  </w:style>
  <w:style w:type="paragraph" w:customStyle="1" w:styleId="level4">
    <w:name w:val="level 4"/>
    <w:basedOn w:val="Normal"/>
    <w:pPr>
      <w:ind w:left="980" w:hanging="260"/>
    </w:pPr>
  </w:style>
  <w:style w:type="paragraph" w:customStyle="1" w:styleId="level5">
    <w:name w:val="level 5"/>
    <w:basedOn w:val="level4"/>
    <w:pPr>
      <w:ind w:left="1160"/>
    </w:pPr>
  </w:style>
  <w:style w:type="paragraph" w:customStyle="1" w:styleId="level6">
    <w:name w:val="level 6"/>
    <w:basedOn w:val="level4"/>
    <w:pPr>
      <w:ind w:left="1080" w:hanging="180"/>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formuleCat6">
    <w:name w:val="formule Cat.6"/>
    <w:basedOn w:val="1A1a1"/>
    <w:pPr>
      <w:tabs>
        <w:tab w:val="clear" w:pos="340"/>
        <w:tab w:val="clear" w:pos="720"/>
        <w:tab w:val="clear" w:pos="1179"/>
        <w:tab w:val="clear" w:pos="1582"/>
        <w:tab w:val="left" w:pos="2260"/>
        <w:tab w:val="left" w:pos="2880"/>
      </w:tabs>
      <w:ind w:left="3420" w:hanging="1420"/>
    </w:pPr>
    <w:rPr>
      <w:b/>
    </w:r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DftexteNB1">
    <w:name w:val="Déf. texte NB 1"/>
    <w:basedOn w:val="DftexteNB"/>
    <w:pPr>
      <w:tabs>
        <w:tab w:val="clear" w:pos="1580"/>
        <w:tab w:val="left" w:pos="2260"/>
      </w:tabs>
      <w:ind w:left="2600" w:hanging="2600"/>
    </w:pPr>
  </w:style>
  <w:style w:type="paragraph" w:customStyle="1" w:styleId="Dftextea1">
    <w:name w:val="Déf. texte a.1"/>
    <w:basedOn w:val="Dftextea"/>
    <w:pPr>
      <w:tabs>
        <w:tab w:val="left" w:pos="2000"/>
      </w:tabs>
      <w:ind w:left="2320" w:hanging="232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
    <w:name w:val="tablea"/>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w:basedOn w:val="Note1NB10"/>
    <w:pPr>
      <w:ind w:left="2220" w:hanging="820"/>
    </w:pPr>
  </w:style>
  <w:style w:type="paragraph" w:customStyle="1" w:styleId="tab">
    <w:name w:val="tab."/>
    <w:basedOn w:val="Normal"/>
    <w:pPr>
      <w:tabs>
        <w:tab w:val="left" w:pos="840"/>
        <w:tab w:val="left" w:pos="3260"/>
      </w:tabs>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text">
    <w:name w:val="text"/>
    <w:basedOn w:val="Normal"/>
    <w:pPr>
      <w:spacing w:line="240" w:lineRule="atLeast"/>
      <w:ind w:firstLine="520"/>
    </w:pPr>
  </w:style>
  <w:style w:type="paragraph" w:customStyle="1" w:styleId="ML1">
    <w:name w:val="ML 1."/>
    <w:basedOn w:val="Normal"/>
    <w:pPr>
      <w:spacing w:line="240" w:lineRule="atLeast"/>
      <w:ind w:left="640" w:hanging="640"/>
    </w:pPr>
  </w:style>
  <w:style w:type="paragraph" w:customStyle="1" w:styleId="ML1a">
    <w:name w:val="ML 1.a."/>
    <w:basedOn w:val="ML1"/>
    <w:pPr>
      <w:tabs>
        <w:tab w:val="left" w:pos="640"/>
      </w:tabs>
      <w:ind w:left="1020" w:hanging="1020"/>
    </w:pPr>
  </w:style>
  <w:style w:type="paragraph" w:customStyle="1" w:styleId="ML1a1">
    <w:name w:val="ML 1.a.1."/>
    <w:basedOn w:val="ML1a"/>
    <w:pPr>
      <w:tabs>
        <w:tab w:val="left" w:pos="1040"/>
      </w:tabs>
      <w:ind w:left="1500" w:hanging="1500"/>
    </w:pPr>
  </w:style>
  <w:style w:type="paragraph" w:customStyle="1" w:styleId="ML1note">
    <w:name w:val="ML 1. note"/>
    <w:basedOn w:val="ML1a"/>
    <w:pPr>
      <w:tabs>
        <w:tab w:val="clear" w:pos="640"/>
      </w:tabs>
      <w:ind w:left="1580" w:hanging="940"/>
    </w:pPr>
  </w:style>
  <w:style w:type="paragraph" w:customStyle="1" w:styleId="MLnote1">
    <w:name w:val="ML note 1."/>
    <w:basedOn w:val="ML1note"/>
    <w:pPr>
      <w:ind w:left="1120" w:hanging="1120"/>
    </w:pPr>
  </w:style>
  <w:style w:type="paragraph" w:customStyle="1" w:styleId="MLnote1a">
    <w:name w:val="ML note 1.a."/>
    <w:basedOn w:val="MLnote1"/>
    <w:pPr>
      <w:ind w:left="1780" w:hanging="640"/>
    </w:pPr>
  </w:style>
  <w:style w:type="paragraph" w:customStyle="1" w:styleId="ML1anote">
    <w:name w:val="ML 1.a. note"/>
    <w:basedOn w:val="ML1a"/>
    <w:pPr>
      <w:tabs>
        <w:tab w:val="left" w:pos="1020"/>
      </w:tabs>
      <w:ind w:left="1660" w:hanging="1660"/>
    </w:pPr>
  </w:style>
  <w:style w:type="paragraph" w:customStyle="1" w:styleId="MLnote1NB">
    <w:name w:val="ML note 1. N.B."/>
    <w:basedOn w:val="Normal"/>
    <w:pPr>
      <w:spacing w:line="240" w:lineRule="atLeast"/>
      <w:ind w:left="1860" w:hanging="740"/>
    </w:pPr>
  </w:style>
  <w:style w:type="paragraph" w:customStyle="1" w:styleId="MLnote1a1">
    <w:name w:val="ML note 1.a.1."/>
    <w:basedOn w:val="MLnote1a"/>
    <w:pPr>
      <w:ind w:left="2260" w:hanging="480"/>
    </w:pPr>
  </w:style>
  <w:style w:type="paragraph" w:customStyle="1" w:styleId="ML1anotesub1">
    <w:name w:val="ML 1.a. note sub 1."/>
    <w:basedOn w:val="ML1anote"/>
    <w:pPr>
      <w:tabs>
        <w:tab w:val="clear" w:pos="640"/>
        <w:tab w:val="clear" w:pos="1020"/>
      </w:tabs>
      <w:ind w:left="2040" w:hanging="380"/>
    </w:pPr>
  </w:style>
  <w:style w:type="paragraph" w:customStyle="1" w:styleId="MLnote1aNB">
    <w:name w:val="ML note 1.a. N.B."/>
    <w:basedOn w:val="MLnote1NB"/>
    <w:pPr>
      <w:ind w:left="2540"/>
    </w:pPr>
  </w:style>
  <w:style w:type="paragraph" w:customStyle="1" w:styleId="MLnote1a1a">
    <w:name w:val="ML note 1.a.1.a."/>
    <w:basedOn w:val="MLnote1a1"/>
    <w:pPr>
      <w:ind w:left="2760"/>
    </w:pPr>
  </w:style>
  <w:style w:type="paragraph" w:customStyle="1" w:styleId="ML1a1a">
    <w:name w:val="ML 1.a.1.a."/>
    <w:basedOn w:val="ML1a1"/>
    <w:pPr>
      <w:tabs>
        <w:tab w:val="left" w:pos="1520"/>
      </w:tabs>
      <w:ind w:left="1920" w:hanging="1920"/>
    </w:pPr>
  </w:style>
  <w:style w:type="paragraph" w:customStyle="1" w:styleId="MLnote1a1NB">
    <w:name w:val="ML note 1.a.1.NB"/>
    <w:basedOn w:val="MLnote1a1a"/>
    <w:pPr>
      <w:ind w:left="2880" w:hanging="600"/>
    </w:pPr>
  </w:style>
  <w:style w:type="paragraph" w:customStyle="1" w:styleId="AELA1">
    <w:name w:val="AEL A1."/>
    <w:basedOn w:val="Normal"/>
    <w:pPr>
      <w:spacing w:line="240" w:lineRule="atLeast"/>
      <w:ind w:left="780" w:hanging="780"/>
    </w:pPr>
  </w:style>
  <w:style w:type="paragraph" w:customStyle="1" w:styleId="AELA1a">
    <w:name w:val="AEL A1.a"/>
    <w:basedOn w:val="Normal"/>
    <w:pPr>
      <w:spacing w:line="240" w:lineRule="atLeast"/>
      <w:ind w:left="1120" w:hanging="320"/>
    </w:pPr>
  </w:style>
  <w:style w:type="paragraph" w:customStyle="1" w:styleId="AELA1a1">
    <w:name w:val="AEL A1.a.1."/>
    <w:basedOn w:val="Normal"/>
    <w:pPr>
      <w:tabs>
        <w:tab w:val="left" w:pos="1120"/>
      </w:tabs>
      <w:spacing w:line="240" w:lineRule="atLeast"/>
      <w:ind w:left="1460" w:hanging="1460"/>
    </w:pPr>
  </w:style>
  <w:style w:type="paragraph" w:customStyle="1" w:styleId="AELnote1">
    <w:name w:val="AEL note 1"/>
    <w:basedOn w:val="Normal"/>
    <w:pPr>
      <w:spacing w:line="240" w:lineRule="atLeast"/>
      <w:ind w:left="820" w:hanging="820"/>
    </w:pPr>
  </w:style>
  <w:style w:type="paragraph" w:customStyle="1" w:styleId="AELnote1a">
    <w:name w:val="AEL note 1.a."/>
    <w:basedOn w:val="AELnote1"/>
    <w:pPr>
      <w:tabs>
        <w:tab w:val="left" w:pos="840"/>
      </w:tabs>
      <w:ind w:left="1200" w:hanging="1200"/>
    </w:pPr>
  </w:style>
  <w:style w:type="paragraph" w:customStyle="1" w:styleId="AELA1a1a">
    <w:name w:val="AEL A1.a.1.a."/>
    <w:basedOn w:val="AELA1a1"/>
    <w:pPr>
      <w:tabs>
        <w:tab w:val="left" w:pos="1440"/>
      </w:tabs>
      <w:ind w:left="1780" w:hanging="1780"/>
    </w:pPr>
  </w:style>
  <w:style w:type="paragraph" w:customStyle="1" w:styleId="AELA1a1a1">
    <w:name w:val="AEL A1.a.1.a.1."/>
    <w:basedOn w:val="AELA1a1a"/>
    <w:pPr>
      <w:tabs>
        <w:tab w:val="left" w:pos="1800"/>
      </w:tabs>
      <w:ind w:left="2180" w:hanging="2180"/>
    </w:pPr>
  </w:style>
  <w:style w:type="paragraph" w:customStyle="1" w:styleId="AELA1a1aNB1">
    <w:name w:val="AEL A1.a.1.a. N.B. 1."/>
    <w:basedOn w:val="Normal"/>
    <w:pPr>
      <w:tabs>
        <w:tab w:val="left" w:pos="1800"/>
      </w:tabs>
      <w:spacing w:line="240" w:lineRule="atLeast"/>
      <w:ind w:left="2600" w:hanging="2600"/>
    </w:pPr>
  </w:style>
  <w:style w:type="paragraph" w:customStyle="1" w:styleId="AELnote1NB1">
    <w:name w:val="AEL note 1. N.B. 1."/>
    <w:basedOn w:val="AELA1a"/>
    <w:pPr>
      <w:ind w:left="2000" w:hanging="800"/>
    </w:pPr>
  </w:style>
  <w:style w:type="paragraph" w:customStyle="1" w:styleId="AELnote1aNB1">
    <w:name w:val="AEL note 1.a. N.B. 1."/>
    <w:basedOn w:val="AELnote1NB1"/>
  </w:style>
  <w:style w:type="paragraph" w:customStyle="1" w:styleId="ICDV1">
    <w:name w:val="IC/DV 1"/>
    <w:basedOn w:val="Normal"/>
    <w:pPr>
      <w:ind w:left="860" w:hanging="860"/>
    </w:pPr>
  </w:style>
  <w:style w:type="paragraph" w:customStyle="1" w:styleId="ICDV1a">
    <w:name w:val="IC/DV 1a"/>
    <w:basedOn w:val="ICDV1"/>
    <w:pPr>
      <w:tabs>
        <w:tab w:val="left" w:pos="860"/>
      </w:tabs>
      <w:ind w:left="1240" w:hanging="1240"/>
    </w:pPr>
  </w:style>
  <w:style w:type="paragraph" w:customStyle="1" w:styleId="3A1b4Note3a">
    <w:name w:val="3.A.1.b .4.Note 3.a"/>
    <w:basedOn w:val="1A1a1note1a"/>
    <w:pPr>
      <w:tabs>
        <w:tab w:val="left" w:pos="3220"/>
      </w:tabs>
      <w:ind w:left="3560" w:right="18" w:hanging="600"/>
    </w:pPr>
    <w:rPr>
      <w:i/>
    </w:rPr>
  </w:style>
  <w:style w:type="paragraph" w:customStyle="1" w:styleId="WhereSi">
    <w:name w:val="Where Si"/>
    <w:basedOn w:val="Note1"/>
    <w:pPr>
      <w:tabs>
        <w:tab w:val="left" w:pos="820"/>
      </w:tabs>
      <w:ind w:left="2040" w:right="18" w:hanging="2040"/>
    </w:p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0">
    <w:name w:val="A.1.a.Notes"/>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Notes1a1a">
    <w:name w:val="Notes 1.a.1.a."/>
    <w:basedOn w:val="Notes1a1"/>
    <w:pPr>
      <w:tabs>
        <w:tab w:val="left" w:pos="2180"/>
      </w:tabs>
      <w:ind w:left="2480" w:hanging="2476"/>
    </w:pPr>
  </w:style>
  <w:style w:type="paragraph" w:customStyle="1" w:styleId="DEF">
    <w:name w:val="DEF"/>
    <w:basedOn w:val="A"/>
    <w:pPr>
      <w:tabs>
        <w:tab w:val="left" w:pos="2420"/>
      </w:tabs>
      <w:ind w:left="1380" w:hanging="1356"/>
    </w:pPr>
  </w:style>
  <w:style w:type="paragraph" w:customStyle="1" w:styleId="NB1">
    <w:name w:val="N.B.1."/>
    <w:basedOn w:val="A"/>
    <w:pPr>
      <w:tabs>
        <w:tab w:val="clear" w:pos="700"/>
        <w:tab w:val="left" w:pos="900"/>
        <w:tab w:val="left" w:pos="1360"/>
      </w:tabs>
      <w:ind w:left="2200" w:hanging="2176"/>
    </w:pPr>
  </w:style>
  <w:style w:type="paragraph" w:customStyle="1" w:styleId="indent1">
    <w:name w:val="indent 1"/>
    <w:basedOn w:val="Normal"/>
    <w:pPr>
      <w:ind w:left="520" w:hanging="520"/>
      <w:jc w:val="both"/>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DEF0">
    <w:name w:val="DEF."/>
    <w:basedOn w:val="A"/>
    <w:pPr>
      <w:tabs>
        <w:tab w:val="right" w:pos="8360"/>
      </w:tabs>
      <w:ind w:left="1160" w:hanging="1136"/>
    </w:pPr>
    <w:rPr>
      <w:sz w:val="24"/>
    </w:rPr>
  </w:style>
  <w:style w:type="paragraph" w:customStyle="1" w:styleId="DEFNB">
    <w:name w:val="DEF. N.B."/>
    <w:basedOn w:val="DEF0"/>
    <w:pPr>
      <w:tabs>
        <w:tab w:val="clear" w:pos="700"/>
        <w:tab w:val="left" w:pos="900"/>
        <w:tab w:val="left" w:pos="1180"/>
      </w:tabs>
      <w:ind w:left="1840" w:hanging="1816"/>
    </w:pPr>
  </w:style>
  <w:style w:type="paragraph" w:customStyle="1" w:styleId="DEFa">
    <w:name w:val="DEF. a."/>
    <w:basedOn w:val="DEF0"/>
    <w:pPr>
      <w:tabs>
        <w:tab w:val="left" w:pos="1200"/>
      </w:tabs>
      <w:ind w:left="1520" w:hanging="149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Modifs">
    <w:name w:val="Modifs."/>
    <w:basedOn w:val="Normal"/>
    <w:pPr>
      <w:tabs>
        <w:tab w:val="left" w:pos="1700"/>
      </w:tabs>
      <w:ind w:left="1880" w:hanging="1880"/>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DfCat6">
    <w:name w:val="Déf. Cat.6"/>
    <w:basedOn w:val="Dfinition"/>
    <w:pPr>
      <w:tabs>
        <w:tab w:val="left" w:pos="1160"/>
      </w:tabs>
      <w:ind w:left="2560" w:hanging="256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Nadine1">
    <w:name w:val="Nadine 1"/>
    <w:basedOn w:val="1A1a1"/>
    <w:pPr>
      <w:tabs>
        <w:tab w:val="clear" w:pos="1582"/>
        <w:tab w:val="left" w:pos="2060"/>
      </w:tabs>
      <w:ind w:left="2960" w:hanging="2960"/>
    </w:pPr>
  </w:style>
  <w:style w:type="paragraph" w:customStyle="1" w:styleId="traitvert">
    <w:name w:val="trait vert."/>
    <w:basedOn w:val="Normal"/>
    <w:pPr>
      <w:tabs>
        <w:tab w:val="bar" w:pos="980"/>
      </w:tabs>
    </w:pPr>
  </w:style>
  <w:style w:type="paragraph" w:customStyle="1" w:styleId="AnnexB">
    <w:name w:val="Annex B"/>
    <w:basedOn w:val="Normal"/>
    <w:pPr>
      <w:ind w:left="720"/>
    </w:pPr>
  </w:style>
  <w:style w:type="paragraph" w:customStyle="1" w:styleId="AnnexB1">
    <w:name w:val="Annex B 1"/>
    <w:basedOn w:val="Normal"/>
    <w:pPr>
      <w:tabs>
        <w:tab w:val="left" w:pos="340"/>
        <w:tab w:val="left" w:pos="1200"/>
        <w:tab w:val="left" w:pos="1560"/>
        <w:tab w:val="left" w:pos="1680"/>
        <w:tab w:val="left" w:pos="2540"/>
        <w:tab w:val="left" w:pos="2660"/>
        <w:tab w:val="left" w:pos="2780"/>
        <w:tab w:val="left" w:pos="2900"/>
        <w:tab w:val="left" w:pos="3020"/>
        <w:tab w:val="left" w:pos="3140"/>
        <w:tab w:val="left" w:pos="3260"/>
      </w:tabs>
      <w:ind w:left="720" w:hanging="720"/>
    </w:pPr>
  </w:style>
  <w:style w:type="paragraph" w:customStyle="1" w:styleId="AnnexB2">
    <w:name w:val="Annex B 2"/>
    <w:basedOn w:val="AnnexB1"/>
    <w:pPr>
      <w:tabs>
        <w:tab w:val="clear" w:pos="340"/>
        <w:tab w:val="clear" w:pos="1200"/>
        <w:tab w:val="clear" w:pos="1560"/>
        <w:tab w:val="clear" w:pos="1680"/>
        <w:tab w:val="clear" w:pos="2540"/>
        <w:tab w:val="left" w:pos="720"/>
        <w:tab w:val="left" w:pos="900"/>
        <w:tab w:val="left" w:pos="1520"/>
      </w:tabs>
      <w:ind w:left="1980" w:hanging="1260"/>
    </w:pPr>
    <w:rPr>
      <w:b/>
    </w:rPr>
  </w:style>
  <w:style w:type="paragraph" w:customStyle="1" w:styleId="indentbody">
    <w:name w:val="indent body"/>
    <w:basedOn w:val="Normal"/>
    <w:pPr>
      <w:ind w:left="1040" w:hanging="200"/>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Effspectr">
    <w:name w:val="Eff.spectr."/>
    <w:basedOn w:val="Dftexte"/>
    <w:pPr>
      <w:tabs>
        <w:tab w:val="left" w:pos="7480"/>
      </w:tabs>
      <w:spacing w:line="240" w:lineRule="atLeast"/>
      <w:ind w:left="3600" w:right="4" w:hanging="360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basedOn w:val="1a10"/>
    <w:pPr>
      <w:tabs>
        <w:tab w:val="left" w:pos="1520"/>
      </w:tabs>
      <w:ind w:left="1920" w:hanging="1920"/>
    </w:pPr>
  </w:style>
  <w:style w:type="paragraph" w:customStyle="1" w:styleId="note1a1NB0">
    <w:name w:val="note 1.a.1.NB"/>
    <w:basedOn w:val="note1a1a0"/>
    <w:pPr>
      <w:ind w:left="2920" w:hanging="640"/>
    </w:pPr>
  </w:style>
  <w:style w:type="paragraph" w:customStyle="1" w:styleId="Modif">
    <w:name w:val="Modif."/>
    <w:basedOn w:val="Normal"/>
    <w:next w:val="Normal"/>
    <w:pPr>
      <w:tabs>
        <w:tab w:val="left" w:pos="1400"/>
      </w:tabs>
      <w:ind w:left="1580" w:hanging="1580"/>
    </w:pP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1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2186</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2026-01-07T08:23:00Z</dcterms:created>
  <dcterms:modified xsi:type="dcterms:W3CDTF">2026-01-07T08:23:00Z</dcterms:modified>
</cp:coreProperties>
</file>