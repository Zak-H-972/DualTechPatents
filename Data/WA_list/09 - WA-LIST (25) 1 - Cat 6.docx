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85EEF7" w14:textId="77777777" w:rsidR="00CF3264" w:rsidRDefault="00CF3264">
      <w:pPr>
        <w:pStyle w:val="1A"/>
        <w:spacing w:line="230" w:lineRule="auto"/>
        <w:jc w:val="both"/>
        <w:rPr>
          <w:sz w:val="22"/>
          <w:szCs w:val="22"/>
        </w:rPr>
      </w:pPr>
    </w:p>
    <w:p w14:paraId="0E2D6B07" w14:textId="77777777" w:rsidR="00CF3264" w:rsidRPr="00821A47" w:rsidRDefault="00CF3264">
      <w:pPr>
        <w:pStyle w:val="1A"/>
        <w:spacing w:line="230" w:lineRule="auto"/>
        <w:jc w:val="both"/>
        <w:rPr>
          <w:sz w:val="22"/>
          <w:szCs w:val="22"/>
        </w:rPr>
      </w:pPr>
      <w:r w:rsidRPr="00821A47">
        <w:rPr>
          <w:sz w:val="22"/>
          <w:szCs w:val="22"/>
        </w:rPr>
        <w:t>6.</w:t>
      </w:r>
      <w:r w:rsidRPr="00821A47">
        <w:rPr>
          <w:sz w:val="22"/>
          <w:szCs w:val="22"/>
        </w:rPr>
        <w:tab/>
        <w:t>A.</w:t>
      </w:r>
      <w:r w:rsidRPr="00821A47">
        <w:rPr>
          <w:sz w:val="22"/>
          <w:szCs w:val="22"/>
        </w:rPr>
        <w:tab/>
      </w:r>
      <w:r w:rsidRPr="00821A47">
        <w:rPr>
          <w:sz w:val="22"/>
          <w:szCs w:val="22"/>
          <w:u w:val="single"/>
        </w:rPr>
        <w:t>SYSTEMS, EQUIPMENT AND COMPONENTS</w:t>
      </w:r>
    </w:p>
    <w:p w14:paraId="7F6F913A" w14:textId="77777777" w:rsidR="00CF3264" w:rsidRPr="00821A47" w:rsidRDefault="00CF3264">
      <w:pPr>
        <w:pStyle w:val="1A"/>
        <w:spacing w:line="230" w:lineRule="auto"/>
        <w:jc w:val="both"/>
        <w:rPr>
          <w:sz w:val="22"/>
          <w:szCs w:val="22"/>
        </w:rPr>
      </w:pPr>
    </w:p>
    <w:p w14:paraId="76236C48" w14:textId="77777777" w:rsidR="00CF3264" w:rsidRPr="00821A47" w:rsidRDefault="00CF3264">
      <w:pPr>
        <w:pStyle w:val="1A1"/>
        <w:spacing w:line="230" w:lineRule="auto"/>
        <w:ind w:right="-22"/>
        <w:jc w:val="both"/>
        <w:rPr>
          <w:sz w:val="22"/>
          <w:szCs w:val="22"/>
          <w:u w:val="single"/>
        </w:rPr>
      </w:pPr>
      <w:r w:rsidRPr="00821A47">
        <w:rPr>
          <w:sz w:val="22"/>
          <w:szCs w:val="22"/>
        </w:rPr>
        <w:tab/>
      </w:r>
      <w:r w:rsidRPr="00821A47">
        <w:rPr>
          <w:sz w:val="22"/>
          <w:szCs w:val="22"/>
          <w:u w:val="single"/>
        </w:rPr>
        <w:t>ACOUSTICS</w:t>
      </w:r>
    </w:p>
    <w:p w14:paraId="47FDFD11" w14:textId="77777777" w:rsidR="00CF3264" w:rsidRPr="00821A47" w:rsidRDefault="00CF3264">
      <w:pPr>
        <w:pStyle w:val="1A1"/>
        <w:spacing w:line="230" w:lineRule="auto"/>
        <w:ind w:right="-22"/>
        <w:jc w:val="both"/>
        <w:rPr>
          <w:sz w:val="22"/>
          <w:szCs w:val="22"/>
        </w:rPr>
      </w:pPr>
    </w:p>
    <w:p w14:paraId="75E25934" w14:textId="77777777" w:rsidR="00CF3264" w:rsidRPr="00821A47" w:rsidRDefault="00CF3264">
      <w:pPr>
        <w:pStyle w:val="1A1"/>
        <w:spacing w:line="230" w:lineRule="auto"/>
        <w:ind w:right="-22"/>
        <w:jc w:val="both"/>
        <w:rPr>
          <w:sz w:val="22"/>
          <w:szCs w:val="22"/>
        </w:rPr>
      </w:pPr>
      <w:r w:rsidRPr="00821A47">
        <w:rPr>
          <w:sz w:val="22"/>
          <w:szCs w:val="22"/>
        </w:rPr>
        <w:t>6.</w:t>
      </w:r>
      <w:r w:rsidRPr="00821A47">
        <w:rPr>
          <w:sz w:val="22"/>
          <w:szCs w:val="22"/>
        </w:rPr>
        <w:tab/>
        <w:t>A.</w:t>
      </w:r>
      <w:r w:rsidRPr="00821A47">
        <w:rPr>
          <w:sz w:val="22"/>
          <w:szCs w:val="22"/>
        </w:rPr>
        <w:tab/>
        <w:t>1.</w:t>
      </w:r>
      <w:r w:rsidRPr="00821A47">
        <w:rPr>
          <w:sz w:val="22"/>
          <w:szCs w:val="22"/>
        </w:rPr>
        <w:tab/>
        <w:t>Acoustic systems, equipment and components, as follows:</w:t>
      </w:r>
    </w:p>
    <w:p w14:paraId="07850C8A" w14:textId="77777777" w:rsidR="00CF3264" w:rsidRPr="00821A47" w:rsidRDefault="00CF3264">
      <w:pPr>
        <w:pStyle w:val="1A"/>
        <w:spacing w:line="230" w:lineRule="auto"/>
        <w:jc w:val="both"/>
        <w:rPr>
          <w:sz w:val="22"/>
          <w:szCs w:val="22"/>
        </w:rPr>
      </w:pPr>
    </w:p>
    <w:p w14:paraId="163ECC4C" w14:textId="77777777" w:rsidR="00CF3264" w:rsidRPr="00821A47" w:rsidRDefault="00CF3264">
      <w:pPr>
        <w:pStyle w:val="1A1a"/>
        <w:spacing w:line="230" w:lineRule="auto"/>
        <w:ind w:right="-22"/>
        <w:jc w:val="both"/>
        <w:rPr>
          <w:sz w:val="22"/>
          <w:szCs w:val="22"/>
        </w:rPr>
      </w:pPr>
      <w:r w:rsidRPr="00821A47">
        <w:rPr>
          <w:sz w:val="22"/>
          <w:szCs w:val="22"/>
        </w:rPr>
        <w:t>6.</w:t>
      </w:r>
      <w:r w:rsidRPr="00821A47">
        <w:rPr>
          <w:sz w:val="22"/>
          <w:szCs w:val="22"/>
        </w:rPr>
        <w:tab/>
        <w:t>A.</w:t>
      </w:r>
      <w:r w:rsidRPr="00821A47">
        <w:rPr>
          <w:sz w:val="22"/>
          <w:szCs w:val="22"/>
        </w:rPr>
        <w:tab/>
        <w:t>1.</w:t>
      </w:r>
      <w:r w:rsidRPr="00821A47">
        <w:rPr>
          <w:sz w:val="22"/>
          <w:szCs w:val="22"/>
        </w:rPr>
        <w:tab/>
        <w:t>a.</w:t>
      </w:r>
      <w:r w:rsidRPr="00821A47">
        <w:rPr>
          <w:sz w:val="22"/>
          <w:szCs w:val="22"/>
        </w:rPr>
        <w:tab/>
        <w:t>Marine acoustic systems, equipment and specially designed components therefor, as follows:</w:t>
      </w:r>
    </w:p>
    <w:p w14:paraId="02304200" w14:textId="77777777" w:rsidR="00CF3264" w:rsidRPr="00821A47" w:rsidRDefault="00CF3264">
      <w:pPr>
        <w:pStyle w:val="1A1a1"/>
        <w:spacing w:before="120" w:line="230" w:lineRule="auto"/>
        <w:ind w:left="2064" w:right="-23" w:hanging="2041"/>
        <w:jc w:val="both"/>
        <w:rPr>
          <w:sz w:val="22"/>
          <w:szCs w:val="22"/>
        </w:rPr>
      </w:pPr>
      <w:r w:rsidRPr="00821A47">
        <w:rPr>
          <w:sz w:val="22"/>
          <w:szCs w:val="22"/>
        </w:rPr>
        <w:tab/>
      </w:r>
      <w:r w:rsidRPr="00821A47">
        <w:rPr>
          <w:sz w:val="22"/>
          <w:szCs w:val="22"/>
        </w:rPr>
        <w:tab/>
      </w:r>
      <w:r w:rsidRPr="00821A47">
        <w:rPr>
          <w:sz w:val="22"/>
          <w:szCs w:val="22"/>
        </w:rPr>
        <w:tab/>
      </w:r>
      <w:r w:rsidRPr="00821A47">
        <w:rPr>
          <w:sz w:val="22"/>
          <w:szCs w:val="22"/>
        </w:rPr>
        <w:tab/>
        <w:t>1.</w:t>
      </w:r>
      <w:r w:rsidRPr="00821A47">
        <w:rPr>
          <w:sz w:val="22"/>
          <w:szCs w:val="22"/>
        </w:rPr>
        <w:tab/>
        <w:t>Active (transmitting or transmitting-and-receiving) systems, equipment and specially designed components therefor, as follows:</w:t>
      </w:r>
    </w:p>
    <w:p w14:paraId="1060AAEE" w14:textId="77777777" w:rsidR="00CF3264" w:rsidRPr="00821A47" w:rsidRDefault="00CF3264">
      <w:pPr>
        <w:pStyle w:val="1A1a1note1"/>
        <w:spacing w:line="230" w:lineRule="auto"/>
        <w:ind w:right="-22"/>
        <w:jc w:val="both"/>
        <w:rPr>
          <w:sz w:val="22"/>
          <w:szCs w:val="22"/>
        </w:rPr>
      </w:pPr>
      <w:r w:rsidRPr="00821A47">
        <w:rPr>
          <w:i/>
          <w:sz w:val="22"/>
          <w:szCs w:val="22"/>
          <w:u w:val="single"/>
        </w:rPr>
        <w:t>Note</w:t>
      </w:r>
      <w:r w:rsidRPr="00821A47">
        <w:rPr>
          <w:i/>
          <w:sz w:val="22"/>
          <w:szCs w:val="22"/>
        </w:rPr>
        <w:tab/>
      </w:r>
      <w:proofErr w:type="gramStart"/>
      <w:r w:rsidRPr="00821A47">
        <w:rPr>
          <w:i/>
          <w:sz w:val="22"/>
          <w:szCs w:val="22"/>
        </w:rPr>
        <w:t>6.A.1.a.</w:t>
      </w:r>
      <w:proofErr w:type="gramEnd"/>
      <w:r w:rsidRPr="00821A47">
        <w:rPr>
          <w:i/>
          <w:sz w:val="22"/>
          <w:szCs w:val="22"/>
        </w:rPr>
        <w:t>1. does not apply to equipment as follows:</w:t>
      </w:r>
    </w:p>
    <w:p w14:paraId="678A3764" w14:textId="77777777" w:rsidR="00CF3264" w:rsidRPr="00821A47" w:rsidRDefault="00CF3264">
      <w:pPr>
        <w:pStyle w:val="1A1a1note1a"/>
        <w:spacing w:line="230" w:lineRule="auto"/>
        <w:ind w:left="3360" w:right="-22" w:hanging="480"/>
        <w:rPr>
          <w:spacing w:val="-3"/>
          <w:sz w:val="22"/>
          <w:szCs w:val="22"/>
        </w:rPr>
      </w:pPr>
      <w:r w:rsidRPr="00821A47">
        <w:rPr>
          <w:spacing w:val="-3"/>
          <w:sz w:val="22"/>
          <w:szCs w:val="22"/>
        </w:rPr>
        <w:t>a.</w:t>
      </w:r>
      <w:r w:rsidRPr="00821A47">
        <w:rPr>
          <w:spacing w:val="-3"/>
          <w:sz w:val="22"/>
          <w:szCs w:val="22"/>
        </w:rPr>
        <w:tab/>
        <w:t xml:space="preserve">Depth sounders operating vertically below the apparatus, not including a scanning function exceeding ± 20°, and limited to measuring the depth of water, the distance of submerged or buried objects or fish </w:t>
      </w:r>
      <w:proofErr w:type="gramStart"/>
      <w:r w:rsidRPr="00821A47">
        <w:rPr>
          <w:spacing w:val="-3"/>
          <w:sz w:val="22"/>
          <w:szCs w:val="22"/>
        </w:rPr>
        <w:t>finding;</w:t>
      </w:r>
      <w:proofErr w:type="gramEnd"/>
    </w:p>
    <w:p w14:paraId="3C7BDA62" w14:textId="77777777" w:rsidR="00CF3264" w:rsidRPr="00821A47" w:rsidRDefault="00CF3264">
      <w:pPr>
        <w:pStyle w:val="1A1a1note1a"/>
        <w:spacing w:line="230" w:lineRule="auto"/>
        <w:ind w:left="3360" w:right="-22" w:hanging="400"/>
        <w:rPr>
          <w:i w:val="0"/>
          <w:spacing w:val="-3"/>
          <w:sz w:val="22"/>
          <w:szCs w:val="22"/>
        </w:rPr>
      </w:pPr>
      <w:r w:rsidRPr="00821A47">
        <w:rPr>
          <w:spacing w:val="-3"/>
          <w:sz w:val="22"/>
          <w:szCs w:val="22"/>
        </w:rPr>
        <w:t>b.</w:t>
      </w:r>
      <w:r w:rsidRPr="00821A47">
        <w:rPr>
          <w:spacing w:val="-3"/>
          <w:sz w:val="22"/>
          <w:szCs w:val="22"/>
        </w:rPr>
        <w:tab/>
        <w:t>Acoustic beacons, as follows:</w:t>
      </w:r>
    </w:p>
    <w:p w14:paraId="7675C062" w14:textId="77777777" w:rsidR="00CF3264" w:rsidRPr="00821A47" w:rsidRDefault="00CF3264">
      <w:pPr>
        <w:pStyle w:val="1A1a1note1a"/>
        <w:spacing w:line="230" w:lineRule="auto"/>
        <w:ind w:left="3740" w:right="-22" w:hanging="400"/>
        <w:rPr>
          <w:spacing w:val="-3"/>
          <w:sz w:val="22"/>
          <w:szCs w:val="22"/>
        </w:rPr>
      </w:pPr>
      <w:r w:rsidRPr="00821A47">
        <w:rPr>
          <w:spacing w:val="-3"/>
          <w:sz w:val="22"/>
          <w:szCs w:val="22"/>
        </w:rPr>
        <w:t>1.</w:t>
      </w:r>
      <w:r w:rsidRPr="00821A47">
        <w:rPr>
          <w:spacing w:val="-3"/>
          <w:sz w:val="22"/>
          <w:szCs w:val="22"/>
        </w:rPr>
        <w:tab/>
        <w:t xml:space="preserve">Acoustic emergency </w:t>
      </w:r>
      <w:proofErr w:type="gramStart"/>
      <w:r w:rsidRPr="00821A47">
        <w:rPr>
          <w:spacing w:val="-3"/>
          <w:sz w:val="22"/>
          <w:szCs w:val="22"/>
        </w:rPr>
        <w:t>beacons;</w:t>
      </w:r>
      <w:proofErr w:type="gramEnd"/>
    </w:p>
    <w:p w14:paraId="1E626731" w14:textId="77777777" w:rsidR="00CF3264" w:rsidRPr="00821A47" w:rsidRDefault="00CF3264">
      <w:pPr>
        <w:pStyle w:val="1A1a1note1a"/>
        <w:spacing w:line="230" w:lineRule="auto"/>
        <w:ind w:left="3740" w:right="-22" w:hanging="400"/>
        <w:rPr>
          <w:spacing w:val="-3"/>
          <w:sz w:val="22"/>
          <w:szCs w:val="22"/>
        </w:rPr>
      </w:pPr>
      <w:r w:rsidRPr="00821A47">
        <w:rPr>
          <w:spacing w:val="-3"/>
          <w:sz w:val="22"/>
          <w:szCs w:val="22"/>
        </w:rPr>
        <w:t>2.</w:t>
      </w:r>
      <w:r w:rsidRPr="00821A47">
        <w:rPr>
          <w:spacing w:val="-3"/>
          <w:sz w:val="22"/>
          <w:szCs w:val="22"/>
        </w:rPr>
        <w:tab/>
        <w:t>Pingers specially designed for relocating or returning to an underwater position.</w:t>
      </w:r>
    </w:p>
    <w:p w14:paraId="401D7261" w14:textId="77777777" w:rsidR="00CF3264" w:rsidRPr="00821A47" w:rsidRDefault="00CF3264">
      <w:pPr>
        <w:pStyle w:val="1A1a1a"/>
        <w:spacing w:before="120" w:line="230" w:lineRule="auto"/>
        <w:ind w:right="-23"/>
        <w:jc w:val="both"/>
        <w:rPr>
          <w:sz w:val="22"/>
          <w:szCs w:val="22"/>
        </w:rPr>
      </w:pPr>
      <w:r w:rsidRPr="00821A47">
        <w:rPr>
          <w:sz w:val="22"/>
          <w:szCs w:val="22"/>
        </w:rPr>
        <w:t>6.</w:t>
      </w:r>
      <w:r w:rsidRPr="00821A47">
        <w:rPr>
          <w:sz w:val="22"/>
          <w:szCs w:val="22"/>
        </w:rPr>
        <w:tab/>
        <w:t>A.</w:t>
      </w:r>
      <w:r w:rsidRPr="00821A47">
        <w:rPr>
          <w:sz w:val="22"/>
          <w:szCs w:val="22"/>
        </w:rPr>
        <w:tab/>
        <w:t>1.</w:t>
      </w:r>
      <w:r w:rsidRPr="00821A47">
        <w:rPr>
          <w:sz w:val="22"/>
          <w:szCs w:val="22"/>
        </w:rPr>
        <w:tab/>
        <w:t>a.</w:t>
      </w:r>
      <w:r w:rsidRPr="00821A47">
        <w:rPr>
          <w:sz w:val="22"/>
          <w:szCs w:val="22"/>
        </w:rPr>
        <w:tab/>
        <w:t>1.</w:t>
      </w:r>
      <w:r w:rsidRPr="00821A47">
        <w:rPr>
          <w:sz w:val="22"/>
          <w:szCs w:val="22"/>
        </w:rPr>
        <w:tab/>
        <w:t>a.</w:t>
      </w:r>
      <w:r w:rsidRPr="00821A47">
        <w:rPr>
          <w:sz w:val="22"/>
          <w:szCs w:val="22"/>
        </w:rPr>
        <w:tab/>
        <w:t>Acoustic seabed survey equipment as follows:</w:t>
      </w:r>
    </w:p>
    <w:p w14:paraId="44B9DA31" w14:textId="77777777" w:rsidR="008E01B6" w:rsidRPr="00821A47" w:rsidRDefault="008E01B6" w:rsidP="008E01B6">
      <w:pPr>
        <w:pStyle w:val="1A1a1a"/>
        <w:spacing w:before="60" w:line="230" w:lineRule="auto"/>
        <w:ind w:right="-23"/>
        <w:jc w:val="both"/>
        <w:rPr>
          <w:i/>
          <w:iCs/>
          <w:sz w:val="22"/>
          <w:szCs w:val="22"/>
          <w:u w:val="single"/>
        </w:rPr>
      </w:pP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r>
      <w:r w:rsidRPr="00821A47">
        <w:rPr>
          <w:i/>
          <w:iCs/>
          <w:sz w:val="22"/>
          <w:szCs w:val="22"/>
          <w:u w:val="single"/>
        </w:rPr>
        <w:t>Technical Note</w:t>
      </w:r>
    </w:p>
    <w:p w14:paraId="28F4534F" w14:textId="77777777" w:rsidR="008E01B6" w:rsidRPr="00821A47" w:rsidRDefault="008E01B6" w:rsidP="008E01B6">
      <w:pPr>
        <w:pStyle w:val="1A1a1a"/>
        <w:spacing w:after="60" w:line="230" w:lineRule="auto"/>
        <w:ind w:right="-23" w:firstLine="0"/>
        <w:jc w:val="both"/>
        <w:rPr>
          <w:i/>
          <w:iCs/>
          <w:sz w:val="22"/>
          <w:szCs w:val="22"/>
        </w:rPr>
      </w:pPr>
      <w:r w:rsidRPr="00821A47">
        <w:rPr>
          <w:i/>
          <w:iCs/>
          <w:sz w:val="22"/>
          <w:szCs w:val="22"/>
        </w:rPr>
        <w:t>For the purposes of 6.A.1.a.1.a., 'enhancement' includes the ability to compensate by external means.</w:t>
      </w:r>
    </w:p>
    <w:p w14:paraId="402CB871" w14:textId="77777777" w:rsidR="00CF3264" w:rsidRPr="00821A47" w:rsidRDefault="00CF3264">
      <w:pPr>
        <w:pStyle w:val="1A1a1a1"/>
        <w:spacing w:line="230" w:lineRule="auto"/>
        <w:ind w:right="-22"/>
        <w:jc w:val="both"/>
        <w:rPr>
          <w:sz w:val="22"/>
          <w:szCs w:val="22"/>
        </w:rPr>
      </w:pP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t>1.</w:t>
      </w:r>
      <w:r w:rsidRPr="00821A47">
        <w:rPr>
          <w:sz w:val="22"/>
          <w:szCs w:val="22"/>
        </w:rPr>
        <w:tab/>
        <w:t xml:space="preserve">Surface vessel survey equipment designed for seabed topographic mapping and having </w:t>
      </w:r>
      <w:proofErr w:type="gramStart"/>
      <w:r w:rsidRPr="00821A47">
        <w:rPr>
          <w:sz w:val="22"/>
          <w:szCs w:val="22"/>
        </w:rPr>
        <w:t>all of</w:t>
      </w:r>
      <w:proofErr w:type="gramEnd"/>
      <w:r w:rsidRPr="00821A47">
        <w:rPr>
          <w:sz w:val="22"/>
          <w:szCs w:val="22"/>
        </w:rPr>
        <w:t xml:space="preserve"> the following:</w:t>
      </w:r>
    </w:p>
    <w:p w14:paraId="0EACB07A" w14:textId="77777777" w:rsidR="00CF3264" w:rsidRPr="00821A47" w:rsidRDefault="00CF3264">
      <w:pPr>
        <w:pStyle w:val="1A1a1a1a"/>
        <w:spacing w:line="230" w:lineRule="auto"/>
        <w:ind w:right="-22"/>
        <w:jc w:val="both"/>
        <w:rPr>
          <w:sz w:val="22"/>
          <w:szCs w:val="22"/>
        </w:rPr>
      </w:pP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t>a.</w:t>
      </w:r>
      <w:r w:rsidRPr="00821A47">
        <w:rPr>
          <w:sz w:val="22"/>
          <w:szCs w:val="22"/>
        </w:rPr>
        <w:tab/>
        <w:t xml:space="preserve">Designed to take measurements at an angle exceeding 20° from the </w:t>
      </w:r>
      <w:proofErr w:type="gramStart"/>
      <w:r w:rsidRPr="00821A47">
        <w:rPr>
          <w:sz w:val="22"/>
          <w:szCs w:val="22"/>
        </w:rPr>
        <w:t>vertical;</w:t>
      </w:r>
      <w:proofErr w:type="gramEnd"/>
    </w:p>
    <w:p w14:paraId="11FB019A" w14:textId="77777777" w:rsidR="00CF3264" w:rsidRPr="00821A47" w:rsidRDefault="00CF3264">
      <w:pPr>
        <w:pStyle w:val="1A1a1a1a"/>
        <w:spacing w:line="230" w:lineRule="auto"/>
        <w:ind w:right="-22"/>
        <w:jc w:val="both"/>
        <w:rPr>
          <w:sz w:val="22"/>
          <w:szCs w:val="22"/>
        </w:rPr>
      </w:pP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t>b.</w:t>
      </w:r>
      <w:r w:rsidRPr="00821A47">
        <w:rPr>
          <w:sz w:val="22"/>
          <w:szCs w:val="22"/>
        </w:rPr>
        <w:tab/>
        <w:t xml:space="preserve">Designed to measure seabed topography at seabed depths exceeding 600 </w:t>
      </w:r>
      <w:proofErr w:type="gramStart"/>
      <w:r w:rsidRPr="00821A47">
        <w:rPr>
          <w:sz w:val="22"/>
          <w:szCs w:val="22"/>
        </w:rPr>
        <w:t>m;</w:t>
      </w:r>
      <w:proofErr w:type="gramEnd"/>
    </w:p>
    <w:p w14:paraId="65793D25" w14:textId="77777777" w:rsidR="00CF3264" w:rsidRPr="00821A47" w:rsidRDefault="00CF3264">
      <w:pPr>
        <w:pStyle w:val="1A1a1a1a"/>
        <w:spacing w:line="230" w:lineRule="auto"/>
        <w:ind w:right="-22"/>
        <w:jc w:val="both"/>
        <w:rPr>
          <w:sz w:val="22"/>
          <w:szCs w:val="22"/>
        </w:rPr>
      </w:pP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t>c.</w:t>
      </w:r>
      <w:r w:rsidRPr="00821A47">
        <w:rPr>
          <w:sz w:val="22"/>
          <w:szCs w:val="22"/>
        </w:rPr>
        <w:tab/>
        <w:t xml:space="preserve">'Sounding resolution' less than 2; </w:t>
      </w:r>
      <w:r w:rsidRPr="00821A47">
        <w:rPr>
          <w:sz w:val="22"/>
          <w:szCs w:val="22"/>
          <w:u w:val="single"/>
        </w:rPr>
        <w:t>and</w:t>
      </w:r>
    </w:p>
    <w:p w14:paraId="772BAA3A" w14:textId="77777777" w:rsidR="00CF3264" w:rsidRPr="00821A47" w:rsidRDefault="00CF3264">
      <w:pPr>
        <w:pStyle w:val="1A1a1a1a"/>
        <w:spacing w:line="230" w:lineRule="auto"/>
        <w:ind w:right="-22"/>
        <w:jc w:val="both"/>
        <w:rPr>
          <w:sz w:val="22"/>
          <w:szCs w:val="22"/>
        </w:rPr>
      </w:pP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t>d.</w:t>
      </w:r>
      <w:r w:rsidRPr="00821A47">
        <w:rPr>
          <w:sz w:val="22"/>
          <w:szCs w:val="22"/>
        </w:rPr>
        <w:tab/>
        <w:t xml:space="preserve">'Enhancement' of the depth </w:t>
      </w:r>
      <w:r w:rsidR="00A776E0" w:rsidRPr="00821A47">
        <w:rPr>
          <w:sz w:val="22"/>
          <w:szCs w:val="22"/>
        </w:rPr>
        <w:t>"</w:t>
      </w:r>
      <w:r w:rsidRPr="00821A47">
        <w:rPr>
          <w:sz w:val="22"/>
          <w:szCs w:val="22"/>
        </w:rPr>
        <w:t>accuracy</w:t>
      </w:r>
      <w:r w:rsidR="00A776E0" w:rsidRPr="00821A47">
        <w:rPr>
          <w:sz w:val="22"/>
          <w:szCs w:val="22"/>
        </w:rPr>
        <w:t>"</w:t>
      </w:r>
      <w:r w:rsidRPr="00821A47">
        <w:rPr>
          <w:sz w:val="22"/>
          <w:szCs w:val="22"/>
        </w:rPr>
        <w:t xml:space="preserve"> through compensation for all the following:</w:t>
      </w:r>
    </w:p>
    <w:p w14:paraId="612E6196" w14:textId="77777777" w:rsidR="00CF3264" w:rsidRPr="00821A47" w:rsidRDefault="00CF3264">
      <w:pPr>
        <w:pStyle w:val="1A1a1a1a"/>
        <w:tabs>
          <w:tab w:val="left" w:pos="3402"/>
        </w:tabs>
        <w:spacing w:line="230" w:lineRule="auto"/>
        <w:ind w:left="3828" w:right="-22" w:hanging="3828"/>
        <w:jc w:val="both"/>
        <w:rPr>
          <w:sz w:val="22"/>
          <w:szCs w:val="22"/>
        </w:rPr>
      </w:pP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t>1.</w:t>
      </w:r>
      <w:r w:rsidRPr="00821A47">
        <w:rPr>
          <w:sz w:val="22"/>
          <w:szCs w:val="22"/>
        </w:rPr>
        <w:tab/>
        <w:t xml:space="preserve">Motion of the acoustic </w:t>
      </w:r>
      <w:proofErr w:type="gramStart"/>
      <w:r w:rsidRPr="00821A47">
        <w:rPr>
          <w:sz w:val="22"/>
          <w:szCs w:val="22"/>
        </w:rPr>
        <w:t>sensor;</w:t>
      </w:r>
      <w:proofErr w:type="gramEnd"/>
    </w:p>
    <w:p w14:paraId="4B62B4B2" w14:textId="77777777" w:rsidR="00CF3264" w:rsidRPr="00821A47" w:rsidRDefault="00CF3264">
      <w:pPr>
        <w:pStyle w:val="1A1a1a1a"/>
        <w:tabs>
          <w:tab w:val="left" w:pos="3402"/>
        </w:tabs>
        <w:spacing w:line="230" w:lineRule="auto"/>
        <w:ind w:left="3828" w:right="-22" w:hanging="3828"/>
        <w:jc w:val="both"/>
        <w:rPr>
          <w:sz w:val="22"/>
          <w:szCs w:val="22"/>
        </w:rPr>
      </w:pP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t>2.</w:t>
      </w:r>
      <w:r w:rsidRPr="00821A47">
        <w:rPr>
          <w:sz w:val="22"/>
          <w:szCs w:val="22"/>
        </w:rPr>
        <w:tab/>
        <w:t xml:space="preserve">In-water propagation from sensor to the seabed and back; </w:t>
      </w:r>
      <w:r w:rsidRPr="00821A47">
        <w:rPr>
          <w:sz w:val="22"/>
          <w:szCs w:val="22"/>
          <w:u w:val="single"/>
        </w:rPr>
        <w:t>and</w:t>
      </w:r>
    </w:p>
    <w:p w14:paraId="24BAFE83" w14:textId="77777777" w:rsidR="00CF3264" w:rsidRPr="00821A47" w:rsidRDefault="00CF3264">
      <w:pPr>
        <w:pStyle w:val="1A1a1a1a"/>
        <w:tabs>
          <w:tab w:val="left" w:pos="3402"/>
        </w:tabs>
        <w:spacing w:line="230" w:lineRule="auto"/>
        <w:ind w:left="3828" w:right="-22" w:hanging="3828"/>
        <w:jc w:val="both"/>
        <w:rPr>
          <w:sz w:val="22"/>
          <w:szCs w:val="22"/>
        </w:rPr>
      </w:pP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t>3.</w:t>
      </w:r>
      <w:r w:rsidRPr="00821A47">
        <w:rPr>
          <w:sz w:val="22"/>
          <w:szCs w:val="22"/>
        </w:rPr>
        <w:tab/>
        <w:t xml:space="preserve">Sound speed at the </w:t>
      </w:r>
      <w:proofErr w:type="gramStart"/>
      <w:r w:rsidRPr="00821A47">
        <w:rPr>
          <w:sz w:val="22"/>
          <w:szCs w:val="22"/>
        </w:rPr>
        <w:t>sensor;</w:t>
      </w:r>
      <w:proofErr w:type="gramEnd"/>
    </w:p>
    <w:p w14:paraId="34C2A602" w14:textId="77777777" w:rsidR="00CF3264" w:rsidRPr="00821A47" w:rsidRDefault="00CF3264">
      <w:pPr>
        <w:spacing w:before="120"/>
        <w:ind w:left="2943"/>
        <w:rPr>
          <w:i/>
          <w:sz w:val="22"/>
          <w:szCs w:val="22"/>
          <w:u w:val="single"/>
        </w:rPr>
      </w:pPr>
      <w:r w:rsidRPr="00821A47">
        <w:rPr>
          <w:i/>
          <w:sz w:val="22"/>
          <w:szCs w:val="22"/>
          <w:u w:val="single"/>
        </w:rPr>
        <w:t>Technical Note</w:t>
      </w:r>
    </w:p>
    <w:p w14:paraId="2A6759F8" w14:textId="77777777" w:rsidR="00CF3264" w:rsidRPr="00821A47" w:rsidRDefault="00FC6D34" w:rsidP="008E01B6">
      <w:pPr>
        <w:ind w:left="2954"/>
        <w:jc w:val="both"/>
        <w:rPr>
          <w:i/>
          <w:sz w:val="22"/>
          <w:szCs w:val="22"/>
          <w:u w:val="single"/>
        </w:rPr>
      </w:pPr>
      <w:r w:rsidRPr="00821A47">
        <w:rPr>
          <w:i/>
          <w:sz w:val="22"/>
          <w:szCs w:val="22"/>
        </w:rPr>
        <w:t xml:space="preserve">For the purposes of 6.A.1.a.1.a.1.c., </w:t>
      </w:r>
      <w:r w:rsidR="00CF3264" w:rsidRPr="00821A47">
        <w:rPr>
          <w:i/>
          <w:sz w:val="22"/>
          <w:szCs w:val="22"/>
        </w:rPr>
        <w:t>'</w:t>
      </w:r>
      <w:r w:rsidRPr="00821A47">
        <w:rPr>
          <w:i/>
          <w:sz w:val="22"/>
          <w:szCs w:val="22"/>
        </w:rPr>
        <w:t>s</w:t>
      </w:r>
      <w:r w:rsidR="00CF3264" w:rsidRPr="00821A47">
        <w:rPr>
          <w:i/>
          <w:sz w:val="22"/>
          <w:szCs w:val="22"/>
        </w:rPr>
        <w:t xml:space="preserve">ounding resolution' is the swath width (degrees) divided by the maximum number of soundings per swath. </w:t>
      </w:r>
    </w:p>
    <w:p w14:paraId="59F33E42" w14:textId="77777777" w:rsidR="00CF3264" w:rsidRPr="00821A47" w:rsidRDefault="00CF3264">
      <w:pPr>
        <w:pStyle w:val="1A1a1a1a"/>
        <w:spacing w:line="230" w:lineRule="auto"/>
        <w:ind w:right="-22"/>
        <w:jc w:val="both"/>
        <w:rPr>
          <w:sz w:val="22"/>
          <w:szCs w:val="22"/>
        </w:rPr>
      </w:pPr>
    </w:p>
    <w:p w14:paraId="63A84889" w14:textId="77777777" w:rsidR="00CF3264" w:rsidRPr="00821A47" w:rsidRDefault="00CF3264">
      <w:pPr>
        <w:pStyle w:val="1A1a1a1"/>
        <w:spacing w:line="230" w:lineRule="auto"/>
        <w:ind w:right="-22"/>
        <w:jc w:val="both"/>
        <w:rPr>
          <w:sz w:val="22"/>
          <w:szCs w:val="22"/>
        </w:rPr>
      </w:pPr>
      <w:r w:rsidRPr="00821A47">
        <w:rPr>
          <w:sz w:val="22"/>
          <w:szCs w:val="22"/>
        </w:rPr>
        <w:t>6.</w:t>
      </w:r>
      <w:r w:rsidRPr="00821A47">
        <w:rPr>
          <w:sz w:val="22"/>
          <w:szCs w:val="22"/>
        </w:rPr>
        <w:tab/>
        <w:t>A.</w:t>
      </w:r>
      <w:r w:rsidRPr="00821A47">
        <w:rPr>
          <w:sz w:val="22"/>
          <w:szCs w:val="22"/>
        </w:rPr>
        <w:tab/>
        <w:t>1.</w:t>
      </w:r>
      <w:r w:rsidRPr="00821A47">
        <w:rPr>
          <w:sz w:val="22"/>
          <w:szCs w:val="22"/>
        </w:rPr>
        <w:tab/>
        <w:t>a.</w:t>
      </w:r>
      <w:r w:rsidRPr="00821A47">
        <w:rPr>
          <w:sz w:val="22"/>
          <w:szCs w:val="22"/>
        </w:rPr>
        <w:tab/>
        <w:t>1.</w:t>
      </w:r>
      <w:r w:rsidRPr="00821A47">
        <w:rPr>
          <w:sz w:val="22"/>
          <w:szCs w:val="22"/>
        </w:rPr>
        <w:tab/>
        <w:t>a.</w:t>
      </w:r>
      <w:r w:rsidRPr="00821A47">
        <w:rPr>
          <w:sz w:val="22"/>
          <w:szCs w:val="22"/>
        </w:rPr>
        <w:tab/>
        <w:t>2.</w:t>
      </w:r>
      <w:r w:rsidRPr="00821A47">
        <w:rPr>
          <w:sz w:val="22"/>
          <w:szCs w:val="22"/>
        </w:rPr>
        <w:tab/>
        <w:t xml:space="preserve">Underwater survey equipment designed for seabed topographic mapping and having </w:t>
      </w:r>
      <w:r w:rsidR="00C73FA0" w:rsidRPr="00821A47">
        <w:rPr>
          <w:sz w:val="22"/>
          <w:szCs w:val="22"/>
        </w:rPr>
        <w:t>any</w:t>
      </w:r>
      <w:r w:rsidRPr="00821A47">
        <w:rPr>
          <w:sz w:val="22"/>
          <w:szCs w:val="22"/>
        </w:rPr>
        <w:t xml:space="preserve"> of the following:</w:t>
      </w:r>
    </w:p>
    <w:p w14:paraId="49F39273" w14:textId="77777777" w:rsidR="00C73FA0" w:rsidRPr="00821A47" w:rsidRDefault="00C73FA0" w:rsidP="00C73FA0">
      <w:pPr>
        <w:tabs>
          <w:tab w:val="left" w:pos="2926"/>
        </w:tabs>
        <w:spacing w:before="120"/>
        <w:ind w:left="3697" w:right="-23" w:hanging="3697"/>
        <w:jc w:val="both"/>
        <w:rPr>
          <w:i/>
          <w:sz w:val="22"/>
          <w:szCs w:val="22"/>
          <w:u w:val="single"/>
        </w:rPr>
      </w:pPr>
      <w:r w:rsidRPr="00821A47">
        <w:rPr>
          <w:sz w:val="22"/>
          <w:szCs w:val="22"/>
        </w:rPr>
        <w:tab/>
      </w:r>
      <w:r w:rsidRPr="00821A47">
        <w:rPr>
          <w:i/>
          <w:sz w:val="22"/>
          <w:szCs w:val="22"/>
          <w:u w:val="single"/>
        </w:rPr>
        <w:t>Technical Note</w:t>
      </w:r>
    </w:p>
    <w:p w14:paraId="20462816" w14:textId="77777777" w:rsidR="00C73FA0" w:rsidRPr="00821A47" w:rsidRDefault="00C73FA0" w:rsidP="00C73FA0">
      <w:pPr>
        <w:tabs>
          <w:tab w:val="left" w:pos="2926"/>
        </w:tabs>
        <w:ind w:left="2977" w:right="-23" w:hanging="2977"/>
        <w:jc w:val="both"/>
        <w:rPr>
          <w:i/>
          <w:sz w:val="22"/>
          <w:szCs w:val="22"/>
        </w:rPr>
      </w:pPr>
      <w:r w:rsidRPr="00821A47">
        <w:rPr>
          <w:i/>
          <w:sz w:val="22"/>
          <w:szCs w:val="22"/>
        </w:rPr>
        <w:tab/>
      </w:r>
      <w:r w:rsidR="00FC6D34" w:rsidRPr="00821A47">
        <w:rPr>
          <w:i/>
          <w:sz w:val="22"/>
          <w:szCs w:val="22"/>
        </w:rPr>
        <w:t>For the purposes of 6.A.1.a.1.a.2., t</w:t>
      </w:r>
      <w:r w:rsidRPr="00821A47">
        <w:rPr>
          <w:i/>
          <w:sz w:val="22"/>
          <w:szCs w:val="22"/>
        </w:rPr>
        <w:t>he acoustic sensor pressure rating determines the depth rating.</w:t>
      </w:r>
    </w:p>
    <w:p w14:paraId="3E7C9375" w14:textId="77777777" w:rsidR="00C73FA0" w:rsidRPr="00821A47" w:rsidRDefault="005375DA" w:rsidP="00036255">
      <w:pPr>
        <w:pStyle w:val="1A1a1a1a"/>
        <w:spacing w:line="230" w:lineRule="auto"/>
        <w:ind w:right="-22"/>
        <w:jc w:val="both"/>
        <w:rPr>
          <w:sz w:val="22"/>
          <w:szCs w:val="22"/>
        </w:rPr>
      </w:pPr>
      <w:r w:rsidRPr="00821A47">
        <w:rPr>
          <w:sz w:val="22"/>
          <w:szCs w:val="22"/>
        </w:rPr>
        <w:br w:type="page"/>
      </w:r>
      <w:r w:rsidRPr="00821A47">
        <w:rPr>
          <w:sz w:val="22"/>
          <w:szCs w:val="22"/>
        </w:rPr>
        <w:lastRenderedPageBreak/>
        <w:t>6.</w:t>
      </w:r>
      <w:r w:rsidRPr="00821A47">
        <w:rPr>
          <w:sz w:val="22"/>
          <w:szCs w:val="22"/>
        </w:rPr>
        <w:tab/>
        <w:t>A.</w:t>
      </w:r>
      <w:r w:rsidRPr="00821A47">
        <w:rPr>
          <w:sz w:val="22"/>
          <w:szCs w:val="22"/>
        </w:rPr>
        <w:tab/>
        <w:t>1.</w:t>
      </w:r>
      <w:r w:rsidRPr="00821A47">
        <w:rPr>
          <w:sz w:val="22"/>
          <w:szCs w:val="22"/>
        </w:rPr>
        <w:tab/>
        <w:t>a.</w:t>
      </w:r>
      <w:r w:rsidRPr="00821A47">
        <w:rPr>
          <w:sz w:val="22"/>
          <w:szCs w:val="22"/>
        </w:rPr>
        <w:tab/>
        <w:t>1.</w:t>
      </w:r>
      <w:r w:rsidRPr="00821A47">
        <w:rPr>
          <w:sz w:val="22"/>
          <w:szCs w:val="22"/>
        </w:rPr>
        <w:tab/>
        <w:t>a.</w:t>
      </w:r>
      <w:r w:rsidRPr="00821A47">
        <w:rPr>
          <w:sz w:val="22"/>
          <w:szCs w:val="22"/>
        </w:rPr>
        <w:tab/>
        <w:t>2.</w:t>
      </w:r>
      <w:r w:rsidRPr="00821A47">
        <w:rPr>
          <w:sz w:val="22"/>
          <w:szCs w:val="22"/>
        </w:rPr>
        <w:tab/>
      </w:r>
      <w:r w:rsidR="00C73FA0" w:rsidRPr="00821A47">
        <w:rPr>
          <w:sz w:val="22"/>
          <w:szCs w:val="22"/>
        </w:rPr>
        <w:t>a.</w:t>
      </w:r>
      <w:r w:rsidR="00C73FA0" w:rsidRPr="00821A47">
        <w:rPr>
          <w:sz w:val="22"/>
          <w:szCs w:val="22"/>
        </w:rPr>
        <w:tab/>
        <w:t xml:space="preserve">Having </w:t>
      </w:r>
      <w:proofErr w:type="gramStart"/>
      <w:r w:rsidR="00C73FA0" w:rsidRPr="00821A47">
        <w:rPr>
          <w:sz w:val="22"/>
          <w:szCs w:val="22"/>
        </w:rPr>
        <w:t>all of</w:t>
      </w:r>
      <w:proofErr w:type="gramEnd"/>
      <w:r w:rsidR="00C73FA0" w:rsidRPr="00821A47">
        <w:rPr>
          <w:sz w:val="22"/>
          <w:szCs w:val="22"/>
        </w:rPr>
        <w:t xml:space="preserve"> the following:</w:t>
      </w:r>
    </w:p>
    <w:p w14:paraId="4C31C393" w14:textId="77777777" w:rsidR="00CF3264" w:rsidRPr="00821A47" w:rsidRDefault="00CF3264" w:rsidP="00C73FA0">
      <w:pPr>
        <w:pStyle w:val="1A1a1a1a"/>
        <w:tabs>
          <w:tab w:val="left" w:pos="3374"/>
        </w:tabs>
        <w:spacing w:line="230" w:lineRule="auto"/>
        <w:ind w:left="3780" w:right="-22" w:hanging="3780"/>
        <w:jc w:val="both"/>
        <w:rPr>
          <w:sz w:val="22"/>
          <w:szCs w:val="22"/>
        </w:rPr>
      </w:pP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r>
      <w:r w:rsidR="00C73FA0" w:rsidRPr="00821A47">
        <w:rPr>
          <w:sz w:val="22"/>
          <w:szCs w:val="22"/>
        </w:rPr>
        <w:tab/>
        <w:t>1</w:t>
      </w:r>
      <w:r w:rsidRPr="00821A47">
        <w:rPr>
          <w:sz w:val="22"/>
          <w:szCs w:val="22"/>
        </w:rPr>
        <w:t>.</w:t>
      </w:r>
      <w:r w:rsidRPr="00821A47">
        <w:rPr>
          <w:sz w:val="22"/>
          <w:szCs w:val="22"/>
        </w:rPr>
        <w:tab/>
        <w:t xml:space="preserve">Designed or modified to operate at depths exceeding 300 m; </w:t>
      </w:r>
      <w:r w:rsidRPr="00821A47">
        <w:rPr>
          <w:sz w:val="22"/>
          <w:szCs w:val="22"/>
          <w:u w:val="single"/>
        </w:rPr>
        <w:t>and</w:t>
      </w:r>
    </w:p>
    <w:p w14:paraId="2C28B09A" w14:textId="77777777" w:rsidR="00CF3264" w:rsidRPr="00821A47" w:rsidRDefault="00CF3264" w:rsidP="00C73FA0">
      <w:pPr>
        <w:pStyle w:val="1A1a1a1a"/>
        <w:tabs>
          <w:tab w:val="left" w:pos="3374"/>
        </w:tabs>
        <w:spacing w:line="230" w:lineRule="auto"/>
        <w:ind w:left="3780" w:right="-22" w:hanging="3780"/>
        <w:jc w:val="both"/>
        <w:rPr>
          <w:sz w:val="22"/>
          <w:szCs w:val="22"/>
          <w:u w:val="single"/>
        </w:rPr>
      </w:pP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r>
      <w:r w:rsidR="00C73FA0" w:rsidRPr="00821A47">
        <w:rPr>
          <w:sz w:val="22"/>
          <w:szCs w:val="22"/>
        </w:rPr>
        <w:tab/>
        <w:t>2</w:t>
      </w:r>
      <w:r w:rsidRPr="00821A47">
        <w:rPr>
          <w:sz w:val="22"/>
          <w:szCs w:val="22"/>
        </w:rPr>
        <w:t>.</w:t>
      </w:r>
      <w:r w:rsidRPr="00821A47">
        <w:rPr>
          <w:sz w:val="22"/>
          <w:szCs w:val="22"/>
        </w:rPr>
        <w:tab/>
        <w:t>'Sounding rate' greater than 3,800</w:t>
      </w:r>
      <w:r w:rsidR="0063127C" w:rsidRPr="00821A47">
        <w:rPr>
          <w:sz w:val="22"/>
          <w:szCs w:val="22"/>
        </w:rPr>
        <w:t xml:space="preserve"> m/s</w:t>
      </w:r>
      <w:r w:rsidRPr="00821A47">
        <w:rPr>
          <w:sz w:val="22"/>
          <w:szCs w:val="22"/>
        </w:rPr>
        <w:t>;</w:t>
      </w:r>
      <w:r w:rsidR="00C73FA0" w:rsidRPr="00821A47">
        <w:rPr>
          <w:sz w:val="22"/>
          <w:szCs w:val="22"/>
        </w:rPr>
        <w:t xml:space="preserve"> </w:t>
      </w:r>
      <w:r w:rsidR="00C73FA0" w:rsidRPr="00821A47">
        <w:rPr>
          <w:sz w:val="22"/>
          <w:szCs w:val="22"/>
          <w:u w:val="single"/>
        </w:rPr>
        <w:t>or</w:t>
      </w:r>
    </w:p>
    <w:p w14:paraId="300BC163" w14:textId="77777777" w:rsidR="00CF3264" w:rsidRPr="00821A47" w:rsidRDefault="00CF3264" w:rsidP="005375DA">
      <w:pPr>
        <w:spacing w:before="60"/>
        <w:ind w:left="3362"/>
        <w:rPr>
          <w:i/>
          <w:sz w:val="22"/>
          <w:szCs w:val="22"/>
          <w:u w:val="single"/>
        </w:rPr>
      </w:pPr>
      <w:r w:rsidRPr="00821A47">
        <w:rPr>
          <w:i/>
          <w:sz w:val="22"/>
          <w:szCs w:val="22"/>
          <w:u w:val="single"/>
        </w:rPr>
        <w:t>Technical Note</w:t>
      </w:r>
    </w:p>
    <w:p w14:paraId="4E06CAB5" w14:textId="77777777" w:rsidR="00CF3264" w:rsidRPr="00821A47" w:rsidRDefault="001D62C1" w:rsidP="00C73FA0">
      <w:pPr>
        <w:ind w:left="3360"/>
        <w:jc w:val="both"/>
        <w:rPr>
          <w:spacing w:val="-4"/>
          <w:sz w:val="22"/>
          <w:szCs w:val="22"/>
        </w:rPr>
      </w:pPr>
      <w:r w:rsidRPr="00821A47">
        <w:rPr>
          <w:i/>
          <w:spacing w:val="-4"/>
          <w:sz w:val="22"/>
          <w:szCs w:val="22"/>
        </w:rPr>
        <w:t xml:space="preserve">For the purposes of 6.A.1.a.1.a.2.a.2., </w:t>
      </w:r>
      <w:r w:rsidR="00CF3264" w:rsidRPr="00821A47">
        <w:rPr>
          <w:i/>
          <w:spacing w:val="-4"/>
          <w:sz w:val="22"/>
          <w:szCs w:val="22"/>
        </w:rPr>
        <w:t>'</w:t>
      </w:r>
      <w:r w:rsidRPr="00821A47">
        <w:rPr>
          <w:i/>
          <w:spacing w:val="-4"/>
          <w:sz w:val="22"/>
          <w:szCs w:val="22"/>
        </w:rPr>
        <w:t>s</w:t>
      </w:r>
      <w:r w:rsidR="00CF3264" w:rsidRPr="00821A47">
        <w:rPr>
          <w:i/>
          <w:spacing w:val="-4"/>
          <w:sz w:val="22"/>
          <w:szCs w:val="22"/>
        </w:rPr>
        <w:t>ounding rate' is the product of the maximum speed (m/s) at which the sensor can operate and the maximum number of soundings per swath</w:t>
      </w:r>
      <w:r w:rsidR="00C73FA0" w:rsidRPr="00821A47">
        <w:rPr>
          <w:i/>
          <w:spacing w:val="-4"/>
          <w:sz w:val="22"/>
          <w:szCs w:val="22"/>
        </w:rPr>
        <w:t xml:space="preserve"> assuming 100% coverage</w:t>
      </w:r>
      <w:r w:rsidR="00CF3264" w:rsidRPr="00821A47">
        <w:rPr>
          <w:i/>
          <w:spacing w:val="-4"/>
          <w:sz w:val="22"/>
          <w:szCs w:val="22"/>
        </w:rPr>
        <w:t>.</w:t>
      </w:r>
      <w:r w:rsidR="0063127C" w:rsidRPr="00821A47">
        <w:rPr>
          <w:i/>
          <w:spacing w:val="-4"/>
          <w:sz w:val="22"/>
          <w:szCs w:val="22"/>
        </w:rPr>
        <w:t xml:space="preserve">  For systems that produce soundings in two directions (3D sonars), the maximum of the 'sounding rate' in either direction should be used.</w:t>
      </w:r>
    </w:p>
    <w:p w14:paraId="759B5020" w14:textId="77777777" w:rsidR="00CF3264" w:rsidRPr="00821A47" w:rsidRDefault="00CF3264">
      <w:pPr>
        <w:pStyle w:val="1A1a1a1a"/>
        <w:spacing w:line="230" w:lineRule="auto"/>
        <w:ind w:right="-22"/>
        <w:jc w:val="both"/>
        <w:rPr>
          <w:sz w:val="16"/>
          <w:szCs w:val="16"/>
        </w:rPr>
      </w:pPr>
    </w:p>
    <w:p w14:paraId="625DDBAD" w14:textId="77777777" w:rsidR="00C73FA0" w:rsidRPr="00821A47" w:rsidRDefault="00E16768" w:rsidP="00C73FA0">
      <w:pPr>
        <w:tabs>
          <w:tab w:val="left" w:pos="340"/>
          <w:tab w:val="left" w:pos="720"/>
          <w:tab w:val="left" w:pos="1200"/>
          <w:tab w:val="left" w:pos="1580"/>
          <w:tab w:val="left" w:pos="2060"/>
          <w:tab w:val="left" w:pos="2540"/>
          <w:tab w:val="left" w:pos="2940"/>
        </w:tabs>
        <w:spacing w:line="230" w:lineRule="auto"/>
        <w:ind w:left="3346" w:right="-22" w:hanging="3346"/>
        <w:jc w:val="both"/>
        <w:rPr>
          <w:sz w:val="22"/>
          <w:szCs w:val="22"/>
        </w:rPr>
      </w:pPr>
      <w:r w:rsidRPr="00821A47">
        <w:rPr>
          <w:sz w:val="22"/>
          <w:szCs w:val="22"/>
        </w:rPr>
        <w:t>6.</w:t>
      </w:r>
      <w:r w:rsidRPr="00821A47">
        <w:rPr>
          <w:sz w:val="22"/>
          <w:szCs w:val="22"/>
        </w:rPr>
        <w:tab/>
        <w:t>A.</w:t>
      </w:r>
      <w:r w:rsidRPr="00821A47">
        <w:rPr>
          <w:sz w:val="22"/>
          <w:szCs w:val="22"/>
        </w:rPr>
        <w:tab/>
        <w:t>1.</w:t>
      </w:r>
      <w:r w:rsidRPr="00821A47">
        <w:rPr>
          <w:sz w:val="22"/>
          <w:szCs w:val="22"/>
        </w:rPr>
        <w:tab/>
        <w:t>a.</w:t>
      </w:r>
      <w:r w:rsidRPr="00821A47">
        <w:rPr>
          <w:sz w:val="22"/>
          <w:szCs w:val="22"/>
        </w:rPr>
        <w:tab/>
        <w:t>1.</w:t>
      </w:r>
      <w:r w:rsidRPr="00821A47">
        <w:rPr>
          <w:sz w:val="22"/>
          <w:szCs w:val="22"/>
        </w:rPr>
        <w:tab/>
        <w:t>a.</w:t>
      </w:r>
      <w:r w:rsidRPr="00821A47">
        <w:rPr>
          <w:sz w:val="22"/>
          <w:szCs w:val="22"/>
        </w:rPr>
        <w:tab/>
        <w:t>2.</w:t>
      </w:r>
      <w:r w:rsidRPr="00821A47">
        <w:rPr>
          <w:sz w:val="22"/>
          <w:szCs w:val="22"/>
        </w:rPr>
        <w:tab/>
      </w:r>
      <w:r w:rsidR="00C73FA0" w:rsidRPr="00821A47">
        <w:rPr>
          <w:sz w:val="22"/>
          <w:szCs w:val="22"/>
        </w:rPr>
        <w:t>b.</w:t>
      </w:r>
      <w:r w:rsidR="00C73FA0" w:rsidRPr="00821A47">
        <w:rPr>
          <w:sz w:val="22"/>
          <w:szCs w:val="22"/>
        </w:rPr>
        <w:tab/>
        <w:t xml:space="preserve">Survey equipment, not specified </w:t>
      </w:r>
      <w:r w:rsidR="00F45CFF" w:rsidRPr="00821A47">
        <w:rPr>
          <w:sz w:val="22"/>
          <w:szCs w:val="22"/>
        </w:rPr>
        <w:t>in</w:t>
      </w:r>
      <w:r w:rsidR="00C73FA0" w:rsidRPr="00821A47">
        <w:rPr>
          <w:sz w:val="22"/>
          <w:szCs w:val="22"/>
        </w:rPr>
        <w:t xml:space="preserve"> 6.A.1.a.1.a.2.a., having </w:t>
      </w:r>
      <w:proofErr w:type="gramStart"/>
      <w:r w:rsidR="00C73FA0" w:rsidRPr="00821A47">
        <w:rPr>
          <w:sz w:val="22"/>
          <w:szCs w:val="22"/>
        </w:rPr>
        <w:t>all of</w:t>
      </w:r>
      <w:proofErr w:type="gramEnd"/>
      <w:r w:rsidR="00C73FA0" w:rsidRPr="00821A47">
        <w:rPr>
          <w:sz w:val="22"/>
          <w:szCs w:val="22"/>
        </w:rPr>
        <w:t xml:space="preserve"> the following:</w:t>
      </w:r>
    </w:p>
    <w:p w14:paraId="45C16605" w14:textId="77777777" w:rsidR="00C73FA0" w:rsidRPr="00821A47" w:rsidRDefault="00C73FA0" w:rsidP="00C73FA0">
      <w:pPr>
        <w:pStyle w:val="Default"/>
        <w:spacing w:after="60"/>
        <w:ind w:left="3725" w:right="-23" w:hanging="391"/>
        <w:jc w:val="both"/>
        <w:rPr>
          <w:sz w:val="22"/>
          <w:szCs w:val="22"/>
          <w:lang w:val="en-GB"/>
        </w:rPr>
      </w:pPr>
      <w:r w:rsidRPr="00821A47">
        <w:rPr>
          <w:sz w:val="22"/>
          <w:szCs w:val="22"/>
          <w:lang w:val="en-GB"/>
        </w:rPr>
        <w:t>1.</w:t>
      </w:r>
      <w:r w:rsidRPr="00821A47">
        <w:rPr>
          <w:sz w:val="22"/>
          <w:szCs w:val="22"/>
          <w:lang w:val="en-GB"/>
        </w:rPr>
        <w:tab/>
        <w:t xml:space="preserve">Designed or modified to operate at depths exceeding 100 </w:t>
      </w:r>
      <w:proofErr w:type="gramStart"/>
      <w:r w:rsidRPr="00821A47">
        <w:rPr>
          <w:sz w:val="22"/>
          <w:szCs w:val="22"/>
          <w:lang w:val="en-GB"/>
        </w:rPr>
        <w:t>m;</w:t>
      </w:r>
      <w:proofErr w:type="gramEnd"/>
    </w:p>
    <w:p w14:paraId="2773B66B" w14:textId="77777777" w:rsidR="00C73FA0" w:rsidRPr="00821A47" w:rsidRDefault="00C73FA0" w:rsidP="00C73FA0">
      <w:pPr>
        <w:pStyle w:val="Default"/>
        <w:spacing w:after="60"/>
        <w:ind w:left="3725" w:right="-23" w:hanging="391"/>
        <w:jc w:val="both"/>
        <w:rPr>
          <w:sz w:val="22"/>
          <w:szCs w:val="22"/>
          <w:lang w:val="en-GB"/>
        </w:rPr>
      </w:pPr>
      <w:r w:rsidRPr="00821A47">
        <w:rPr>
          <w:sz w:val="22"/>
          <w:szCs w:val="22"/>
          <w:lang w:val="en-GB"/>
        </w:rPr>
        <w:t>2.</w:t>
      </w:r>
      <w:r w:rsidRPr="00821A47">
        <w:rPr>
          <w:sz w:val="22"/>
          <w:szCs w:val="22"/>
          <w:lang w:val="en-GB"/>
        </w:rPr>
        <w:tab/>
        <w:t xml:space="preserve">Designed to take measurements at an angle exceeding 20° from the </w:t>
      </w:r>
      <w:proofErr w:type="gramStart"/>
      <w:r w:rsidRPr="00821A47">
        <w:rPr>
          <w:sz w:val="22"/>
          <w:szCs w:val="22"/>
          <w:lang w:val="en-GB"/>
        </w:rPr>
        <w:t>vertical;</w:t>
      </w:r>
      <w:proofErr w:type="gramEnd"/>
    </w:p>
    <w:p w14:paraId="1D29F03A" w14:textId="77777777" w:rsidR="00C73FA0" w:rsidRPr="00821A47" w:rsidRDefault="00C73FA0" w:rsidP="00C73FA0">
      <w:pPr>
        <w:pStyle w:val="Default"/>
        <w:ind w:left="3725" w:right="-23" w:hanging="391"/>
        <w:jc w:val="both"/>
        <w:rPr>
          <w:spacing w:val="-4"/>
          <w:sz w:val="22"/>
          <w:szCs w:val="22"/>
          <w:lang w:val="en-GB"/>
        </w:rPr>
      </w:pPr>
      <w:r w:rsidRPr="00821A47">
        <w:rPr>
          <w:sz w:val="22"/>
          <w:szCs w:val="22"/>
          <w:lang w:val="en-GB"/>
        </w:rPr>
        <w:t>3.</w:t>
      </w:r>
      <w:r w:rsidRPr="00821A47">
        <w:rPr>
          <w:sz w:val="22"/>
          <w:szCs w:val="22"/>
          <w:lang w:val="en-GB"/>
        </w:rPr>
        <w:tab/>
      </w:r>
      <w:r w:rsidRPr="00821A47">
        <w:rPr>
          <w:spacing w:val="-4"/>
          <w:sz w:val="22"/>
          <w:szCs w:val="22"/>
          <w:lang w:val="en-GB"/>
        </w:rPr>
        <w:t>Having any of the following:</w:t>
      </w:r>
    </w:p>
    <w:p w14:paraId="6CF1B43D" w14:textId="77777777" w:rsidR="00C73FA0" w:rsidRPr="00821A47" w:rsidRDefault="00C73FA0" w:rsidP="00C73FA0">
      <w:pPr>
        <w:pStyle w:val="Default"/>
        <w:ind w:left="4130" w:right="-23" w:hanging="392"/>
        <w:jc w:val="both"/>
        <w:rPr>
          <w:sz w:val="22"/>
          <w:szCs w:val="22"/>
          <w:lang w:val="en-GB"/>
        </w:rPr>
      </w:pPr>
      <w:r w:rsidRPr="00821A47">
        <w:rPr>
          <w:sz w:val="22"/>
          <w:szCs w:val="22"/>
          <w:lang w:val="en-GB"/>
        </w:rPr>
        <w:t>a.</w:t>
      </w:r>
      <w:r w:rsidRPr="00821A47">
        <w:rPr>
          <w:sz w:val="22"/>
          <w:szCs w:val="22"/>
          <w:lang w:val="en-GB"/>
        </w:rPr>
        <w:tab/>
        <w:t xml:space="preserve">Operating frequency below 350 kHz; </w:t>
      </w:r>
      <w:r w:rsidRPr="00821A47">
        <w:rPr>
          <w:sz w:val="22"/>
          <w:szCs w:val="22"/>
          <w:u w:val="single"/>
          <w:lang w:val="en-GB"/>
        </w:rPr>
        <w:t>or</w:t>
      </w:r>
    </w:p>
    <w:p w14:paraId="0F9C79D4" w14:textId="77777777" w:rsidR="00C73FA0" w:rsidRPr="00821A47" w:rsidRDefault="00C73FA0" w:rsidP="00C73FA0">
      <w:pPr>
        <w:pStyle w:val="Default"/>
        <w:spacing w:after="60"/>
        <w:ind w:left="4130" w:right="-23" w:hanging="392"/>
        <w:jc w:val="both"/>
        <w:rPr>
          <w:spacing w:val="-4"/>
          <w:sz w:val="22"/>
          <w:szCs w:val="22"/>
          <w:u w:val="single"/>
          <w:lang w:val="en-GB"/>
        </w:rPr>
      </w:pPr>
      <w:r w:rsidRPr="00821A47">
        <w:rPr>
          <w:sz w:val="22"/>
          <w:szCs w:val="22"/>
          <w:lang w:val="en-GB"/>
        </w:rPr>
        <w:t>b.</w:t>
      </w:r>
      <w:r w:rsidRPr="00821A47">
        <w:rPr>
          <w:sz w:val="22"/>
          <w:szCs w:val="22"/>
          <w:lang w:val="en-GB"/>
        </w:rPr>
        <w:tab/>
      </w:r>
      <w:r w:rsidRPr="00821A47">
        <w:rPr>
          <w:spacing w:val="-4"/>
          <w:sz w:val="22"/>
          <w:szCs w:val="22"/>
          <w:lang w:val="en-GB"/>
        </w:rPr>
        <w:t xml:space="preserve">Designed to measure seabed topography at a range exceeding 200 m from the acoustic sensor; </w:t>
      </w:r>
      <w:r w:rsidRPr="00821A47">
        <w:rPr>
          <w:spacing w:val="-4"/>
          <w:sz w:val="22"/>
          <w:szCs w:val="22"/>
          <w:u w:val="single"/>
          <w:lang w:val="en-GB"/>
        </w:rPr>
        <w:t>and</w:t>
      </w:r>
    </w:p>
    <w:p w14:paraId="00FA82A0" w14:textId="77777777" w:rsidR="00C73FA0" w:rsidRPr="00821A47" w:rsidRDefault="00C73FA0" w:rsidP="00C73FA0">
      <w:pPr>
        <w:pStyle w:val="Default"/>
        <w:ind w:left="3725" w:right="-23" w:hanging="391"/>
        <w:jc w:val="both"/>
        <w:rPr>
          <w:sz w:val="22"/>
          <w:szCs w:val="22"/>
          <w:lang w:val="en-GB"/>
        </w:rPr>
      </w:pPr>
      <w:r w:rsidRPr="00821A47">
        <w:rPr>
          <w:sz w:val="22"/>
          <w:szCs w:val="22"/>
          <w:lang w:val="en-GB"/>
        </w:rPr>
        <w:t>4.</w:t>
      </w:r>
      <w:r w:rsidRPr="00821A47">
        <w:rPr>
          <w:sz w:val="22"/>
          <w:szCs w:val="22"/>
          <w:lang w:val="en-GB"/>
        </w:rPr>
        <w:tab/>
        <w:t xml:space="preserve">'Enhancement' of the depth </w:t>
      </w:r>
      <w:r w:rsidR="00A776E0" w:rsidRPr="00821A47">
        <w:rPr>
          <w:sz w:val="22"/>
          <w:szCs w:val="22"/>
          <w:lang w:val="en-GB"/>
        </w:rPr>
        <w:t>"</w:t>
      </w:r>
      <w:r w:rsidRPr="00821A47">
        <w:rPr>
          <w:sz w:val="22"/>
          <w:szCs w:val="22"/>
          <w:lang w:val="en-GB"/>
        </w:rPr>
        <w:t>accuracy</w:t>
      </w:r>
      <w:r w:rsidR="00A776E0" w:rsidRPr="00821A47">
        <w:rPr>
          <w:sz w:val="22"/>
          <w:szCs w:val="22"/>
          <w:lang w:val="en-GB"/>
        </w:rPr>
        <w:t>"</w:t>
      </w:r>
      <w:r w:rsidRPr="00821A47">
        <w:rPr>
          <w:sz w:val="22"/>
          <w:szCs w:val="22"/>
          <w:lang w:val="en-GB"/>
        </w:rPr>
        <w:t xml:space="preserve"> through compensation of </w:t>
      </w:r>
      <w:proofErr w:type="gramStart"/>
      <w:r w:rsidRPr="00821A47">
        <w:rPr>
          <w:sz w:val="22"/>
          <w:szCs w:val="22"/>
          <w:lang w:val="en-GB"/>
        </w:rPr>
        <w:t>all of</w:t>
      </w:r>
      <w:proofErr w:type="gramEnd"/>
      <w:r w:rsidRPr="00821A47">
        <w:rPr>
          <w:sz w:val="22"/>
          <w:szCs w:val="22"/>
          <w:lang w:val="en-GB"/>
        </w:rPr>
        <w:t xml:space="preserve"> the following:</w:t>
      </w:r>
    </w:p>
    <w:p w14:paraId="2571E7FA" w14:textId="77777777" w:rsidR="00C73FA0" w:rsidRPr="00821A47" w:rsidRDefault="00C73FA0" w:rsidP="00C73FA0">
      <w:pPr>
        <w:pStyle w:val="Default"/>
        <w:ind w:left="4130" w:right="-23" w:hanging="392"/>
        <w:jc w:val="both"/>
        <w:rPr>
          <w:sz w:val="22"/>
          <w:szCs w:val="22"/>
          <w:lang w:val="en-GB"/>
        </w:rPr>
      </w:pPr>
      <w:r w:rsidRPr="00821A47">
        <w:rPr>
          <w:sz w:val="22"/>
          <w:szCs w:val="22"/>
          <w:lang w:val="en-GB"/>
        </w:rPr>
        <w:t>a.</w:t>
      </w:r>
      <w:r w:rsidRPr="00821A47">
        <w:rPr>
          <w:sz w:val="22"/>
          <w:szCs w:val="22"/>
          <w:lang w:val="en-GB"/>
        </w:rPr>
        <w:tab/>
        <w:t xml:space="preserve">Motion of the acoustic </w:t>
      </w:r>
      <w:proofErr w:type="gramStart"/>
      <w:r w:rsidRPr="00821A47">
        <w:rPr>
          <w:sz w:val="22"/>
          <w:szCs w:val="22"/>
          <w:lang w:val="en-GB"/>
        </w:rPr>
        <w:t>sensor;</w:t>
      </w:r>
      <w:proofErr w:type="gramEnd"/>
    </w:p>
    <w:p w14:paraId="1DDD2FF9" w14:textId="77777777" w:rsidR="00C73FA0" w:rsidRPr="00821A47" w:rsidRDefault="00C73FA0" w:rsidP="00C73FA0">
      <w:pPr>
        <w:pStyle w:val="Default"/>
        <w:ind w:left="4130" w:right="-23" w:hanging="392"/>
        <w:jc w:val="both"/>
        <w:rPr>
          <w:sz w:val="22"/>
          <w:szCs w:val="22"/>
          <w:lang w:val="en-GB"/>
        </w:rPr>
      </w:pPr>
      <w:r w:rsidRPr="00821A47">
        <w:rPr>
          <w:sz w:val="22"/>
          <w:szCs w:val="22"/>
          <w:lang w:val="en-GB"/>
        </w:rPr>
        <w:t>b.</w:t>
      </w:r>
      <w:r w:rsidRPr="00821A47">
        <w:rPr>
          <w:sz w:val="22"/>
          <w:szCs w:val="22"/>
          <w:lang w:val="en-GB"/>
        </w:rPr>
        <w:tab/>
        <w:t xml:space="preserve">In-water propagation from sensor to the seabed and back; </w:t>
      </w:r>
      <w:r w:rsidRPr="00821A47">
        <w:rPr>
          <w:sz w:val="22"/>
          <w:szCs w:val="22"/>
          <w:u w:val="single"/>
          <w:lang w:val="en-GB"/>
        </w:rPr>
        <w:t>and</w:t>
      </w:r>
    </w:p>
    <w:p w14:paraId="498633BE" w14:textId="77777777" w:rsidR="00C73FA0" w:rsidRPr="00821A47" w:rsidRDefault="00C73FA0" w:rsidP="00C73FA0">
      <w:pPr>
        <w:pStyle w:val="Default"/>
        <w:ind w:left="4130" w:right="-23" w:hanging="392"/>
        <w:jc w:val="both"/>
        <w:rPr>
          <w:sz w:val="22"/>
          <w:szCs w:val="22"/>
          <w:lang w:val="en-GB"/>
        </w:rPr>
      </w:pPr>
      <w:r w:rsidRPr="00821A47">
        <w:rPr>
          <w:sz w:val="22"/>
          <w:szCs w:val="22"/>
          <w:lang w:val="en-GB"/>
        </w:rPr>
        <w:t>c.</w:t>
      </w:r>
      <w:r w:rsidRPr="00821A47">
        <w:rPr>
          <w:sz w:val="22"/>
          <w:szCs w:val="22"/>
          <w:lang w:val="en-GB"/>
        </w:rPr>
        <w:tab/>
        <w:t xml:space="preserve">Sound speed at the </w:t>
      </w:r>
      <w:proofErr w:type="gramStart"/>
      <w:r w:rsidRPr="00821A47">
        <w:rPr>
          <w:sz w:val="22"/>
          <w:szCs w:val="22"/>
          <w:lang w:val="en-GB"/>
        </w:rPr>
        <w:t>sensor</w:t>
      </w:r>
      <w:r w:rsidR="00036255" w:rsidRPr="00821A47">
        <w:rPr>
          <w:sz w:val="22"/>
          <w:szCs w:val="22"/>
          <w:lang w:val="en-GB"/>
        </w:rPr>
        <w:t>;</w:t>
      </w:r>
      <w:proofErr w:type="gramEnd"/>
    </w:p>
    <w:p w14:paraId="3C7BDEC5" w14:textId="77777777" w:rsidR="00C73FA0" w:rsidRPr="00821A47" w:rsidRDefault="00C73FA0">
      <w:pPr>
        <w:pStyle w:val="1A1a1a1a"/>
        <w:spacing w:line="230" w:lineRule="auto"/>
        <w:ind w:right="-22"/>
        <w:jc w:val="both"/>
        <w:rPr>
          <w:sz w:val="16"/>
          <w:szCs w:val="16"/>
        </w:rPr>
      </w:pPr>
    </w:p>
    <w:p w14:paraId="771E0C85" w14:textId="77777777" w:rsidR="00CF3264" w:rsidRPr="00821A47" w:rsidRDefault="00CF3264">
      <w:pPr>
        <w:pStyle w:val="1A1a1a1"/>
        <w:spacing w:line="230" w:lineRule="auto"/>
        <w:ind w:right="-22"/>
        <w:jc w:val="both"/>
        <w:rPr>
          <w:sz w:val="22"/>
          <w:szCs w:val="22"/>
        </w:rPr>
      </w:pPr>
      <w:r w:rsidRPr="00821A47">
        <w:rPr>
          <w:sz w:val="22"/>
          <w:szCs w:val="22"/>
        </w:rPr>
        <w:t>6.</w:t>
      </w:r>
      <w:r w:rsidRPr="00821A47">
        <w:rPr>
          <w:sz w:val="22"/>
          <w:szCs w:val="22"/>
        </w:rPr>
        <w:tab/>
        <w:t>A.</w:t>
      </w:r>
      <w:r w:rsidRPr="00821A47">
        <w:rPr>
          <w:sz w:val="22"/>
          <w:szCs w:val="22"/>
        </w:rPr>
        <w:tab/>
        <w:t>1.</w:t>
      </w:r>
      <w:r w:rsidRPr="00821A47">
        <w:rPr>
          <w:sz w:val="22"/>
          <w:szCs w:val="22"/>
        </w:rPr>
        <w:tab/>
        <w:t>a.</w:t>
      </w:r>
      <w:r w:rsidRPr="00821A47">
        <w:rPr>
          <w:sz w:val="22"/>
          <w:szCs w:val="22"/>
        </w:rPr>
        <w:tab/>
        <w:t>1.</w:t>
      </w:r>
      <w:r w:rsidRPr="00821A47">
        <w:rPr>
          <w:sz w:val="22"/>
          <w:szCs w:val="22"/>
        </w:rPr>
        <w:tab/>
        <w:t>a.</w:t>
      </w:r>
      <w:r w:rsidRPr="00821A47">
        <w:rPr>
          <w:sz w:val="22"/>
          <w:szCs w:val="22"/>
        </w:rPr>
        <w:tab/>
        <w:t>3.</w:t>
      </w:r>
      <w:r w:rsidRPr="00821A47">
        <w:rPr>
          <w:sz w:val="22"/>
          <w:szCs w:val="22"/>
        </w:rPr>
        <w:tab/>
        <w:t xml:space="preserve">Side Scan Sonar (SSS) or Synthetic Aperture Sonar (SAS), designed for seabed imaging and having </w:t>
      </w:r>
      <w:proofErr w:type="gramStart"/>
      <w:r w:rsidRPr="00821A47">
        <w:rPr>
          <w:sz w:val="22"/>
          <w:szCs w:val="22"/>
        </w:rPr>
        <w:t>all of</w:t>
      </w:r>
      <w:proofErr w:type="gramEnd"/>
      <w:r w:rsidRPr="00821A47">
        <w:rPr>
          <w:sz w:val="22"/>
          <w:szCs w:val="22"/>
        </w:rPr>
        <w:t xml:space="preserve"> the following</w:t>
      </w:r>
      <w:r w:rsidR="00CC2B5E" w:rsidRPr="00821A47">
        <w:rPr>
          <w:sz w:val="22"/>
          <w:szCs w:val="22"/>
        </w:rPr>
        <w:t>, and specially designed transmitting and receiving acoustic arrays therefor</w:t>
      </w:r>
      <w:r w:rsidRPr="00821A47">
        <w:rPr>
          <w:sz w:val="22"/>
          <w:szCs w:val="22"/>
        </w:rPr>
        <w:t>:</w:t>
      </w:r>
    </w:p>
    <w:p w14:paraId="56D34C2B" w14:textId="77777777" w:rsidR="00CF3264" w:rsidRPr="00821A47" w:rsidRDefault="00CF3264">
      <w:pPr>
        <w:pStyle w:val="1A1a1a1a"/>
        <w:spacing w:line="230" w:lineRule="auto"/>
        <w:ind w:right="-22"/>
        <w:jc w:val="both"/>
        <w:rPr>
          <w:sz w:val="22"/>
          <w:szCs w:val="22"/>
        </w:rPr>
      </w:pP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t>a.</w:t>
      </w:r>
      <w:r w:rsidRPr="00821A47">
        <w:rPr>
          <w:sz w:val="22"/>
          <w:szCs w:val="22"/>
        </w:rPr>
        <w:tab/>
        <w:t xml:space="preserve">Designed or modified to operate at depths exceeding 500 </w:t>
      </w:r>
      <w:proofErr w:type="gramStart"/>
      <w:r w:rsidRPr="00821A47">
        <w:rPr>
          <w:sz w:val="22"/>
          <w:szCs w:val="22"/>
        </w:rPr>
        <w:t>m;</w:t>
      </w:r>
      <w:proofErr w:type="gramEnd"/>
    </w:p>
    <w:p w14:paraId="031DDF39" w14:textId="77777777" w:rsidR="00CF3264" w:rsidRPr="00821A47" w:rsidRDefault="00CF3264">
      <w:pPr>
        <w:pStyle w:val="1A1a1a1a"/>
        <w:spacing w:line="230" w:lineRule="auto"/>
        <w:ind w:right="-22"/>
        <w:jc w:val="both"/>
        <w:rPr>
          <w:sz w:val="22"/>
          <w:szCs w:val="22"/>
          <w:lang w:val="da-DK"/>
        </w:rPr>
      </w:pP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t>b.</w:t>
      </w:r>
      <w:r w:rsidRPr="00821A47">
        <w:rPr>
          <w:sz w:val="22"/>
          <w:szCs w:val="22"/>
        </w:rPr>
        <w:tab/>
      </w:r>
      <w:r w:rsidR="00C73FA0" w:rsidRPr="00821A47">
        <w:rPr>
          <w:sz w:val="22"/>
          <w:szCs w:val="22"/>
          <w:lang w:val="da-DK"/>
        </w:rPr>
        <w:t xml:space="preserve">An 'area coverage rate' of greater than 570 </w:t>
      </w:r>
      <w:r w:rsidR="00C73FA0" w:rsidRPr="00821A47">
        <w:rPr>
          <w:sz w:val="22"/>
          <w:szCs w:val="22"/>
        </w:rPr>
        <w:t>m</w:t>
      </w:r>
      <w:r w:rsidR="00C73FA0" w:rsidRPr="00821A47">
        <w:rPr>
          <w:sz w:val="22"/>
          <w:szCs w:val="22"/>
          <w:vertAlign w:val="superscript"/>
        </w:rPr>
        <w:t>2</w:t>
      </w:r>
      <w:r w:rsidR="00C73FA0" w:rsidRPr="00821A47">
        <w:rPr>
          <w:sz w:val="22"/>
          <w:szCs w:val="22"/>
        </w:rPr>
        <w:t>/s</w:t>
      </w:r>
      <w:r w:rsidR="00C73FA0" w:rsidRPr="00821A47">
        <w:rPr>
          <w:sz w:val="22"/>
          <w:szCs w:val="22"/>
          <w:lang w:val="da-DK"/>
        </w:rPr>
        <w:t xml:space="preserve"> while operating at the maximum range that it can operate with an </w:t>
      </w:r>
      <w:r w:rsidR="00C73FA0" w:rsidRPr="00821A47">
        <w:rPr>
          <w:sz w:val="22"/>
          <w:szCs w:val="22"/>
        </w:rPr>
        <w:t>'</w:t>
      </w:r>
      <w:r w:rsidR="00C73FA0" w:rsidRPr="00821A47">
        <w:rPr>
          <w:sz w:val="22"/>
          <w:szCs w:val="22"/>
          <w:lang w:val="da-DK"/>
        </w:rPr>
        <w:t>along track resolution</w:t>
      </w:r>
      <w:r w:rsidR="00C73FA0" w:rsidRPr="00821A47">
        <w:rPr>
          <w:sz w:val="22"/>
          <w:szCs w:val="22"/>
        </w:rPr>
        <w:t>'</w:t>
      </w:r>
      <w:r w:rsidR="00C73FA0" w:rsidRPr="00821A47">
        <w:rPr>
          <w:sz w:val="22"/>
          <w:szCs w:val="22"/>
          <w:lang w:val="da-DK"/>
        </w:rPr>
        <w:t xml:space="preserve"> of less than 15 cm; </w:t>
      </w:r>
      <w:r w:rsidR="00C73FA0" w:rsidRPr="00821A47">
        <w:rPr>
          <w:sz w:val="22"/>
          <w:szCs w:val="22"/>
          <w:u w:val="single"/>
          <w:lang w:val="da-DK"/>
        </w:rPr>
        <w:t>and</w:t>
      </w:r>
    </w:p>
    <w:p w14:paraId="2C0939C4" w14:textId="77777777" w:rsidR="00C73FA0" w:rsidRPr="00821A47" w:rsidRDefault="00C73FA0">
      <w:pPr>
        <w:pStyle w:val="1A1a1a1a"/>
        <w:spacing w:line="230" w:lineRule="auto"/>
        <w:ind w:right="-22"/>
        <w:jc w:val="both"/>
        <w:rPr>
          <w:sz w:val="22"/>
          <w:szCs w:val="22"/>
        </w:rPr>
      </w:pPr>
      <w:r w:rsidRPr="00821A47">
        <w:rPr>
          <w:sz w:val="22"/>
          <w:szCs w:val="22"/>
          <w:lang w:val="da-DK"/>
        </w:rPr>
        <w:tab/>
      </w:r>
      <w:r w:rsidRPr="00821A47">
        <w:rPr>
          <w:sz w:val="22"/>
          <w:szCs w:val="22"/>
          <w:lang w:val="da-DK"/>
        </w:rPr>
        <w:tab/>
      </w:r>
      <w:r w:rsidRPr="00821A47">
        <w:rPr>
          <w:sz w:val="22"/>
          <w:szCs w:val="22"/>
          <w:lang w:val="da-DK"/>
        </w:rPr>
        <w:tab/>
      </w:r>
      <w:r w:rsidRPr="00821A47">
        <w:rPr>
          <w:sz w:val="22"/>
          <w:szCs w:val="22"/>
          <w:lang w:val="da-DK"/>
        </w:rPr>
        <w:tab/>
      </w:r>
      <w:r w:rsidRPr="00821A47">
        <w:rPr>
          <w:sz w:val="22"/>
          <w:szCs w:val="22"/>
          <w:lang w:val="da-DK"/>
        </w:rPr>
        <w:tab/>
      </w:r>
      <w:r w:rsidRPr="00821A47">
        <w:rPr>
          <w:sz w:val="22"/>
          <w:szCs w:val="22"/>
          <w:lang w:val="da-DK"/>
        </w:rPr>
        <w:tab/>
      </w:r>
      <w:r w:rsidRPr="00821A47">
        <w:rPr>
          <w:sz w:val="22"/>
          <w:szCs w:val="22"/>
          <w:lang w:val="da-DK"/>
        </w:rPr>
        <w:tab/>
        <w:t>c.</w:t>
      </w:r>
      <w:r w:rsidRPr="00821A47">
        <w:rPr>
          <w:sz w:val="22"/>
          <w:szCs w:val="22"/>
          <w:lang w:val="da-DK"/>
        </w:rPr>
        <w:tab/>
      </w:r>
      <w:r w:rsidRPr="00821A47">
        <w:rPr>
          <w:sz w:val="22"/>
          <w:szCs w:val="22"/>
        </w:rPr>
        <w:t xml:space="preserve">An 'across track resolution' of less than 15 </w:t>
      </w:r>
      <w:proofErr w:type="gramStart"/>
      <w:r w:rsidRPr="00821A47">
        <w:rPr>
          <w:sz w:val="22"/>
          <w:szCs w:val="22"/>
        </w:rPr>
        <w:t>cm</w:t>
      </w:r>
      <w:r w:rsidRPr="00821A47">
        <w:rPr>
          <w:color w:val="auto"/>
          <w:sz w:val="22"/>
          <w:szCs w:val="22"/>
        </w:rPr>
        <w:t>;</w:t>
      </w:r>
      <w:proofErr w:type="gramEnd"/>
    </w:p>
    <w:p w14:paraId="78F9E68C" w14:textId="77777777" w:rsidR="00CF3264" w:rsidRPr="00821A47" w:rsidRDefault="00CF3264">
      <w:pPr>
        <w:spacing w:before="120"/>
        <w:ind w:left="3362"/>
        <w:rPr>
          <w:i/>
          <w:sz w:val="22"/>
          <w:szCs w:val="22"/>
        </w:rPr>
      </w:pPr>
      <w:r w:rsidRPr="00821A47">
        <w:rPr>
          <w:i/>
          <w:sz w:val="22"/>
          <w:szCs w:val="22"/>
          <w:u w:val="single"/>
        </w:rPr>
        <w:t>Technical Notes</w:t>
      </w:r>
    </w:p>
    <w:p w14:paraId="260E919B" w14:textId="77777777" w:rsidR="001D62C1" w:rsidRPr="00821A47" w:rsidRDefault="001D62C1" w:rsidP="001D62C1">
      <w:pPr>
        <w:ind w:left="3362"/>
        <w:rPr>
          <w:i/>
          <w:sz w:val="22"/>
          <w:szCs w:val="22"/>
        </w:rPr>
      </w:pPr>
      <w:r w:rsidRPr="00821A47">
        <w:rPr>
          <w:i/>
          <w:sz w:val="22"/>
          <w:szCs w:val="22"/>
        </w:rPr>
        <w:t>For the purposes of 6.A.1.a.1.a.3.:</w:t>
      </w:r>
    </w:p>
    <w:p w14:paraId="17F4ADD2" w14:textId="77777777" w:rsidR="00CF3264" w:rsidRPr="00821A47" w:rsidRDefault="00CF3264">
      <w:pPr>
        <w:ind w:left="3782" w:hanging="391"/>
        <w:jc w:val="both"/>
        <w:rPr>
          <w:bCs/>
          <w:i/>
          <w:iCs/>
          <w:sz w:val="22"/>
          <w:szCs w:val="22"/>
        </w:rPr>
      </w:pPr>
      <w:r w:rsidRPr="00821A47">
        <w:rPr>
          <w:i/>
          <w:sz w:val="22"/>
          <w:szCs w:val="22"/>
        </w:rPr>
        <w:t>1.</w:t>
      </w:r>
      <w:r w:rsidRPr="00821A47">
        <w:rPr>
          <w:i/>
          <w:sz w:val="22"/>
          <w:szCs w:val="22"/>
        </w:rPr>
        <w:tab/>
      </w:r>
      <w:r w:rsidRPr="00821A47">
        <w:rPr>
          <w:bCs/>
          <w:i/>
          <w:iCs/>
          <w:sz w:val="22"/>
          <w:szCs w:val="22"/>
        </w:rPr>
        <w:t>'Area coverage rate' (m</w:t>
      </w:r>
      <w:r w:rsidRPr="00821A47">
        <w:rPr>
          <w:bCs/>
          <w:i/>
          <w:iCs/>
          <w:sz w:val="22"/>
          <w:szCs w:val="22"/>
          <w:vertAlign w:val="superscript"/>
        </w:rPr>
        <w:t>2</w:t>
      </w:r>
      <w:r w:rsidRPr="00821A47">
        <w:rPr>
          <w:bCs/>
          <w:i/>
          <w:iCs/>
          <w:sz w:val="22"/>
          <w:szCs w:val="22"/>
        </w:rPr>
        <w:t>/s) is twice the product of the sonar range (m) and the maximum speed (m/s) at which the sensor can operate</w:t>
      </w:r>
      <w:r w:rsidR="00C73FA0" w:rsidRPr="00821A47">
        <w:rPr>
          <w:bCs/>
          <w:i/>
          <w:iCs/>
          <w:sz w:val="22"/>
          <w:szCs w:val="22"/>
        </w:rPr>
        <w:t xml:space="preserve"> at that range</w:t>
      </w:r>
      <w:r w:rsidRPr="00821A47">
        <w:rPr>
          <w:bCs/>
          <w:i/>
          <w:iCs/>
          <w:sz w:val="22"/>
          <w:szCs w:val="22"/>
        </w:rPr>
        <w:t>.</w:t>
      </w:r>
    </w:p>
    <w:p w14:paraId="20BD01D8" w14:textId="77777777" w:rsidR="00CF3264" w:rsidRPr="00821A47" w:rsidRDefault="00CF3264">
      <w:pPr>
        <w:ind w:left="3782" w:hanging="391"/>
        <w:jc w:val="both"/>
        <w:rPr>
          <w:bCs/>
          <w:i/>
          <w:iCs/>
          <w:sz w:val="22"/>
          <w:szCs w:val="22"/>
        </w:rPr>
      </w:pPr>
      <w:r w:rsidRPr="00821A47">
        <w:rPr>
          <w:i/>
          <w:sz w:val="22"/>
          <w:szCs w:val="22"/>
        </w:rPr>
        <w:t>2.</w:t>
      </w:r>
      <w:r w:rsidRPr="00821A47">
        <w:rPr>
          <w:i/>
          <w:sz w:val="22"/>
          <w:szCs w:val="22"/>
        </w:rPr>
        <w:tab/>
      </w:r>
      <w:r w:rsidRPr="00821A47">
        <w:rPr>
          <w:bCs/>
          <w:i/>
          <w:iCs/>
          <w:sz w:val="22"/>
          <w:szCs w:val="22"/>
        </w:rPr>
        <w:t>'Along track resolution' (cm), for SSS only, is the product of azimuth (horizontal) beamwidth (degrees) and sonar range (m) and 0.873.</w:t>
      </w:r>
    </w:p>
    <w:p w14:paraId="0DFC89EC" w14:textId="77777777" w:rsidR="00CF3264" w:rsidRPr="00821A47" w:rsidRDefault="00CF3264">
      <w:pPr>
        <w:ind w:left="3782" w:hanging="391"/>
        <w:jc w:val="both"/>
        <w:rPr>
          <w:sz w:val="22"/>
          <w:szCs w:val="22"/>
        </w:rPr>
      </w:pPr>
      <w:r w:rsidRPr="00821A47">
        <w:rPr>
          <w:i/>
          <w:sz w:val="22"/>
          <w:szCs w:val="22"/>
        </w:rPr>
        <w:t>3.</w:t>
      </w:r>
      <w:r w:rsidRPr="00821A47">
        <w:rPr>
          <w:i/>
          <w:sz w:val="22"/>
          <w:szCs w:val="22"/>
        </w:rPr>
        <w:tab/>
      </w:r>
      <w:r w:rsidRPr="00821A47">
        <w:rPr>
          <w:bCs/>
          <w:i/>
          <w:iCs/>
          <w:sz w:val="22"/>
          <w:szCs w:val="22"/>
        </w:rPr>
        <w:t>'Across track resolution' (cm) is 75 divided by the signal bandwidth (kHz).</w:t>
      </w:r>
    </w:p>
    <w:p w14:paraId="2C43DD08" w14:textId="77777777" w:rsidR="00CF3264" w:rsidRPr="00821A47" w:rsidRDefault="00FB52EE">
      <w:pPr>
        <w:pStyle w:val="1A1a1a"/>
        <w:ind w:right="-23"/>
        <w:jc w:val="both"/>
        <w:rPr>
          <w:sz w:val="22"/>
          <w:szCs w:val="22"/>
        </w:rPr>
      </w:pPr>
      <w:r w:rsidRPr="00821A47">
        <w:rPr>
          <w:sz w:val="16"/>
          <w:szCs w:val="16"/>
        </w:rPr>
        <w:br w:type="page"/>
      </w:r>
      <w:r w:rsidR="00CF3264" w:rsidRPr="00821A47">
        <w:rPr>
          <w:sz w:val="22"/>
          <w:szCs w:val="22"/>
        </w:rPr>
        <w:lastRenderedPageBreak/>
        <w:t>6.</w:t>
      </w:r>
      <w:r w:rsidR="00CF3264" w:rsidRPr="00821A47">
        <w:rPr>
          <w:sz w:val="22"/>
          <w:szCs w:val="22"/>
        </w:rPr>
        <w:tab/>
        <w:t>A.</w:t>
      </w:r>
      <w:r w:rsidR="00CF3264" w:rsidRPr="00821A47">
        <w:rPr>
          <w:sz w:val="22"/>
          <w:szCs w:val="22"/>
        </w:rPr>
        <w:tab/>
        <w:t>1.</w:t>
      </w:r>
      <w:r w:rsidR="00CF3264" w:rsidRPr="00821A47">
        <w:rPr>
          <w:sz w:val="22"/>
          <w:szCs w:val="22"/>
        </w:rPr>
        <w:tab/>
        <w:t>a.</w:t>
      </w:r>
      <w:r w:rsidR="00CF3264" w:rsidRPr="00821A47">
        <w:rPr>
          <w:sz w:val="22"/>
          <w:szCs w:val="22"/>
        </w:rPr>
        <w:tab/>
        <w:t>1.</w:t>
      </w:r>
      <w:r w:rsidR="00CF3264" w:rsidRPr="00821A47">
        <w:rPr>
          <w:sz w:val="22"/>
          <w:szCs w:val="22"/>
        </w:rPr>
        <w:tab/>
        <w:t>b.</w:t>
      </w:r>
      <w:r w:rsidR="00CF3264" w:rsidRPr="00821A47">
        <w:rPr>
          <w:sz w:val="22"/>
          <w:szCs w:val="22"/>
        </w:rPr>
        <w:tab/>
      </w:r>
      <w:r w:rsidR="009A4929" w:rsidRPr="00821A47">
        <w:rPr>
          <w:sz w:val="22"/>
          <w:szCs w:val="22"/>
        </w:rPr>
        <w:t>Systems or transmitting and receiving arrays, designed for object detection or location, having any of the following</w:t>
      </w:r>
      <w:r w:rsidR="00CF3264" w:rsidRPr="00821A47">
        <w:rPr>
          <w:sz w:val="22"/>
          <w:szCs w:val="22"/>
        </w:rPr>
        <w:t>:</w:t>
      </w:r>
    </w:p>
    <w:p w14:paraId="42833B85" w14:textId="77777777" w:rsidR="00F45CFF" w:rsidRPr="00821A47" w:rsidRDefault="00F45CFF" w:rsidP="00F45CFF">
      <w:pPr>
        <w:pStyle w:val="1A1a1a"/>
        <w:spacing w:before="60" w:after="60"/>
        <w:ind w:right="-23"/>
        <w:jc w:val="both"/>
        <w:rPr>
          <w:i/>
          <w:iCs/>
          <w:sz w:val="22"/>
          <w:szCs w:val="22"/>
        </w:rPr>
      </w:pP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r>
      <w:r w:rsidRPr="00821A47">
        <w:rPr>
          <w:i/>
          <w:iCs/>
          <w:sz w:val="22"/>
          <w:szCs w:val="22"/>
          <w:u w:val="single"/>
        </w:rPr>
        <w:t>N.B.</w:t>
      </w:r>
      <w:r w:rsidRPr="00821A47">
        <w:rPr>
          <w:i/>
          <w:iCs/>
          <w:sz w:val="22"/>
          <w:szCs w:val="22"/>
        </w:rPr>
        <w:t xml:space="preserve">         For acoustic seabed survey equipment, see 6.A.1.a.1.a.</w:t>
      </w:r>
    </w:p>
    <w:p w14:paraId="3F8F3F53" w14:textId="77777777" w:rsidR="00CF3264" w:rsidRPr="00821A47" w:rsidRDefault="00CF3264">
      <w:pPr>
        <w:pStyle w:val="1A1a1a1"/>
        <w:spacing w:line="230" w:lineRule="auto"/>
        <w:ind w:right="-22"/>
        <w:jc w:val="both"/>
        <w:rPr>
          <w:sz w:val="22"/>
          <w:szCs w:val="22"/>
        </w:rPr>
      </w:pP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t>1.</w:t>
      </w:r>
      <w:r w:rsidRPr="00821A47">
        <w:rPr>
          <w:sz w:val="22"/>
          <w:szCs w:val="22"/>
        </w:rPr>
        <w:tab/>
        <w:t>A transmitting frequency below 10 </w:t>
      </w:r>
      <w:proofErr w:type="gramStart"/>
      <w:r w:rsidRPr="00821A47">
        <w:rPr>
          <w:sz w:val="22"/>
          <w:szCs w:val="22"/>
        </w:rPr>
        <w:t>kHz;</w:t>
      </w:r>
      <w:proofErr w:type="gramEnd"/>
    </w:p>
    <w:p w14:paraId="757D1D1B" w14:textId="77777777" w:rsidR="00CF3264" w:rsidRPr="00821A47" w:rsidRDefault="00FB52EE">
      <w:pPr>
        <w:pStyle w:val="1A1a1a1"/>
        <w:spacing w:line="230" w:lineRule="auto"/>
        <w:ind w:right="-22"/>
        <w:jc w:val="both"/>
        <w:rPr>
          <w:sz w:val="22"/>
          <w:szCs w:val="22"/>
        </w:rPr>
      </w:pP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r>
      <w:r w:rsidR="00CF3264" w:rsidRPr="00821A47">
        <w:rPr>
          <w:sz w:val="22"/>
          <w:szCs w:val="22"/>
        </w:rPr>
        <w:t>2.</w:t>
      </w:r>
      <w:r w:rsidR="00CF3264" w:rsidRPr="00821A47">
        <w:rPr>
          <w:sz w:val="22"/>
          <w:szCs w:val="22"/>
        </w:rPr>
        <w:tab/>
        <w:t xml:space="preserve">Sound pressure level exceeding 224 dB (reference 1 µPa at 1 m) for equipment with an operating frequency in the band from 10 kHz to 24 kHz </w:t>
      </w:r>
      <w:proofErr w:type="gramStart"/>
      <w:r w:rsidR="00CF3264" w:rsidRPr="00821A47">
        <w:rPr>
          <w:sz w:val="22"/>
          <w:szCs w:val="22"/>
        </w:rPr>
        <w:t>inclusive;</w:t>
      </w:r>
      <w:proofErr w:type="gramEnd"/>
    </w:p>
    <w:p w14:paraId="5BD2795C" w14:textId="77777777" w:rsidR="00CF3264" w:rsidRPr="00821A47" w:rsidRDefault="00CF3264">
      <w:pPr>
        <w:pStyle w:val="1A1a1a1"/>
        <w:spacing w:line="230" w:lineRule="auto"/>
        <w:ind w:right="-22"/>
        <w:jc w:val="both"/>
        <w:rPr>
          <w:sz w:val="22"/>
          <w:szCs w:val="22"/>
        </w:rPr>
      </w:pP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t>3.</w:t>
      </w:r>
      <w:r w:rsidRPr="00821A47">
        <w:rPr>
          <w:sz w:val="22"/>
          <w:szCs w:val="22"/>
        </w:rPr>
        <w:tab/>
        <w:t>Sound pressure level exceeding 235 dB (reference 1 µPa at 1 m) for equipment with an operating frequency in the band between 24 kHz and 30 </w:t>
      </w:r>
      <w:proofErr w:type="gramStart"/>
      <w:r w:rsidRPr="00821A47">
        <w:rPr>
          <w:sz w:val="22"/>
          <w:szCs w:val="22"/>
        </w:rPr>
        <w:t>kHz;</w:t>
      </w:r>
      <w:proofErr w:type="gramEnd"/>
    </w:p>
    <w:p w14:paraId="3486B5A2" w14:textId="77777777" w:rsidR="00CF3264" w:rsidRPr="00821A47" w:rsidRDefault="00CF3264">
      <w:pPr>
        <w:pStyle w:val="1A1a1a1"/>
        <w:spacing w:line="230" w:lineRule="auto"/>
        <w:ind w:right="-22"/>
        <w:jc w:val="both"/>
        <w:rPr>
          <w:sz w:val="22"/>
          <w:szCs w:val="22"/>
        </w:rPr>
      </w:pP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t>4.</w:t>
      </w:r>
      <w:r w:rsidRPr="00821A47">
        <w:rPr>
          <w:sz w:val="22"/>
          <w:szCs w:val="22"/>
        </w:rPr>
        <w:tab/>
        <w:t>Forming beams of less than 1° on any axis and having an operating frequency of less than 100 </w:t>
      </w:r>
      <w:proofErr w:type="gramStart"/>
      <w:r w:rsidRPr="00821A47">
        <w:rPr>
          <w:sz w:val="22"/>
          <w:szCs w:val="22"/>
        </w:rPr>
        <w:t>kHz;</w:t>
      </w:r>
      <w:proofErr w:type="gramEnd"/>
    </w:p>
    <w:p w14:paraId="2EF2E151" w14:textId="77777777" w:rsidR="00CF3264" w:rsidRPr="00821A47" w:rsidRDefault="00CF3264">
      <w:pPr>
        <w:pStyle w:val="1A1a1a1"/>
        <w:spacing w:line="230" w:lineRule="auto"/>
        <w:ind w:right="-22"/>
        <w:jc w:val="both"/>
        <w:rPr>
          <w:sz w:val="22"/>
          <w:szCs w:val="22"/>
        </w:rPr>
      </w:pP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t>5.</w:t>
      </w:r>
      <w:r w:rsidRPr="00821A47">
        <w:rPr>
          <w:sz w:val="22"/>
          <w:szCs w:val="22"/>
        </w:rPr>
        <w:tab/>
        <w:t>Designed to operate with an unambiguous display range exceeding 5,120 </w:t>
      </w:r>
      <w:proofErr w:type="gramStart"/>
      <w:r w:rsidRPr="00821A47">
        <w:rPr>
          <w:sz w:val="22"/>
          <w:szCs w:val="22"/>
        </w:rPr>
        <w:t>m;</w:t>
      </w:r>
      <w:proofErr w:type="gramEnd"/>
      <w:r w:rsidRPr="00821A47">
        <w:rPr>
          <w:sz w:val="22"/>
          <w:szCs w:val="22"/>
        </w:rPr>
        <w:t xml:space="preserve"> </w:t>
      </w:r>
      <w:r w:rsidRPr="00821A47">
        <w:rPr>
          <w:sz w:val="22"/>
          <w:szCs w:val="22"/>
          <w:u w:val="single"/>
        </w:rPr>
        <w:t>or</w:t>
      </w:r>
    </w:p>
    <w:p w14:paraId="36BAB59F" w14:textId="77777777" w:rsidR="00CF3264" w:rsidRPr="00821A47" w:rsidRDefault="00CF3264">
      <w:pPr>
        <w:pStyle w:val="1A1a1a1"/>
        <w:spacing w:line="230" w:lineRule="auto"/>
        <w:ind w:right="-22"/>
        <w:jc w:val="both"/>
        <w:rPr>
          <w:sz w:val="22"/>
          <w:szCs w:val="22"/>
        </w:rPr>
      </w:pP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t>6.</w:t>
      </w:r>
      <w:r w:rsidRPr="00821A47">
        <w:rPr>
          <w:sz w:val="22"/>
          <w:szCs w:val="22"/>
        </w:rPr>
        <w:tab/>
        <w:t>Designed to withstand pressure during normal operation at depths exceeding 1,000 m and having transducers with any of the following:</w:t>
      </w:r>
    </w:p>
    <w:p w14:paraId="33D65C65" w14:textId="77777777" w:rsidR="00CF3264" w:rsidRPr="00821A47" w:rsidRDefault="00CF3264">
      <w:pPr>
        <w:pStyle w:val="1A1a1a1a"/>
        <w:spacing w:line="230" w:lineRule="auto"/>
        <w:ind w:right="-22"/>
        <w:jc w:val="both"/>
        <w:rPr>
          <w:sz w:val="22"/>
          <w:szCs w:val="22"/>
        </w:rPr>
      </w:pP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t>a.</w:t>
      </w:r>
      <w:r w:rsidRPr="00821A47">
        <w:rPr>
          <w:sz w:val="22"/>
          <w:szCs w:val="22"/>
        </w:rPr>
        <w:tab/>
        <w:t xml:space="preserve">Dynamic compensation for pressure; </w:t>
      </w:r>
      <w:r w:rsidRPr="00821A47">
        <w:rPr>
          <w:sz w:val="22"/>
          <w:szCs w:val="22"/>
          <w:u w:val="single"/>
        </w:rPr>
        <w:t>or</w:t>
      </w:r>
    </w:p>
    <w:p w14:paraId="41A35B0B" w14:textId="77777777" w:rsidR="00CF3264" w:rsidRPr="00821A47" w:rsidRDefault="00CF3264">
      <w:pPr>
        <w:pStyle w:val="1A1a1a1a"/>
        <w:spacing w:line="230" w:lineRule="auto"/>
        <w:ind w:right="-22"/>
        <w:jc w:val="both"/>
        <w:rPr>
          <w:sz w:val="22"/>
          <w:szCs w:val="22"/>
          <w:u w:val="single"/>
        </w:rPr>
      </w:pP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t>b.</w:t>
      </w:r>
      <w:r w:rsidRPr="00821A47">
        <w:rPr>
          <w:sz w:val="22"/>
          <w:szCs w:val="22"/>
        </w:rPr>
        <w:tab/>
        <w:t xml:space="preserve">Incorporating other than lead zirconate titanate as the transduction </w:t>
      </w:r>
      <w:proofErr w:type="gramStart"/>
      <w:r w:rsidRPr="00821A47">
        <w:rPr>
          <w:sz w:val="22"/>
          <w:szCs w:val="22"/>
        </w:rPr>
        <w:t>element;</w:t>
      </w:r>
      <w:proofErr w:type="gramEnd"/>
    </w:p>
    <w:p w14:paraId="32E8925C" w14:textId="77777777" w:rsidR="00CF3264" w:rsidRPr="00821A47" w:rsidRDefault="00CF3264">
      <w:pPr>
        <w:pStyle w:val="1A1a1a0"/>
        <w:tabs>
          <w:tab w:val="clear" w:pos="1440"/>
          <w:tab w:val="left" w:pos="-630"/>
        </w:tabs>
        <w:ind w:right="-22"/>
        <w:jc w:val="both"/>
        <w:rPr>
          <w:sz w:val="16"/>
          <w:szCs w:val="16"/>
        </w:rPr>
      </w:pPr>
    </w:p>
    <w:p w14:paraId="1F439357" w14:textId="77777777" w:rsidR="00CF3264" w:rsidRPr="00821A47" w:rsidRDefault="00CF3264" w:rsidP="004C6208">
      <w:pPr>
        <w:pStyle w:val="1A1a1a0"/>
        <w:tabs>
          <w:tab w:val="clear" w:pos="1440"/>
          <w:tab w:val="left" w:pos="-630"/>
        </w:tabs>
        <w:ind w:left="2540" w:right="-23" w:hanging="2540"/>
        <w:jc w:val="both"/>
        <w:rPr>
          <w:sz w:val="22"/>
          <w:szCs w:val="22"/>
        </w:rPr>
      </w:pPr>
      <w:r w:rsidRPr="00821A47">
        <w:rPr>
          <w:sz w:val="22"/>
          <w:szCs w:val="22"/>
        </w:rPr>
        <w:t>6.</w:t>
      </w:r>
      <w:r w:rsidRPr="00821A47">
        <w:rPr>
          <w:sz w:val="22"/>
          <w:szCs w:val="22"/>
        </w:rPr>
        <w:tab/>
        <w:t>A.</w:t>
      </w:r>
      <w:r w:rsidRPr="00821A47">
        <w:rPr>
          <w:sz w:val="22"/>
          <w:szCs w:val="22"/>
        </w:rPr>
        <w:tab/>
        <w:t>1.</w:t>
      </w:r>
      <w:r w:rsidRPr="00821A47">
        <w:rPr>
          <w:sz w:val="22"/>
          <w:szCs w:val="22"/>
        </w:rPr>
        <w:tab/>
        <w:t>a.</w:t>
      </w:r>
      <w:r w:rsidRPr="00821A47">
        <w:rPr>
          <w:sz w:val="22"/>
          <w:szCs w:val="22"/>
        </w:rPr>
        <w:tab/>
        <w:t>1.</w:t>
      </w:r>
      <w:r w:rsidRPr="00821A47">
        <w:rPr>
          <w:sz w:val="22"/>
          <w:szCs w:val="22"/>
        </w:rPr>
        <w:tab/>
        <w:t>c.</w:t>
      </w:r>
      <w:r w:rsidRPr="00821A47">
        <w:rPr>
          <w:sz w:val="22"/>
          <w:szCs w:val="22"/>
        </w:rPr>
        <w:tab/>
        <w:t xml:space="preserve">Acoustic projectors </w:t>
      </w:r>
      <w:r w:rsidR="002F33C3" w:rsidRPr="00821A47">
        <w:rPr>
          <w:sz w:val="22"/>
          <w:szCs w:val="22"/>
        </w:rPr>
        <w:t>(</w:t>
      </w:r>
      <w:r w:rsidRPr="00821A47">
        <w:rPr>
          <w:sz w:val="22"/>
          <w:szCs w:val="22"/>
        </w:rPr>
        <w:t>including transducers</w:t>
      </w:r>
      <w:r w:rsidR="002F33C3" w:rsidRPr="00821A47">
        <w:rPr>
          <w:sz w:val="22"/>
          <w:szCs w:val="22"/>
        </w:rPr>
        <w:t>)</w:t>
      </w:r>
      <w:r w:rsidRPr="00821A47">
        <w:rPr>
          <w:sz w:val="22"/>
          <w:szCs w:val="22"/>
        </w:rPr>
        <w:t xml:space="preserve">, incorporating piezoelectric, </w:t>
      </w:r>
      <w:proofErr w:type="spellStart"/>
      <w:r w:rsidRPr="00821A47">
        <w:rPr>
          <w:sz w:val="22"/>
          <w:szCs w:val="22"/>
        </w:rPr>
        <w:t>magnetostrictive</w:t>
      </w:r>
      <w:proofErr w:type="spellEnd"/>
      <w:r w:rsidRPr="00821A47">
        <w:rPr>
          <w:sz w:val="22"/>
          <w:szCs w:val="22"/>
        </w:rPr>
        <w:t xml:space="preserve">, </w:t>
      </w:r>
      <w:proofErr w:type="spellStart"/>
      <w:r w:rsidRPr="00821A47">
        <w:rPr>
          <w:sz w:val="22"/>
          <w:szCs w:val="22"/>
        </w:rPr>
        <w:t>electrostrictive</w:t>
      </w:r>
      <w:proofErr w:type="spellEnd"/>
      <w:r w:rsidRPr="00821A47">
        <w:rPr>
          <w:sz w:val="22"/>
          <w:szCs w:val="22"/>
        </w:rPr>
        <w:t>, electrodynamic or hydraulic elements operating individually or in a designed combination</w:t>
      </w:r>
      <w:r w:rsidR="002F33C3" w:rsidRPr="00821A47">
        <w:rPr>
          <w:sz w:val="22"/>
          <w:szCs w:val="22"/>
        </w:rPr>
        <w:t>,</w:t>
      </w:r>
      <w:r w:rsidRPr="00821A47">
        <w:rPr>
          <w:sz w:val="22"/>
          <w:szCs w:val="22"/>
        </w:rPr>
        <w:t xml:space="preserve"> and having any of the following:</w:t>
      </w:r>
    </w:p>
    <w:p w14:paraId="7E7821C1" w14:textId="77777777" w:rsidR="00CF3264" w:rsidRPr="00821A47" w:rsidRDefault="00CF3264" w:rsidP="004C6208">
      <w:pPr>
        <w:pStyle w:val="1A1a1anote1"/>
        <w:spacing w:before="60"/>
        <w:ind w:right="-23"/>
        <w:jc w:val="both"/>
        <w:rPr>
          <w:i/>
          <w:spacing w:val="-2"/>
          <w:sz w:val="22"/>
          <w:szCs w:val="22"/>
        </w:rPr>
      </w:pPr>
      <w:r w:rsidRPr="00821A47">
        <w:rPr>
          <w:i/>
          <w:sz w:val="22"/>
          <w:szCs w:val="22"/>
          <w:u w:val="single"/>
        </w:rPr>
        <w:t>Note 1</w:t>
      </w:r>
      <w:r w:rsidRPr="00821A47">
        <w:rPr>
          <w:i/>
          <w:sz w:val="22"/>
          <w:szCs w:val="22"/>
        </w:rPr>
        <w:tab/>
      </w:r>
      <w:r w:rsidRPr="00821A47">
        <w:rPr>
          <w:i/>
          <w:spacing w:val="-2"/>
          <w:sz w:val="22"/>
          <w:szCs w:val="22"/>
        </w:rPr>
        <w:t xml:space="preserve">The status of acoustic projectors, including transducers, specially designed for other equipment </w:t>
      </w:r>
      <w:r w:rsidR="009D2E21" w:rsidRPr="00821A47">
        <w:rPr>
          <w:i/>
          <w:spacing w:val="-2"/>
          <w:sz w:val="22"/>
          <w:szCs w:val="22"/>
        </w:rPr>
        <w:t xml:space="preserve">not specified </w:t>
      </w:r>
      <w:r w:rsidR="00940F96" w:rsidRPr="00821A47">
        <w:rPr>
          <w:i/>
          <w:spacing w:val="-2"/>
          <w:sz w:val="22"/>
          <w:szCs w:val="22"/>
        </w:rPr>
        <w:t>in</w:t>
      </w:r>
      <w:r w:rsidR="009D2E21" w:rsidRPr="00821A47">
        <w:rPr>
          <w:i/>
          <w:spacing w:val="-2"/>
          <w:sz w:val="22"/>
          <w:szCs w:val="22"/>
        </w:rPr>
        <w:t xml:space="preserve"> 6.A.1. </w:t>
      </w:r>
      <w:r w:rsidRPr="00821A47">
        <w:rPr>
          <w:i/>
          <w:spacing w:val="-2"/>
          <w:sz w:val="22"/>
          <w:szCs w:val="22"/>
        </w:rPr>
        <w:t>is determined by the status of the other equipment.</w:t>
      </w:r>
    </w:p>
    <w:p w14:paraId="61B3EF4F" w14:textId="77777777" w:rsidR="00CF3264" w:rsidRPr="00821A47" w:rsidRDefault="00CF3264" w:rsidP="004C6208">
      <w:pPr>
        <w:pStyle w:val="1A1a1anote1"/>
        <w:spacing w:before="60"/>
        <w:ind w:right="-23"/>
        <w:jc w:val="both"/>
        <w:rPr>
          <w:i/>
          <w:spacing w:val="-6"/>
          <w:sz w:val="22"/>
          <w:szCs w:val="22"/>
        </w:rPr>
      </w:pPr>
      <w:r w:rsidRPr="00821A47">
        <w:rPr>
          <w:i/>
          <w:sz w:val="22"/>
          <w:szCs w:val="22"/>
          <w:u w:val="single"/>
        </w:rPr>
        <w:t>Note 2</w:t>
      </w:r>
      <w:r w:rsidRPr="00821A47">
        <w:rPr>
          <w:i/>
          <w:sz w:val="22"/>
          <w:szCs w:val="22"/>
        </w:rPr>
        <w:tab/>
      </w:r>
      <w:proofErr w:type="gramStart"/>
      <w:r w:rsidRPr="00821A47">
        <w:rPr>
          <w:i/>
          <w:spacing w:val="-6"/>
          <w:sz w:val="22"/>
          <w:szCs w:val="22"/>
        </w:rPr>
        <w:t>6.A.1.a.1.c.</w:t>
      </w:r>
      <w:proofErr w:type="gramEnd"/>
      <w:r w:rsidRPr="00821A47">
        <w:rPr>
          <w:i/>
          <w:spacing w:val="-6"/>
          <w:sz w:val="22"/>
          <w:szCs w:val="22"/>
        </w:rPr>
        <w:t xml:space="preserve"> does not apply to electronic sources which direct the sound vertically only, or mechanical (e.g., air gun or vapour-shock gun) or chemical (e.g., explosive) sources.</w:t>
      </w:r>
    </w:p>
    <w:p w14:paraId="4EF08FD3" w14:textId="77777777" w:rsidR="002F27CA" w:rsidRPr="00821A47" w:rsidRDefault="002F27CA" w:rsidP="004C6208">
      <w:pPr>
        <w:spacing w:before="60"/>
        <w:ind w:left="3340" w:right="-23" w:hanging="800"/>
        <w:jc w:val="both"/>
        <w:rPr>
          <w:i/>
          <w:spacing w:val="-6"/>
          <w:sz w:val="22"/>
          <w:szCs w:val="22"/>
        </w:rPr>
      </w:pPr>
      <w:r w:rsidRPr="00821A47">
        <w:rPr>
          <w:i/>
          <w:spacing w:val="-6"/>
          <w:sz w:val="22"/>
          <w:szCs w:val="22"/>
          <w:u w:val="single"/>
        </w:rPr>
        <w:t>Note 3</w:t>
      </w:r>
      <w:r w:rsidRPr="00821A47">
        <w:rPr>
          <w:i/>
          <w:spacing w:val="-6"/>
          <w:sz w:val="22"/>
          <w:szCs w:val="22"/>
        </w:rPr>
        <w:tab/>
      </w:r>
      <w:r w:rsidRPr="00821A47">
        <w:rPr>
          <w:i/>
          <w:sz w:val="22"/>
          <w:szCs w:val="22"/>
        </w:rPr>
        <w:t>Piezoelectric elements specified in 6.A.1.a.1.c. include those made from l</w:t>
      </w:r>
      <w:r w:rsidRPr="00821A47">
        <w:rPr>
          <w:i/>
          <w:spacing w:val="-2"/>
          <w:sz w:val="22"/>
          <w:szCs w:val="22"/>
        </w:rPr>
        <w:t>ead-magnesium-niobate/lead-titanate (Pb(Mg</w:t>
      </w:r>
      <w:r w:rsidR="00C6559D" w:rsidRPr="00821A47">
        <w:rPr>
          <w:i/>
          <w:spacing w:val="-2"/>
          <w:sz w:val="22"/>
          <w:szCs w:val="22"/>
          <w:vertAlign w:val="subscript"/>
        </w:rPr>
        <w:t>1/3</w:t>
      </w:r>
      <w:r w:rsidRPr="00821A47">
        <w:rPr>
          <w:i/>
          <w:spacing w:val="-2"/>
          <w:sz w:val="22"/>
          <w:szCs w:val="22"/>
        </w:rPr>
        <w:t>Nb</w:t>
      </w:r>
      <w:r w:rsidR="00C6559D" w:rsidRPr="00821A47">
        <w:rPr>
          <w:i/>
          <w:spacing w:val="-2"/>
          <w:sz w:val="22"/>
          <w:szCs w:val="22"/>
          <w:vertAlign w:val="subscript"/>
        </w:rPr>
        <w:t>2/3</w:t>
      </w:r>
      <w:r w:rsidRPr="00821A47">
        <w:rPr>
          <w:i/>
          <w:spacing w:val="-2"/>
          <w:sz w:val="22"/>
          <w:szCs w:val="22"/>
        </w:rPr>
        <w:t>)O</w:t>
      </w:r>
      <w:r w:rsidR="00C6559D" w:rsidRPr="00821A47">
        <w:rPr>
          <w:i/>
          <w:spacing w:val="-2"/>
          <w:sz w:val="22"/>
          <w:szCs w:val="22"/>
          <w:vertAlign w:val="subscript"/>
        </w:rPr>
        <w:t>3</w:t>
      </w:r>
      <w:r w:rsidRPr="00821A47">
        <w:rPr>
          <w:i/>
          <w:spacing w:val="-2"/>
          <w:sz w:val="22"/>
          <w:szCs w:val="22"/>
        </w:rPr>
        <w:t>-PbTiO</w:t>
      </w:r>
      <w:r w:rsidR="00C6559D" w:rsidRPr="00821A47">
        <w:rPr>
          <w:i/>
          <w:spacing w:val="-2"/>
          <w:sz w:val="22"/>
          <w:szCs w:val="22"/>
          <w:vertAlign w:val="subscript"/>
        </w:rPr>
        <w:t>3</w:t>
      </w:r>
      <w:r w:rsidRPr="00821A47">
        <w:rPr>
          <w:i/>
          <w:spacing w:val="-2"/>
          <w:szCs w:val="24"/>
          <w:vertAlign w:val="subscript"/>
        </w:rPr>
        <w:t>,</w:t>
      </w:r>
      <w:r w:rsidRPr="00821A47">
        <w:rPr>
          <w:i/>
          <w:spacing w:val="-2"/>
          <w:sz w:val="22"/>
          <w:szCs w:val="22"/>
          <w:vertAlign w:val="subscript"/>
        </w:rPr>
        <w:t xml:space="preserve"> </w:t>
      </w:r>
      <w:r w:rsidRPr="00821A47">
        <w:rPr>
          <w:i/>
          <w:spacing w:val="-2"/>
          <w:sz w:val="22"/>
          <w:szCs w:val="22"/>
        </w:rPr>
        <w:t>or PMN-PT) single crystals grown from solid solution or lead-indium-niobate/lead-magnesium niobate/lead-titanate (Pb(In</w:t>
      </w:r>
      <w:r w:rsidR="00C6559D" w:rsidRPr="00821A47">
        <w:rPr>
          <w:i/>
          <w:spacing w:val="-2"/>
          <w:sz w:val="22"/>
          <w:szCs w:val="22"/>
          <w:vertAlign w:val="subscript"/>
        </w:rPr>
        <w:t>1/2</w:t>
      </w:r>
      <w:r w:rsidRPr="00821A47">
        <w:rPr>
          <w:i/>
          <w:spacing w:val="-2"/>
          <w:sz w:val="22"/>
          <w:szCs w:val="22"/>
        </w:rPr>
        <w:t>Nb</w:t>
      </w:r>
      <w:r w:rsidR="00C6559D" w:rsidRPr="00821A47">
        <w:rPr>
          <w:i/>
          <w:spacing w:val="-2"/>
          <w:sz w:val="22"/>
          <w:szCs w:val="22"/>
          <w:vertAlign w:val="subscript"/>
        </w:rPr>
        <w:t>1/2</w:t>
      </w:r>
      <w:r w:rsidRPr="00821A47">
        <w:rPr>
          <w:i/>
          <w:spacing w:val="-2"/>
          <w:sz w:val="22"/>
          <w:szCs w:val="22"/>
        </w:rPr>
        <w:t>)O</w:t>
      </w:r>
      <w:r w:rsidR="00C6559D" w:rsidRPr="00821A47">
        <w:rPr>
          <w:i/>
          <w:spacing w:val="-2"/>
          <w:sz w:val="22"/>
          <w:szCs w:val="22"/>
          <w:vertAlign w:val="subscript"/>
        </w:rPr>
        <w:t>3</w:t>
      </w:r>
      <w:r w:rsidRPr="00821A47">
        <w:rPr>
          <w:i/>
          <w:spacing w:val="-2"/>
          <w:sz w:val="22"/>
          <w:szCs w:val="22"/>
        </w:rPr>
        <w:t>–Pb(Mg</w:t>
      </w:r>
      <w:r w:rsidR="00C6559D" w:rsidRPr="00821A47">
        <w:rPr>
          <w:i/>
          <w:spacing w:val="-2"/>
          <w:sz w:val="22"/>
          <w:szCs w:val="22"/>
          <w:vertAlign w:val="subscript"/>
        </w:rPr>
        <w:t>1/3</w:t>
      </w:r>
      <w:r w:rsidRPr="00821A47">
        <w:rPr>
          <w:i/>
          <w:spacing w:val="-2"/>
          <w:sz w:val="22"/>
          <w:szCs w:val="22"/>
        </w:rPr>
        <w:t>Nb</w:t>
      </w:r>
      <w:r w:rsidR="00C6559D" w:rsidRPr="00821A47">
        <w:rPr>
          <w:i/>
          <w:spacing w:val="-2"/>
          <w:sz w:val="22"/>
          <w:szCs w:val="22"/>
          <w:vertAlign w:val="subscript"/>
        </w:rPr>
        <w:t>2/3</w:t>
      </w:r>
      <w:r w:rsidRPr="00821A47">
        <w:rPr>
          <w:i/>
          <w:spacing w:val="-2"/>
          <w:sz w:val="22"/>
          <w:szCs w:val="22"/>
        </w:rPr>
        <w:t>)O</w:t>
      </w:r>
      <w:r w:rsidR="00C6559D" w:rsidRPr="00821A47">
        <w:rPr>
          <w:i/>
          <w:spacing w:val="-2"/>
          <w:sz w:val="22"/>
          <w:szCs w:val="22"/>
          <w:vertAlign w:val="subscript"/>
        </w:rPr>
        <w:t>3</w:t>
      </w:r>
      <w:r w:rsidRPr="00821A47">
        <w:rPr>
          <w:i/>
          <w:spacing w:val="-2"/>
          <w:sz w:val="22"/>
          <w:szCs w:val="22"/>
        </w:rPr>
        <w:t>–PbTiO</w:t>
      </w:r>
      <w:r w:rsidR="00C6559D" w:rsidRPr="00821A47">
        <w:rPr>
          <w:i/>
          <w:spacing w:val="-2"/>
          <w:sz w:val="22"/>
          <w:szCs w:val="22"/>
          <w:vertAlign w:val="subscript"/>
        </w:rPr>
        <w:t>3</w:t>
      </w:r>
      <w:r w:rsidRPr="00821A47">
        <w:rPr>
          <w:i/>
          <w:spacing w:val="-2"/>
          <w:szCs w:val="24"/>
          <w:vertAlign w:val="subscript"/>
        </w:rPr>
        <w:t>,</w:t>
      </w:r>
      <w:r w:rsidRPr="00821A47">
        <w:rPr>
          <w:i/>
          <w:spacing w:val="-2"/>
          <w:sz w:val="22"/>
          <w:szCs w:val="22"/>
        </w:rPr>
        <w:t xml:space="preserve"> or PIN-PMN-PT) single crystals grown from solid solution.</w:t>
      </w:r>
    </w:p>
    <w:p w14:paraId="7DCA8197" w14:textId="77777777" w:rsidR="00CF3264" w:rsidRPr="00821A47" w:rsidRDefault="00CF3264">
      <w:pPr>
        <w:pStyle w:val="1A"/>
        <w:jc w:val="both"/>
        <w:rPr>
          <w:sz w:val="18"/>
          <w:szCs w:val="18"/>
        </w:rPr>
      </w:pPr>
    </w:p>
    <w:p w14:paraId="5CDA8C4B" w14:textId="77777777" w:rsidR="00CF3264" w:rsidRPr="00821A47" w:rsidRDefault="00BB19B0">
      <w:pPr>
        <w:pStyle w:val="1A1a1a1"/>
        <w:ind w:right="-22"/>
        <w:jc w:val="both"/>
        <w:rPr>
          <w:sz w:val="22"/>
          <w:szCs w:val="22"/>
        </w:rPr>
      </w:pPr>
      <w:r w:rsidRPr="00821A47">
        <w:rPr>
          <w:sz w:val="22"/>
          <w:szCs w:val="22"/>
        </w:rPr>
        <w:t>6.</w:t>
      </w:r>
      <w:r w:rsidRPr="00821A47">
        <w:rPr>
          <w:sz w:val="22"/>
          <w:szCs w:val="22"/>
        </w:rPr>
        <w:tab/>
        <w:t>A.</w:t>
      </w:r>
      <w:r w:rsidRPr="00821A47">
        <w:rPr>
          <w:sz w:val="22"/>
          <w:szCs w:val="22"/>
        </w:rPr>
        <w:tab/>
        <w:t>1.</w:t>
      </w:r>
      <w:r w:rsidRPr="00821A47">
        <w:rPr>
          <w:sz w:val="22"/>
          <w:szCs w:val="22"/>
        </w:rPr>
        <w:tab/>
        <w:t>a.</w:t>
      </w:r>
      <w:r w:rsidRPr="00821A47">
        <w:rPr>
          <w:sz w:val="22"/>
          <w:szCs w:val="22"/>
        </w:rPr>
        <w:tab/>
        <w:t>1.</w:t>
      </w:r>
      <w:r w:rsidRPr="00821A47">
        <w:rPr>
          <w:sz w:val="22"/>
          <w:szCs w:val="22"/>
        </w:rPr>
        <w:tab/>
        <w:t>c.</w:t>
      </w:r>
      <w:r w:rsidRPr="00821A47">
        <w:rPr>
          <w:sz w:val="22"/>
          <w:szCs w:val="22"/>
        </w:rPr>
        <w:tab/>
      </w:r>
      <w:r w:rsidR="00CF3264" w:rsidRPr="00821A47">
        <w:rPr>
          <w:sz w:val="22"/>
          <w:szCs w:val="22"/>
        </w:rPr>
        <w:t>1.</w:t>
      </w:r>
      <w:r w:rsidR="00CF3264" w:rsidRPr="00821A47">
        <w:rPr>
          <w:sz w:val="22"/>
          <w:szCs w:val="22"/>
        </w:rPr>
        <w:tab/>
      </w:r>
      <w:r w:rsidR="00C3112B" w:rsidRPr="00821A47">
        <w:rPr>
          <w:sz w:val="22"/>
          <w:szCs w:val="22"/>
        </w:rPr>
        <w:t>Operating at frequencies below 10 kHz and having any of the following:</w:t>
      </w:r>
    </w:p>
    <w:p w14:paraId="4744FEA0" w14:textId="77777777" w:rsidR="00C04855" w:rsidRPr="00821A47" w:rsidRDefault="00C04855" w:rsidP="00C04855">
      <w:pPr>
        <w:pStyle w:val="1A1a1a1"/>
        <w:widowControl w:val="0"/>
        <w:tabs>
          <w:tab w:val="left" w:pos="2954"/>
        </w:tabs>
        <w:ind w:left="3402" w:right="-22" w:hanging="3402"/>
        <w:jc w:val="both"/>
        <w:rPr>
          <w:spacing w:val="-4"/>
          <w:sz w:val="22"/>
          <w:szCs w:val="22"/>
        </w:rPr>
      </w:pP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t>a.</w:t>
      </w:r>
      <w:r w:rsidRPr="00821A47">
        <w:rPr>
          <w:sz w:val="22"/>
          <w:szCs w:val="22"/>
        </w:rPr>
        <w:tab/>
      </w:r>
      <w:r w:rsidRPr="00821A47">
        <w:rPr>
          <w:spacing w:val="-4"/>
          <w:sz w:val="22"/>
          <w:szCs w:val="22"/>
        </w:rPr>
        <w:t>Not designed for continuous operation at 100% duty cycle and having a radiated 'free-field Source Level (SL</w:t>
      </w:r>
      <w:r w:rsidRPr="00821A47">
        <w:rPr>
          <w:spacing w:val="-4"/>
          <w:sz w:val="22"/>
          <w:szCs w:val="22"/>
          <w:vertAlign w:val="subscript"/>
        </w:rPr>
        <w:t>RMS</w:t>
      </w:r>
      <w:r w:rsidRPr="00821A47">
        <w:rPr>
          <w:spacing w:val="-4"/>
          <w:sz w:val="22"/>
          <w:szCs w:val="22"/>
        </w:rPr>
        <w:t>)' exceeding</w:t>
      </w:r>
      <w:r w:rsidR="00B161DF" w:rsidRPr="00821A47">
        <w:rPr>
          <w:spacing w:val="-4"/>
          <w:sz w:val="22"/>
          <w:szCs w:val="22"/>
        </w:rPr>
        <w:t xml:space="preserve"> (</w:t>
      </w:r>
      <w:r w:rsidR="00EE5F31" w:rsidRPr="00821A47">
        <w:rPr>
          <w:spacing w:val="-4"/>
          <w:sz w:val="22"/>
          <w:szCs w:val="22"/>
        </w:rPr>
        <w:t>10</w:t>
      </w:r>
      <w:r w:rsidR="00CA4A96" w:rsidRPr="00821A47">
        <w:rPr>
          <w:spacing w:val="-4"/>
          <w:sz w:val="22"/>
          <w:szCs w:val="22"/>
        </w:rPr>
        <w:t>log</w:t>
      </w:r>
      <w:r w:rsidR="001F6B2E" w:rsidRPr="00821A47">
        <w:rPr>
          <w:spacing w:val="-4"/>
          <w:sz w:val="22"/>
          <w:szCs w:val="22"/>
        </w:rPr>
        <w:t>(f)</w:t>
      </w:r>
      <w:r w:rsidRPr="00821A47">
        <w:rPr>
          <w:spacing w:val="-4"/>
          <w:sz w:val="22"/>
          <w:szCs w:val="22"/>
        </w:rPr>
        <w:t xml:space="preserve"> </w:t>
      </w:r>
      <w:r w:rsidR="00EE5F31" w:rsidRPr="00821A47">
        <w:rPr>
          <w:spacing w:val="-4"/>
          <w:sz w:val="22"/>
          <w:szCs w:val="22"/>
        </w:rPr>
        <w:t xml:space="preserve">+ </w:t>
      </w:r>
      <w:proofErr w:type="gramStart"/>
      <w:r w:rsidR="00EE5F31" w:rsidRPr="00821A47">
        <w:rPr>
          <w:spacing w:val="-4"/>
          <w:sz w:val="22"/>
          <w:szCs w:val="22"/>
        </w:rPr>
        <w:t>169.77)dB</w:t>
      </w:r>
      <w:proofErr w:type="gramEnd"/>
      <w:r w:rsidR="00EE5F31" w:rsidRPr="00821A47">
        <w:rPr>
          <w:spacing w:val="-4"/>
          <w:sz w:val="22"/>
          <w:szCs w:val="22"/>
        </w:rPr>
        <w:t xml:space="preserve"> </w:t>
      </w:r>
      <w:r w:rsidR="004D2188" w:rsidRPr="00821A47">
        <w:rPr>
          <w:spacing w:val="-4"/>
          <w:sz w:val="22"/>
          <w:szCs w:val="22"/>
        </w:rPr>
        <w:t>(reference 1 </w:t>
      </w:r>
      <w:r w:rsidRPr="00821A47">
        <w:rPr>
          <w:spacing w:val="-4"/>
          <w:sz w:val="22"/>
          <w:szCs w:val="22"/>
        </w:rPr>
        <w:t>µPa at 1 m) where f is the frequency in Hertz of maximum Transmitting Voltage Response (TVR) below 10</w:t>
      </w:r>
      <w:r w:rsidR="004D2188" w:rsidRPr="00821A47">
        <w:rPr>
          <w:spacing w:val="-4"/>
          <w:sz w:val="22"/>
          <w:szCs w:val="22"/>
        </w:rPr>
        <w:t xml:space="preserve"> </w:t>
      </w:r>
      <w:r w:rsidRPr="00821A47">
        <w:rPr>
          <w:spacing w:val="-4"/>
          <w:sz w:val="22"/>
          <w:szCs w:val="22"/>
        </w:rPr>
        <w:t xml:space="preserve">kHz; </w:t>
      </w:r>
      <w:r w:rsidRPr="00821A47">
        <w:rPr>
          <w:spacing w:val="-4"/>
          <w:sz w:val="22"/>
          <w:szCs w:val="22"/>
          <w:u w:val="single"/>
        </w:rPr>
        <w:t>or</w:t>
      </w:r>
    </w:p>
    <w:p w14:paraId="3CE910C0" w14:textId="77777777" w:rsidR="00C04855" w:rsidRPr="00821A47" w:rsidRDefault="00C04855" w:rsidP="00572C36">
      <w:pPr>
        <w:pStyle w:val="1A1a1a1"/>
        <w:widowControl w:val="0"/>
        <w:tabs>
          <w:tab w:val="left" w:pos="2954"/>
        </w:tabs>
        <w:spacing w:before="60"/>
        <w:ind w:left="3402" w:right="-23" w:hanging="3402"/>
        <w:jc w:val="both"/>
        <w:rPr>
          <w:sz w:val="22"/>
          <w:szCs w:val="22"/>
          <w:u w:val="single"/>
        </w:rPr>
      </w:pP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t>b.</w:t>
      </w:r>
      <w:r w:rsidRPr="00821A47">
        <w:rPr>
          <w:sz w:val="22"/>
          <w:szCs w:val="22"/>
        </w:rPr>
        <w:tab/>
        <w:t>Designed for continuous operation at 100% duty cycle and having a continuously radiated 'free-field Source Level (SL</w:t>
      </w:r>
      <w:r w:rsidRPr="00821A47">
        <w:rPr>
          <w:sz w:val="22"/>
          <w:szCs w:val="22"/>
          <w:vertAlign w:val="subscript"/>
        </w:rPr>
        <w:t>RMS</w:t>
      </w:r>
      <w:r w:rsidRPr="00821A47">
        <w:rPr>
          <w:sz w:val="22"/>
          <w:szCs w:val="22"/>
        </w:rPr>
        <w:t xml:space="preserve">)' at 100% duty cycle exceeding </w:t>
      </w:r>
      <w:r w:rsidR="002C3E5E" w:rsidRPr="00821A47">
        <w:rPr>
          <w:sz w:val="22"/>
          <w:szCs w:val="22"/>
        </w:rPr>
        <w:t>(10log(f) + 159.77)</w:t>
      </w:r>
      <w:r w:rsidR="004D2188" w:rsidRPr="00821A47">
        <w:rPr>
          <w:sz w:val="22"/>
          <w:szCs w:val="22"/>
        </w:rPr>
        <w:t xml:space="preserve">dB </w:t>
      </w:r>
      <w:r w:rsidRPr="00821A47">
        <w:rPr>
          <w:sz w:val="22"/>
          <w:szCs w:val="22"/>
        </w:rPr>
        <w:t>(reference 1 µPa at 1 m)</w:t>
      </w:r>
      <w:r w:rsidRPr="00821A47">
        <w:rPr>
          <w:sz w:val="22"/>
          <w:szCs w:val="22"/>
        </w:rPr>
        <w:fldChar w:fldCharType="begin"/>
      </w:r>
      <w:r w:rsidRPr="00821A47">
        <w:rPr>
          <w:sz w:val="22"/>
          <w:szCs w:val="22"/>
        </w:rPr>
        <w:instrText xml:space="preserve"> QUOTE </w:instrText>
      </w:r>
      <w:r w:rsidRPr="00821A47">
        <w:rPr>
          <w:sz w:val="22"/>
          <w:szCs w:val="22"/>
        </w:rPr>
        <w:fldChar w:fldCharType="begin"/>
      </w:r>
      <w:r w:rsidRPr="00821A47">
        <w:rPr>
          <w:sz w:val="22"/>
          <w:szCs w:val="22"/>
        </w:rPr>
        <w:instrText xml:space="preserve"> QUOTE </w:instrText>
      </w:r>
      <w:r w:rsidRPr="00821A47">
        <w:rPr>
          <w:position w:val="-6"/>
          <w:sz w:val="22"/>
          <w:szCs w:val="22"/>
        </w:rPr>
        <w:pict w14:anchorId="530F18B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1.4pt;height:12.6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4&lt;/o:Version&gt;&lt;/o:DocumentProperties&gt;&lt;w:docPr&gt;&lt;w:view w:val=&quot;print&quot;/&gt;&lt;w:zoom w:percent=&quot;120&quot;/&gt;&lt;w:removePersonalInformation/&gt;&lt;w:doNotEmbedSystemFonts/&gt;&lt;w:bordersDontSurroundHeader/&gt;&lt;w:bordersDontSurroundFooter/&gt;&lt;w:stylePaneFormatFilter w:val=&quot;3F01&quot;/&gt;&lt;w:defaultTabStop w:val=&quot;720&quot;/&gt;&lt;w:characterSpacingControl w:val=&quot;DontCompress&quot;/&gt;&lt;w:optimizeForBrowser/&gt;&lt;w:targetScreenSz w:val=&quot;800x600&quot;/&gt;&lt;w:validateAgainstSchema/&gt;&lt;w:saveInvalidXML w:val=&quot;off&quot;/&gt;&lt;w:ignoreMixedContent w:val=&quot;off&quot;/&gt;&lt;w:alwaysShowPlaceholderText w:val=&quot;off&quot;/&gt;&lt;w:footnotePr&gt;&lt;w:numRestart w:val=&quot;each-sect&quot;/&gt;&lt;/w:footnotePr&gt;&lt;w:compat&gt;&lt;w:breakWrappedTables/&gt;&lt;w:snapToGridInCell/&gt;&lt;w:wrapTextWithPunct/&gt;&lt;w:useAsianBreakRules/&gt;&lt;w:useWord2002TableStyleRules/&gt;&lt;w:useFELayout/&gt;&lt;/w:compat&gt;&lt;wsp:rsids&gt;&lt;wsp:rsidRoot wsp:val=&quot;008E31E8&quot;/&gt;&lt;wsp:rsid wsp:val=&quot;0000565B&quot;/&gt;&lt;wsp:rsid wsp:val=&quot;00015048&quot;/&gt;&lt;wsp:rsid wsp:val=&quot;0001738E&quot;/&gt;&lt;wsp:rsid wsp:val=&quot;00021EB2&quot;/&gt;&lt;wsp:rsid wsp:val=&quot;00022289&quot;/&gt;&lt;wsp:rsid wsp:val=&quot;00023E46&quot;/&gt;&lt;wsp:rsid wsp:val=&quot;000262E2&quot;/&gt;&lt;wsp:rsid wsp:val=&quot;0003728A&quot;/&gt;&lt;wsp:rsid wsp:val=&quot;00046EFC&quot;/&gt;&lt;wsp:rsid wsp:val=&quot;0004779E&quot;/&gt;&lt;wsp:rsid wsp:val=&quot;00063D34&quot;/&gt;&lt;wsp:rsid wsp:val=&quot;00071A36&quot;/&gt;&lt;wsp:rsid wsp:val=&quot;000859CC&quot;/&gt;&lt;wsp:rsid wsp:val=&quot;000876CA&quot;/&gt;&lt;wsp:rsid wsp:val=&quot;00095E89&quot;/&gt;&lt;wsp:rsid wsp:val=&quot;000A5228&quot;/&gt;&lt;wsp:rsid wsp:val=&quot;000A56E2&quot;/&gt;&lt;wsp:rsid wsp:val=&quot;000C34E4&quot;/&gt;&lt;wsp:rsid wsp:val=&quot;000C71C7&quot;/&gt;&lt;wsp:rsid wsp:val=&quot;000D1062&quot;/&gt;&lt;wsp:rsid wsp:val=&quot;000D2B6A&quot;/&gt;&lt;wsp:rsid wsp:val=&quot;000D5B82&quot;/&gt;&lt;wsp:rsid wsp:val=&quot;000E1986&quot;/&gt;&lt;wsp:rsid wsp:val=&quot;00103DD3&quot;/&gt;&lt;wsp:rsid wsp:val=&quot;00107103&quot;/&gt;&lt;wsp:rsid wsp:val=&quot;0011317E&quot;/&gt;&lt;wsp:rsid wsp:val=&quot;001133EF&quot;/&gt;&lt;wsp:rsid wsp:val=&quot;00120BD6&quot;/&gt;&lt;wsp:rsid wsp:val=&quot;001210F5&quot;/&gt;&lt;wsp:rsid wsp:val=&quot;00124982&quot;/&gt;&lt;wsp:rsid wsp:val=&quot;00130EDD&quot;/&gt;&lt;wsp:rsid wsp:val=&quot;00144DD2&quot;/&gt;&lt;wsp:rsid wsp:val=&quot;00150F67&quot;/&gt;&lt;wsp:rsid wsp:val=&quot;00161855&quot;/&gt;&lt;wsp:rsid wsp:val=&quot;00161DD5&quot;/&gt;&lt;wsp:rsid wsp:val=&quot;00175759&quot;/&gt;&lt;wsp:rsid wsp:val=&quot;001758D1&quot;/&gt;&lt;wsp:rsid wsp:val=&quot;001761B7&quot;/&gt;&lt;wsp:rsid wsp:val=&quot;001775CD&quot;/&gt;&lt;wsp:rsid wsp:val=&quot;001A04F4&quot;/&gt;&lt;wsp:rsid wsp:val=&quot;001A0F13&quot;/&gt;&lt;wsp:rsid wsp:val=&quot;001B192E&quot;/&gt;&lt;wsp:rsid wsp:val=&quot;001B3A25&quot;/&gt;&lt;wsp:rsid wsp:val=&quot;001C3DA8&quot;/&gt;&lt;wsp:rsid wsp:val=&quot;001C3F8F&quot;/&gt;&lt;wsp:rsid wsp:val=&quot;001D04D5&quot;/&gt;&lt;wsp:rsid wsp:val=&quot;001D0706&quot;/&gt;&lt;wsp:rsid wsp:val=&quot;001E065B&quot;/&gt;&lt;wsp:rsid wsp:val=&quot;001E1640&quot;/&gt;&lt;wsp:rsid wsp:val=&quot;001F77FF&quot;/&gt;&lt;wsp:rsid wsp:val=&quot;002026DA&quot;/&gt;&lt;wsp:rsid wsp:val=&quot;00237AD9&quot;/&gt;&lt;wsp:rsid wsp:val=&quot;002452E0&quot;/&gt;&lt;wsp:rsid wsp:val=&quot;00247AB8&quot;/&gt;&lt;wsp:rsid wsp:val=&quot;002603D0&quot;/&gt;&lt;wsp:rsid wsp:val=&quot;00260955&quot;/&gt;&lt;wsp:rsid wsp:val=&quot;00286459&quot;/&gt;&lt;wsp:rsid wsp:val=&quot;00294AF7&quot;/&gt;&lt;wsp:rsid wsp:val=&quot;002B597D&quot;/&gt;&lt;wsp:rsid wsp:val=&quot;002B6966&quot;/&gt;&lt;wsp:rsid wsp:val=&quot;002C3EAD&quot;/&gt;&lt;wsp:rsid wsp:val=&quot;002D5327&quot;/&gt;&lt;wsp:rsid wsp:val=&quot;002E7E1D&quot;/&gt;&lt;wsp:rsid wsp:val=&quot;002F5046&quot;/&gt;&lt;wsp:rsid wsp:val=&quot;002F5F8B&quot;/&gt;&lt;wsp:rsid wsp:val=&quot;002F6A97&quot;/&gt;&lt;wsp:rsid wsp:val=&quot;003004DA&quot;/&gt;&lt;wsp:rsid wsp:val=&quot;0030351F&quot;/&gt;&lt;wsp:rsid wsp:val=&quot;00304207&quot;/&gt;&lt;wsp:rsid wsp:val=&quot;00315AE1&quot;/&gt;&lt;wsp:rsid wsp:val=&quot;00316665&quot;/&gt;&lt;wsp:rsid wsp:val=&quot;003216FC&quot;/&gt;&lt;wsp:rsid wsp:val=&quot;003302E1&quot;/&gt;&lt;wsp:rsid wsp:val=&quot;0033528F&quot;/&gt;&lt;wsp:rsid wsp:val=&quot;003440D7&quot;/&gt;&lt;wsp:rsid wsp:val=&quot;00350664&quot;/&gt;&lt;wsp:rsid wsp:val=&quot;00356732&quot;/&gt;&lt;wsp:rsid wsp:val=&quot;003640EE&quot;/&gt;&lt;wsp:rsid wsp:val=&quot;003641EB&quot;/&gt;&lt;wsp:rsid wsp:val=&quot;00370EFD&quot;/&gt;&lt;wsp:rsid wsp:val=&quot;00377705&quot;/&gt;&lt;wsp:rsid wsp:val=&quot;003813AC&quot;/&gt;&lt;wsp:rsid wsp:val=&quot;003913A5&quot;/&gt;&lt;wsp:rsid wsp:val=&quot;0039630A&quot;/&gt;&lt;wsp:rsid wsp:val=&quot;003B1105&quot;/&gt;&lt;wsp:rsid wsp:val=&quot;003B2B20&quot;/&gt;&lt;wsp:rsid wsp:val=&quot;003B3396&quot;/&gt;&lt;wsp:rsid wsp:val=&quot;003B5E33&quot;/&gt;&lt;wsp:rsid wsp:val=&quot;003C797B&quot;/&gt;&lt;wsp:rsid wsp:val=&quot;003D3DB2&quot;/&gt;&lt;wsp:rsid wsp:val=&quot;003E0219&quot;/&gt;&lt;wsp:rsid wsp:val=&quot;003E204F&quot;/&gt;&lt;wsp:rsid wsp:val=&quot;003E591F&quot;/&gt;&lt;wsp:rsid wsp:val=&quot;003F4244&quot;/&gt;&lt;wsp:rsid wsp:val=&quot;003F55AA&quot;/&gt;&lt;wsp:rsid wsp:val=&quot;004124CE&quot;/&gt;&lt;wsp:rsid wsp:val=&quot;00417947&quot;/&gt;&lt;wsp:rsid wsp:val=&quot;00424ACD&quot;/&gt;&lt;wsp:rsid wsp:val=&quot;00431342&quot;/&gt;&lt;wsp:rsid wsp:val=&quot;00432567&quot;/&gt;&lt;wsp:rsid wsp:val=&quot;00434212&quot;/&gt;&lt;wsp:rsid wsp:val=&quot;00434342&quot;/&gt;&lt;wsp:rsid wsp:val=&quot;00435DC5&quot;/&gt;&lt;wsp:rsid wsp:val=&quot;0046341B&quot;/&gt;&lt;wsp:rsid wsp:val=&quot;004704D7&quot;/&gt;&lt;wsp:rsid wsp:val=&quot;0049685B&quot;/&gt;&lt;wsp:rsid wsp:val=&quot;004A341C&quot;/&gt;&lt;wsp:rsid wsp:val=&quot;004B5154&quot;/&gt;&lt;wsp:rsid wsp:val=&quot;004B5559&quot;/&gt;&lt;wsp:rsid wsp:val=&quot;004C2D36&quot;/&gt;&lt;wsp:rsid wsp:val=&quot;004C3691&quot;/&gt;&lt;wsp:rsid wsp:val=&quot;004C63CB&quot;/&gt;&lt;wsp:rsid wsp:val=&quot;004D3F34&quot;/&gt;&lt;wsp:rsid wsp:val=&quot;004D4334&quot;/&gt;&lt;wsp:rsid wsp:val=&quot;004E2CB6&quot;/&gt;&lt;wsp:rsid wsp:val=&quot;004E4DAA&quot;/&gt;&lt;wsp:rsid wsp:val=&quot;004F43E6&quot;/&gt;&lt;wsp:rsid wsp:val=&quot;00506ACD&quot;/&gt;&lt;wsp:rsid wsp:val=&quot;005215C1&quot;/&gt;&lt;wsp:rsid wsp:val=&quot;00521717&quot;/&gt;&lt;wsp:rsid wsp:val=&quot;00521DDA&quot;/&gt;&lt;wsp:rsid wsp:val=&quot;0054188C&quot;/&gt;&lt;wsp:rsid wsp:val=&quot;00543B9D&quot;/&gt;&lt;wsp:rsid wsp:val=&quot;00543DF7&quot;/&gt;&lt;wsp:rsid wsp:val=&quot;00550CC5&quot;/&gt;&lt;wsp:rsid wsp:val=&quot;00551008&quot;/&gt;&lt;wsp:rsid wsp:val=&quot;00552D98&quot;/&gt;&lt;wsp:rsid wsp:val=&quot;005541C1&quot;/&gt;&lt;wsp:rsid wsp:val=&quot;005608CC&quot;/&gt;&lt;wsp:rsid wsp:val=&quot;00563B63&quot;/&gt;&lt;wsp:rsid wsp:val=&quot;00581360&quot;/&gt;&lt;wsp:rsid wsp:val=&quot;00581EB9&quot;/&gt;&lt;wsp:rsid wsp:val=&quot;00582867&quot;/&gt;&lt;wsp:rsid wsp:val=&quot;00584200&quot;/&gt;&lt;wsp:rsid wsp:val=&quot;00584860&quot;/&gt;&lt;wsp:rsid wsp:val=&quot;00593A13&quot;/&gt;&lt;wsp:rsid wsp:val=&quot;00597A03&quot;/&gt;&lt;wsp:rsid wsp:val=&quot;005A23AA&quot;/&gt;&lt;wsp:rsid wsp:val=&quot;005B414E&quot;/&gt;&lt;wsp:rsid wsp:val=&quot;005B5256&quot;/&gt;&lt;wsp:rsid wsp:val=&quot;005B5C96&quot;/&gt;&lt;wsp:rsid wsp:val=&quot;005C35FC&quot;/&gt;&lt;wsp:rsid wsp:val=&quot;005C379B&quot;/&gt;&lt;wsp:rsid wsp:val=&quot;005C598A&quot;/&gt;&lt;wsp:rsid wsp:val=&quot;005D73E3&quot;/&gt;&lt;wsp:rsid wsp:val=&quot;005E214B&quot;/&gt;&lt;wsp:rsid wsp:val=&quot;005E3E43&quot;/&gt;&lt;wsp:rsid wsp:val=&quot;005E6443&quot;/&gt;&lt;wsp:rsid wsp:val=&quot;005E6B7C&quot;/&gt;&lt;wsp:rsid wsp:val=&quot;005F2A8A&quot;/&gt;&lt;wsp:rsid wsp:val=&quot;005F316E&quot;/&gt;&lt;wsp:rsid wsp:val=&quot;00607DF4&quot;/&gt;&lt;wsp:rsid wsp:val=&quot;00611599&quot;/&gt;&lt;wsp:rsid wsp:val=&quot;00614BBB&quot;/&gt;&lt;wsp:rsid wsp:val=&quot;00615D62&quot;/&gt;&lt;wsp:rsid wsp:val=&quot;00617529&quot;/&gt;&lt;wsp:rsid wsp:val=&quot;006208C3&quot;/&gt;&lt;wsp:rsid wsp:val=&quot;006218B4&quot;/&gt;&lt;wsp:rsid wsp:val=&quot;006223D4&quot;/&gt;&lt;wsp:rsid wsp:val=&quot;006242F0&quot;/&gt;&lt;wsp:rsid wsp:val=&quot;00655E5A&quot;/&gt;&lt;wsp:rsid wsp:val=&quot;00657699&quot;/&gt;&lt;wsp:rsid wsp:val=&quot;00674107&quot;/&gt;&lt;wsp:rsid wsp:val=&quot;006801F3&quot;/&gt;&lt;wsp:rsid wsp:val=&quot;006821D2&quot;/&gt;&lt;wsp:rsid wsp:val=&quot;006935E1&quot;/&gt;&lt;wsp:rsid wsp:val=&quot;00695CA6&quot;/&gt;&lt;wsp:rsid wsp:val=&quot;006A1946&quot;/&gt;&lt;wsp:rsid wsp:val=&quot;006A2F84&quot;/&gt;&lt;wsp:rsid wsp:val=&quot;006A49A0&quot;/&gt;&lt;wsp:rsid wsp:val=&quot;006A5078&quot;/&gt;&lt;wsp:rsid wsp:val=&quot;006B3E56&quot;/&gt;&lt;wsp:rsid wsp:val=&quot;006C22D4&quot;/&gt;&lt;wsp:rsid wsp:val=&quot;006D16F9&quot;/&gt;&lt;wsp:rsid wsp:val=&quot;006D4B29&quot;/&gt;&lt;wsp:rsid wsp:val=&quot;006D5DF6&quot;/&gt;&lt;wsp:rsid wsp:val=&quot;006D758C&quot;/&gt;&lt;wsp:rsid wsp:val=&quot;006D7CBA&quot;/&gt;&lt;wsp:rsid wsp:val=&quot;006F2057&quot;/&gt;&lt;wsp:rsid wsp:val=&quot;007030E0&quot;/&gt;&lt;wsp:rsid wsp:val=&quot;00703360&quot;/&gt;&lt;wsp:rsid wsp:val=&quot;00710CA5&quot;/&gt;&lt;wsp:rsid wsp:val=&quot;007218CA&quot;/&gt;&lt;wsp:rsid wsp:val=&quot;007240B5&quot;/&gt;&lt;wsp:rsid wsp:val=&quot;0074618B&quot;/&gt;&lt;wsp:rsid wsp:val=&quot;0075192D&quot;/&gt;&lt;wsp:rsid wsp:val=&quot;00752F9F&quot;/&gt;&lt;wsp:rsid wsp:val=&quot;007543AB&quot;/&gt;&lt;wsp:rsid wsp:val=&quot;007563AE&quot;/&gt;&lt;wsp:rsid wsp:val=&quot;00757F55&quot;/&gt;&lt;wsp:rsid wsp:val=&quot;00771B0E&quot;/&gt;&lt;wsp:rsid wsp:val=&quot;0077464C&quot;/&gt;&lt;wsp:rsid wsp:val=&quot;0079722F&quot;/&gt;&lt;wsp:rsid wsp:val=&quot;007A4C43&quot;/&gt;&lt;wsp:rsid wsp:val=&quot;007A79C4&quot;/&gt;&lt;wsp:rsid wsp:val=&quot;007B4F67&quot;/&gt;&lt;wsp:rsid wsp:val=&quot;007C5310&quot;/&gt;&lt;wsp:rsid wsp:val=&quot;007D53C5&quot;/&gt;&lt;wsp:rsid wsp:val=&quot;007D5771&quot;/&gt;&lt;wsp:rsid wsp:val=&quot;00803FD7&quot;/&gt;&lt;wsp:rsid wsp:val=&quot;00813D4F&quot;/&gt;&lt;wsp:rsid wsp:val=&quot;00821484&quot;/&gt;&lt;wsp:rsid wsp:val=&quot;00822A3A&quot;/&gt;&lt;wsp:rsid wsp:val=&quot;008241D5&quot;/&gt;&lt;wsp:rsid wsp:val=&quot;0082603C&quot;/&gt;&lt;wsp:rsid wsp:val=&quot;00831002&quot;/&gt;&lt;wsp:rsid wsp:val=&quot;008333E6&quot;/&gt;&lt;wsp:rsid wsp:val=&quot;00833421&quot;/&gt;&lt;wsp:rsid wsp:val=&quot;0083393E&quot;/&gt;&lt;wsp:rsid wsp:val=&quot;00833B59&quot;/&gt;&lt;wsp:rsid wsp:val=&quot;008361A3&quot;/&gt;&lt;wsp:rsid wsp:val=&quot;00841FBC&quot;/&gt;&lt;wsp:rsid wsp:val=&quot;008427C2&quot;/&gt;&lt;wsp:rsid wsp:val=&quot;00844280&quot;/&gt;&lt;wsp:rsid wsp:val=&quot;008517CB&quot;/&gt;&lt;wsp:rsid wsp:val=&quot;00854021&quot;/&gt;&lt;wsp:rsid wsp:val=&quot;0086160D&quot;/&gt;&lt;wsp:rsid wsp:val=&quot;00866173&quot;/&gt;&lt;wsp:rsid wsp:val=&quot;00871B1F&quot;/&gt;&lt;wsp:rsid wsp:val=&quot;008857CB&quot;/&gt;&lt;wsp:rsid wsp:val=&quot;008933E4&quot;/&gt;&lt;wsp:rsid wsp:val=&quot;00896ADB&quot;/&gt;&lt;wsp:rsid wsp:val=&quot;008A18D5&quot;/&gt;&lt;wsp:rsid wsp:val=&quot;008A5F89&quot;/&gt;&lt;wsp:rsid wsp:val=&quot;008B2ADA&quot;/&gt;&lt;wsp:rsid wsp:val=&quot;008B70D4&quot;/&gt;&lt;wsp:rsid wsp:val=&quot;008B749A&quot;/&gt;&lt;wsp:rsid wsp:val=&quot;008B782E&quot;/&gt;&lt;wsp:rsid wsp:val=&quot;008C3806&quot;/&gt;&lt;wsp:rsid wsp:val=&quot;008D0369&quot;/&gt;&lt;wsp:rsid wsp:val=&quot;008D3962&quot;/&gt;&lt;wsp:rsid wsp:val=&quot;008E31E8&quot;/&gt;&lt;wsp:rsid wsp:val=&quot;008F5A26&quot;/&gt;&lt;wsp:rsid wsp:val=&quot;00910A58&quot;/&gt;&lt;wsp:rsid wsp:val=&quot;00914B68&quot;/&gt;&lt;wsp:rsid wsp:val=&quot;00914D78&quot;/&gt;&lt;wsp:rsid wsp:val=&quot;00926594&quot;/&gt;&lt;wsp:rsid wsp:val=&quot;0093452E&quot;/&gt;&lt;wsp:rsid wsp:val=&quot;00937989&quot;/&gt;&lt;wsp:rsid wsp:val=&quot;00937F23&quot;/&gt;&lt;wsp:rsid wsp:val=&quot;00940C9F&quot;/&gt;&lt;wsp:rsid wsp:val=&quot;00941700&quot;/&gt;&lt;wsp:rsid wsp:val=&quot;00943619&quot;/&gt;&lt;wsp:rsid wsp:val=&quot;00944503&quot;/&gt;&lt;wsp:rsid wsp:val=&quot;00947486&quot;/&gt;&lt;wsp:rsid wsp:val=&quot;00951790&quot;/&gt;&lt;wsp:rsid wsp:val=&quot;00951A7B&quot;/&gt;&lt;wsp:rsid wsp:val=&quot;009526D3&quot;/&gt;&lt;wsp:rsid wsp:val=&quot;00952828&quot;/&gt;&lt;wsp:rsid wsp:val=&quot;00955A31&quot;/&gt;&lt;wsp:rsid wsp:val=&quot;00956412&quot;/&gt;&lt;wsp:rsid wsp:val=&quot;00956446&quot;/&gt;&lt;wsp:rsid wsp:val=&quot;0096259F&quot;/&gt;&lt;wsp:rsid wsp:val=&quot;0096653A&quot;/&gt;&lt;wsp:rsid wsp:val=&quot;00967A8D&quot;/&gt;&lt;wsp:rsid wsp:val=&quot;009777A8&quot;/&gt;&lt;wsp:rsid wsp:val=&quot;009933CD&quot;/&gt;&lt;wsp:rsid wsp:val=&quot;009937BB&quot;/&gt;&lt;wsp:rsid wsp:val=&quot;00993FE3&quot;/&gt;&lt;wsp:rsid wsp:val=&quot;009942B3&quot;/&gt;&lt;wsp:rsid wsp:val=&quot;0099458F&quot;/&gt;&lt;wsp:rsid wsp:val=&quot;00996AD9&quot;/&gt;&lt;wsp:rsid wsp:val=&quot;009A28B4&quot;/&gt;&lt;wsp:rsid wsp:val=&quot;009A313D&quot;/&gt;&lt;wsp:rsid wsp:val=&quot;009B1AA6&quot;/&gt;&lt;wsp:rsid wsp:val=&quot;009B4FC4&quot;/&gt;&lt;wsp:rsid wsp:val=&quot;009C265D&quot;/&gt;&lt;wsp:rsid wsp:val=&quot;009C496A&quot;/&gt;&lt;wsp:rsid wsp:val=&quot;009D48DD&quot;/&gt;&lt;wsp:rsid wsp:val=&quot;009D6D4D&quot;/&gt;&lt;wsp:rsid wsp:val=&quot;009D7AAD&quot;/&gt;&lt;wsp:rsid wsp:val=&quot;009F0CE9&quot;/&gt;&lt;wsp:rsid wsp:val=&quot;009F3E90&quot;/&gt;&lt;wsp:rsid wsp:val=&quot;009F5F37&quot;/&gt;&lt;wsp:rsid wsp:val=&quot;00A034E0&quot;/&gt;&lt;wsp:rsid wsp:val=&quot;00A05934&quot;/&gt;&lt;wsp:rsid wsp:val=&quot;00A06589&quot;/&gt;&lt;wsp:rsid wsp:val=&quot;00A065AD&quot;/&gt;&lt;wsp:rsid wsp:val=&quot;00A07F08&quot;/&gt;&lt;wsp:rsid wsp:val=&quot;00A1229B&quot;/&gt;&lt;wsp:rsid wsp:val=&quot;00A133C4&quot;/&gt;&lt;wsp:rsid wsp:val=&quot;00A204E6&quot;/&gt;&lt;wsp:rsid wsp:val=&quot;00A2314E&quot;/&gt;&lt;wsp:rsid wsp:val=&quot;00A24731&quot;/&gt;&lt;wsp:rsid wsp:val=&quot;00A26F52&quot;/&gt;&lt;wsp:rsid wsp:val=&quot;00A435B7&quot;/&gt;&lt;wsp:rsid wsp:val=&quot;00A52A6E&quot;/&gt;&lt;wsp:rsid wsp:val=&quot;00A576C5&quot;/&gt;&lt;wsp:rsid wsp:val=&quot;00A6007C&quot;/&gt;&lt;wsp:rsid wsp:val=&quot;00A83D72&quot;/&gt;&lt;wsp:rsid wsp:val=&quot;00A84AEF&quot;/&gt;&lt;wsp:rsid wsp:val=&quot;00A96BC7&quot;/&gt;&lt;wsp:rsid wsp:val=&quot;00A9756C&quot;/&gt;&lt;wsp:rsid wsp:val=&quot;00AA0944&quot;/&gt;&lt;wsp:rsid wsp:val=&quot;00AA2F54&quot;/&gt;&lt;wsp:rsid wsp:val=&quot;00AA4D1F&quot;/&gt;&lt;wsp:rsid wsp:val=&quot;00AB2F8F&quot;/&gt;&lt;wsp:rsid wsp:val=&quot;00AB6B70&quot;/&gt;&lt;wsp:rsid wsp:val=&quot;00AC64F9&quot;/&gt;&lt;wsp:rsid wsp:val=&quot;00AC6AB5&quot;/&gt;&lt;wsp:rsid wsp:val=&quot;00AC721D&quot;/&gt;&lt;wsp:rsid wsp:val=&quot;00AD36F3&quot;/&gt;&lt;wsp:rsid wsp:val=&quot;00AE14D6&quot;/&gt;&lt;wsp:rsid wsp:val=&quot;00B167E3&quot;/&gt;&lt;wsp:rsid wsp:val=&quot;00B2002B&quot;/&gt;&lt;wsp:rsid wsp:val=&quot;00B21102&quot;/&gt;&lt;wsp:rsid wsp:val=&quot;00B219C8&quot;/&gt;&lt;wsp:rsid wsp:val=&quot;00B26C6B&quot;/&gt;&lt;wsp:rsid wsp:val=&quot;00B3061A&quot;/&gt;&lt;wsp:rsid wsp:val=&quot;00B34E18&quot;/&gt;&lt;wsp:rsid wsp:val=&quot;00B46562&quot;/&gt;&lt;wsp:rsid wsp:val=&quot;00B50DB5&quot;/&gt;&lt;wsp:rsid wsp:val=&quot;00B51B5E&quot;/&gt;&lt;wsp:rsid wsp:val=&quot;00B56562&quot;/&gt;&lt;wsp:rsid wsp:val=&quot;00B66A74&quot;/&gt;&lt;wsp:rsid wsp:val=&quot;00B67FED&quot;/&gt;&lt;wsp:rsid wsp:val=&quot;00B73035&quot;/&gt;&lt;wsp:rsid wsp:val=&quot;00B75CA8&quot;/&gt;&lt;wsp:rsid wsp:val=&quot;00B846F6&quot;/&gt;&lt;wsp:rsid wsp:val=&quot;00B847E6&quot;/&gt;&lt;wsp:rsid wsp:val=&quot;00B86C95&quot;/&gt;&lt;wsp:rsid wsp:val=&quot;00B9177D&quot;/&gt;&lt;wsp:rsid wsp:val=&quot;00BA5B1E&quot;/&gt;&lt;wsp:rsid wsp:val=&quot;00BB4286&quot;/&gt;&lt;wsp:rsid wsp:val=&quot;00BB4B45&quot;/&gt;&lt;wsp:rsid wsp:val=&quot;00BC02BE&quot;/&gt;&lt;wsp:rsid wsp:val=&quot;00BC19F4&quot;/&gt;&lt;wsp:rsid wsp:val=&quot;00BC1FD1&quot;/&gt;&lt;wsp:rsid wsp:val=&quot;00BC5414&quot;/&gt;&lt;wsp:rsid wsp:val=&quot;00BC78AF&quot;/&gt;&lt;wsp:rsid wsp:val=&quot;00BD0ACD&quot;/&gt;&lt;wsp:rsid wsp:val=&quot;00BD66C9&quot;/&gt;&lt;wsp:rsid wsp:val=&quot;00BD6E01&quot;/&gt;&lt;wsp:rsid wsp:val=&quot;00BD7412&quot;/&gt;&lt;wsp:rsid wsp:val=&quot;00BD79A5&quot;/&gt;&lt;wsp:rsid wsp:val=&quot;00BF0B0E&quot;/&gt;&lt;wsp:rsid wsp:val=&quot;00BF506B&quot;/&gt;&lt;wsp:rsid wsp:val=&quot;00BF6327&quot;/&gt;&lt;wsp:rsid wsp:val=&quot;00BF7510&quot;/&gt;&lt;wsp:rsid wsp:val=&quot;00C0678C&quot;/&gt;&lt;wsp:rsid wsp:val=&quot;00C1217C&quot;/&gt;&lt;wsp:rsid wsp:val=&quot;00C148D3&quot;/&gt;&lt;wsp:rsid wsp:val=&quot;00C168E7&quot;/&gt;&lt;wsp:rsid wsp:val=&quot;00C21301&quot;/&gt;&lt;wsp:rsid wsp:val=&quot;00C25D3D&quot;/&gt;&lt;wsp:rsid wsp:val=&quot;00C27838&quot;/&gt;&lt;wsp:rsid wsp:val=&quot;00C3432D&quot;/&gt;&lt;wsp:rsid wsp:val=&quot;00C50EEB&quot;/&gt;&lt;wsp:rsid wsp:val=&quot;00C610E9&quot;/&gt;&lt;wsp:rsid wsp:val=&quot;00C649D1&quot;/&gt;&lt;wsp:rsid wsp:val=&quot;00C66F10&quot;/&gt;&lt;wsp:rsid wsp:val=&quot;00C67FCE&quot;/&gt;&lt;wsp:rsid wsp:val=&quot;00C97ECD&quot;/&gt;&lt;wsp:rsid wsp:val=&quot;00CA6CD5&quot;/&gt;&lt;wsp:rsid wsp:val=&quot;00CB0F3E&quot;/&gt;&lt;wsp:rsid wsp:val=&quot;00CB2370&quot;/&gt;&lt;wsp:rsid wsp:val=&quot;00CB3ED6&quot;/&gt;&lt;wsp:rsid wsp:val=&quot;00CB65E1&quot;/&gt;&lt;wsp:rsid wsp:val=&quot;00CB6DE7&quot;/&gt;&lt;wsp:rsid wsp:val=&quot;00CC0F99&quot;/&gt;&lt;wsp:rsid wsp:val=&quot;00CC1E82&quot;/&gt;&lt;wsp:rsid wsp:val=&quot;00CD269F&quot;/&gt;&lt;wsp:rsid wsp:val=&quot;00CE1E0A&quot;/&gt;&lt;wsp:rsid wsp:val=&quot;00D01F9F&quot;/&gt;&lt;wsp:rsid wsp:val=&quot;00D04284&quot;/&gt;&lt;wsp:rsid wsp:val=&quot;00D11E47&quot;/&gt;&lt;wsp:rsid wsp:val=&quot;00D12093&quot;/&gt;&lt;wsp:rsid wsp:val=&quot;00D13BDF&quot;/&gt;&lt;wsp:rsid wsp:val=&quot;00D151F9&quot;/&gt;&lt;wsp:rsid wsp:val=&quot;00D15D83&quot;/&gt;&lt;wsp:rsid wsp:val=&quot;00D420B2&quot;/&gt;&lt;wsp:rsid wsp:val=&quot;00D44CCA&quot;/&gt;&lt;wsp:rsid wsp:val=&quot;00D538C4&quot;/&gt;&lt;wsp:rsid wsp:val=&quot;00D636D8&quot;/&gt;&lt;wsp:rsid wsp:val=&quot;00D658C0&quot;/&gt;&lt;wsp:rsid wsp:val=&quot;00D65F99&quot;/&gt;&lt;wsp:rsid wsp:val=&quot;00D66F5B&quot;/&gt;&lt;wsp:rsid wsp:val=&quot;00D806EC&quot;/&gt;&lt;wsp:rsid wsp:val=&quot;00D82C34&quot;/&gt;&lt;wsp:rsid wsp:val=&quot;00D86515&quot;/&gt;&lt;wsp:rsid wsp:val=&quot;00DA0C97&quot;/&gt;&lt;wsp:rsid wsp:val=&quot;00DA2D78&quot;/&gt;&lt;wsp:rsid wsp:val=&quot;00DB326E&quot;/&gt;&lt;wsp:rsid wsp:val=&quot;00DB606D&quot;/&gt;&lt;wsp:rsid wsp:val=&quot;00DC7FB6&quot;/&gt;&lt;wsp:rsid wsp:val=&quot;00DD0076&quot;/&gt;&lt;wsp:rsid wsp:val=&quot;00DE182F&quot;/&gt;&lt;wsp:rsid wsp:val=&quot;00DE25DF&quot;/&gt;&lt;wsp:rsid wsp:val=&quot;00DE4882&quot;/&gt;&lt;wsp:rsid wsp:val=&quot;00DE5596&quot;/&gt;&lt;wsp:rsid wsp:val=&quot;00DF036B&quot;/&gt;&lt;wsp:rsid wsp:val=&quot;00DF29C6&quot;/&gt;&lt;wsp:rsid wsp:val=&quot;00DF2D49&quot;/&gt;&lt;wsp:rsid wsp:val=&quot;00E065D8&quot;/&gt;&lt;wsp:rsid wsp:val=&quot;00E1324F&quot;/&gt;&lt;wsp:rsid wsp:val=&quot;00E151F2&quot;/&gt;&lt;wsp:rsid wsp:val=&quot;00E31919&quot;/&gt;&lt;wsp:rsid wsp:val=&quot;00E31BBB&quot;/&gt;&lt;wsp:rsid wsp:val=&quot;00E36F74&quot;/&gt;&lt;wsp:rsid wsp:val=&quot;00E41918&quot;/&gt;&lt;wsp:rsid wsp:val=&quot;00E447B2&quot;/&gt;&lt;wsp:rsid wsp:val=&quot;00E45547&quot;/&gt;&lt;wsp:rsid wsp:val=&quot;00E5043F&quot;/&gt;&lt;wsp:rsid wsp:val=&quot;00E65B7C&quot;/&gt;&lt;wsp:rsid wsp:val=&quot;00E66EF8&quot;/&gt;&lt;wsp:rsid wsp:val=&quot;00E67000&quot;/&gt;&lt;wsp:rsid wsp:val=&quot;00E71DAA&quot;/&gt;&lt;wsp:rsid wsp:val=&quot;00E72BA3&quot;/&gt;&lt;wsp:rsid wsp:val=&quot;00E73DE1&quot;/&gt;&lt;wsp:rsid wsp:val=&quot;00E80AA2&quot;/&gt;&lt;wsp:rsid wsp:val=&quot;00E82AB8&quot;/&gt;&lt;wsp:rsid wsp:val=&quot;00E8610B&quot;/&gt;&lt;wsp:rsid wsp:val=&quot;00E923B1&quot;/&gt;&lt;wsp:rsid wsp:val=&quot;00E936A0&quot;/&gt;&lt;wsp:rsid wsp:val=&quot;00E95097&quot;/&gt;&lt;wsp:rsid wsp:val=&quot;00E95D1B&quot;/&gt;&lt;wsp:rsid wsp:val=&quot;00EA7FB7&quot;/&gt;&lt;wsp:rsid wsp:val=&quot;00EB7052&quot;/&gt;&lt;wsp:rsid wsp:val=&quot;00EB77E2&quot;/&gt;&lt;wsp:rsid wsp:val=&quot;00EC50FD&quot;/&gt;&lt;wsp:rsid wsp:val=&quot;00ED6231&quot;/&gt;&lt;wsp:rsid wsp:val=&quot;00EE4212&quot;/&gt;&lt;wsp:rsid wsp:val=&quot;00EE709B&quot;/&gt;&lt;wsp:rsid wsp:val=&quot;00EF5187&quot;/&gt;&lt;wsp:rsid wsp:val=&quot;00F0648E&quot;/&gt;&lt;wsp:rsid wsp:val=&quot;00F072F6&quot;/&gt;&lt;wsp:rsid wsp:val=&quot;00F07608&quot;/&gt;&lt;wsp:rsid wsp:val=&quot;00F32629&quot;/&gt;&lt;wsp:rsid wsp:val=&quot;00F427E7&quot;/&gt;&lt;wsp:rsid wsp:val=&quot;00F455C2&quot;/&gt;&lt;wsp:rsid wsp:val=&quot;00F549BE&quot;/&gt;&lt;wsp:rsid wsp:val=&quot;00F615FB&quot;/&gt;&lt;wsp:rsid wsp:val=&quot;00F638CE&quot;/&gt;&lt;wsp:rsid wsp:val=&quot;00F6586A&quot;/&gt;&lt;wsp:rsid wsp:val=&quot;00F6682F&quot;/&gt;&lt;wsp:rsid wsp:val=&quot;00F74D44&quot;/&gt;&lt;wsp:rsid wsp:val=&quot;00F7549E&quot;/&gt;&lt;wsp:rsid wsp:val=&quot;00F76572&quot;/&gt;&lt;wsp:rsid wsp:val=&quot;00F8031C&quot;/&gt;&lt;wsp:rsid wsp:val=&quot;00F817AB&quot;/&gt;&lt;wsp:rsid wsp:val=&quot;00F81E7F&quot;/&gt;&lt;wsp:rsid wsp:val=&quot;00F82C89&quot;/&gt;&lt;wsp:rsid wsp:val=&quot;00F83D70&quot;/&gt;&lt;wsp:rsid wsp:val=&quot;00F90C12&quot;/&gt;&lt;wsp:rsid wsp:val=&quot;00F94E46&quot;/&gt;&lt;wsp:rsid wsp:val=&quot;00FA3575&quot;/&gt;&lt;wsp:rsid wsp:val=&quot;00FA5B6C&quot;/&gt;&lt;wsp:rsid wsp:val=&quot;00FB106A&quot;/&gt;&lt;wsp:rsid wsp:val=&quot;00FC08DF&quot;/&gt;&lt;wsp:rsid wsp:val=&quot;00FC5945&quot;/&gt;&lt;wsp:rsid wsp:val=&quot;00FD0B9B&quot;/&gt;&lt;wsp:rsid wsp:val=&quot;00FD0DFD&quot;/&gt;&lt;wsp:rsid wsp:val=&quot;00FD1199&quot;/&gt;&lt;wsp:rsid wsp:val=&quot;00FD41B5&quot;/&gt;&lt;wsp:rsid wsp:val=&quot;00FD69DE&quot;/&gt;&lt;wsp:rsid wsp:val=&quot;00FE2022&quot;/&gt;&lt;wsp:rsid wsp:val=&quot;00FE2E3C&quot;/&gt;&lt;wsp:rsid wsp:val=&quot;00FE3959&quot;/&gt;&lt;wsp:rsid wsp:val=&quot;00FE4D36&quot;/&gt;&lt;wsp:rsid wsp:val=&quot;00FE7731&quot;/&gt;&lt;wsp:rsid wsp:val=&quot;00FF13BB&quot;/&gt;&lt;wsp:rsid wsp:val=&quot;00FF3ADC&quot;/&gt;&lt;wsp:rsid wsp:val=&quot;00FF3D35&quot;/&gt;&lt;/wsp:rsids&gt;&lt;/w:docPr&gt;&lt;w:body&gt;&lt;wx:sect&gt;&lt;w:p wsp:rsidR=&quot;00000000&quot; wsp:rsidRDefault=&quot;004C3691&quot; wsp:rsidP=&quot;004C3691&quot;&gt;&lt;m:oMathPara&gt;&lt;m:oMath&gt;&lt;m:r&gt;&lt;m:rPr&gt;&lt;m:sty m:val=&quot;p&quot;/&gt;&lt;/m:rPr&gt;&lt;w:rPr&gt;&lt;w:rFonts w:ascii=&quot;Cambria Math&quot; w:h-ansi=&quot;Cambria Math&quot;/&gt;&lt;wx:font wx:val=&quot;Cambria Math&quot;/&gt;&lt;w:sz w:val=&quot;22&quot;/&gt;&lt;w:sz-cs w:val=&quot;22&quot;/&gt;&lt;w:highlight w:val=&quot;cyan&quot;/&gt;&lt;/w:rPr&gt;&lt;m:t&gt;SPL=10&lt;/m:t&gt;&lt;/m:r&gt;&lt;m:func&gt;&lt;m:funcPr&gt;&lt;m:ctrlPr&gt;&lt;w:rPr&gt;&lt;w:rFonts w:ascii=&quot;Cambria Math&quot; w:h-ansi=&quot;Cambria Math&quot;/&gt;&lt;wx:font wx:val=&quot;Cambria Math&quot;/&gt;&lt;w:b/&gt;&lt;w:i/&gt;&lt;w:sz w:val=&quot;22&quot;/&gt;&lt;w:sz-cs w:val=&quot;22&quot;/&gt;&lt;w:highlight w:val=&quot;cyan&quot;/&gt;&lt;/w:rPr&gt;&lt;/m:ctrlPr&gt;&lt;/m:funcPr&gt;&lt;m:fName&gt;&lt;m:r&gt;&lt;m:rPr&gt;&lt;m:sty m:val=&quot;p&quot;/&gt;&lt;/m:rPr&gt;&lt;w:rPr&gt;&lt;w:rFonts w:ascii=&quot;Cambria Math&quot; w:h-ansi=&quot;Cambria Math&quot;/&gt;&lt;wx:font wx:val=&quot;Cambria Math&quot;/&gt;&lt;w:sz w:val=&quot;22&quot;/&gt;&lt;w:sz-cs w:val=&quot;22&quot;/&gt;&lt;w:highlight w:val=&quot;cyan&quot;/&gt;&lt;/w:rPr&gt;&lt;m:t&gt;log&lt;/m:t&gt;&lt;/m:r&gt;&lt;/m:fName&gt;&lt;m:e&gt;&lt;m:d&gt;&lt;m:dPr&gt;&lt;m:ctrlPr&gt;&lt;w:rPr&gt;&lt;w:rFonts w:ascii=&quot;Cambria Math&quot; w:h-ansi=&quot;Cambria Math&quot;/&gt;&lt;wx:font wx:val=&quot;Cambria Math&quot;/&gt;&lt;w:b/&gt;&lt;w:i/&gt;&lt;w:sz w:val=&quot;22&quot;/&gt;&lt;w:sz-cs w:val=&quot;22&quot;/&gt;&lt;w:highlight w:val=&quot;cyan&quot;/&gt;&lt;/w:rPr&gt;&lt;/m:ctrlPr&gt;&lt;/m:dPr&gt;&lt;m:e&gt;&lt;m:r&gt;&lt;m:rPr&gt;&lt;m:sty m:val=&quot;p&quot;/&gt;&lt;/m:rPr&gt;&lt;w:rPr&gt;&lt;w:rFonts w:ascii=&quot;Cambria Math&quot; w:h-ansi=&quot;Cambria Math&quot;/&gt;&lt;wx:font wx:val=&quot;Cambria Math&quot;/&gt;&lt;w:sz w:val=&quot;22&quot;/&gt;&lt;w:sz-cs w:val=&quot;22&quot;/&gt;&lt;w:highlight w:val=&quot;cyan&quot;/&gt;&lt;/w:rPr&gt;&lt;m:t&gt;f&lt;/m:t&gt;&lt;/m:r&gt;&lt;/m:e&gt;&lt;/m:d&gt;&lt;/m:e&gt;&lt;/m:func&gt;&lt;m:r&gt;&lt;m:rPr&gt;&lt;m:sty m:val=&quot;p&quot;/&gt;&lt;/m:rPr&gt;&lt;w:rPr&gt;&lt;w:rFonts w:ascii=&quot;Cambria Math&quot; w:h-ansi=&quot;Cambria Math&quot;/&gt;&lt;wx:font wx:val=&quot;Cambria Math&quot;/&gt;&lt;w:sz w:val=&quot;22&quot;/&gt;&lt;w:sz-cs w:val=&quot;22&quot;/&gt;&lt;w:highlight w:val=&quot;cyan&quot;/&gt;&lt;/w:rPr&gt;&lt;m:t&gt;+181.75dB&lt;/m:t&gt;&lt;/m:r&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7" o:title="" chromakey="white"/>
          </v:shape>
        </w:pict>
      </w:r>
      <w:r w:rsidRPr="00821A47">
        <w:rPr>
          <w:sz w:val="22"/>
          <w:szCs w:val="22"/>
        </w:rPr>
        <w:instrText xml:space="preserve"> </w:instrText>
      </w:r>
      <w:r w:rsidRPr="00821A47">
        <w:rPr>
          <w:sz w:val="22"/>
          <w:szCs w:val="22"/>
        </w:rPr>
        <w:fldChar w:fldCharType="separate"/>
      </w:r>
      <w:r w:rsidRPr="00821A47">
        <w:rPr>
          <w:position w:val="-6"/>
          <w:sz w:val="22"/>
          <w:szCs w:val="22"/>
        </w:rPr>
        <w:pict w14:anchorId="05342DFA">
          <v:shape id="_x0000_i1026" type="#_x0000_t75" style="width:131.4pt;height:12.6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4&lt;/o:Version&gt;&lt;/o:DocumentProperties&gt;&lt;w:docPr&gt;&lt;w:view w:val=&quot;print&quot;/&gt;&lt;w:zoom w:percent=&quot;120&quot;/&gt;&lt;w:removePersonalInformation/&gt;&lt;w:doNotEmbedSystemFonts/&gt;&lt;w:bordersDontSurroundHeader/&gt;&lt;w:bordersDontSurroundFooter/&gt;&lt;w:stylePaneFormatFilter w:val=&quot;3F01&quot;/&gt;&lt;w:defaultTabStop w:val=&quot;720&quot;/&gt;&lt;w:characterSpacingControl w:val=&quot;DontCompress&quot;/&gt;&lt;w:optimizeForBrowser/&gt;&lt;w:targetScreenSz w:val=&quot;800x600&quot;/&gt;&lt;w:validateAgainstSchema/&gt;&lt;w:saveInvalidXML w:val=&quot;off&quot;/&gt;&lt;w:ignoreMixedContent w:val=&quot;off&quot;/&gt;&lt;w:alwaysShowPlaceholderText w:val=&quot;off&quot;/&gt;&lt;w:footnotePr&gt;&lt;w:numRestart w:val=&quot;each-sect&quot;/&gt;&lt;/w:footnotePr&gt;&lt;w:compat&gt;&lt;w:breakWrappedTables/&gt;&lt;w:snapToGridInCell/&gt;&lt;w:wrapTextWithPunct/&gt;&lt;w:useAsianBreakRules/&gt;&lt;w:useWord2002TableStyleRules/&gt;&lt;w:useFELayout/&gt;&lt;/w:compat&gt;&lt;wsp:rsids&gt;&lt;wsp:rsidRoot wsp:val=&quot;008E31E8&quot;/&gt;&lt;wsp:rsid wsp:val=&quot;0000565B&quot;/&gt;&lt;wsp:rsid wsp:val=&quot;00015048&quot;/&gt;&lt;wsp:rsid wsp:val=&quot;0001738E&quot;/&gt;&lt;wsp:rsid wsp:val=&quot;00021EB2&quot;/&gt;&lt;wsp:rsid wsp:val=&quot;00022289&quot;/&gt;&lt;wsp:rsid wsp:val=&quot;00023E46&quot;/&gt;&lt;wsp:rsid wsp:val=&quot;000262E2&quot;/&gt;&lt;wsp:rsid wsp:val=&quot;0003728A&quot;/&gt;&lt;wsp:rsid wsp:val=&quot;00046EFC&quot;/&gt;&lt;wsp:rsid wsp:val=&quot;0004779E&quot;/&gt;&lt;wsp:rsid wsp:val=&quot;00063D34&quot;/&gt;&lt;wsp:rsid wsp:val=&quot;00071A36&quot;/&gt;&lt;wsp:rsid wsp:val=&quot;000859CC&quot;/&gt;&lt;wsp:rsid wsp:val=&quot;000876CA&quot;/&gt;&lt;wsp:rsid wsp:val=&quot;00095E89&quot;/&gt;&lt;wsp:rsid wsp:val=&quot;000A5228&quot;/&gt;&lt;wsp:rsid wsp:val=&quot;000A56E2&quot;/&gt;&lt;wsp:rsid wsp:val=&quot;000C34E4&quot;/&gt;&lt;wsp:rsid wsp:val=&quot;000C71C7&quot;/&gt;&lt;wsp:rsid wsp:val=&quot;000D1062&quot;/&gt;&lt;wsp:rsid wsp:val=&quot;000D2B6A&quot;/&gt;&lt;wsp:rsid wsp:val=&quot;000D5B82&quot;/&gt;&lt;wsp:rsid wsp:val=&quot;000E1986&quot;/&gt;&lt;wsp:rsid wsp:val=&quot;00103DD3&quot;/&gt;&lt;wsp:rsid wsp:val=&quot;00107103&quot;/&gt;&lt;wsp:rsid wsp:val=&quot;0011317E&quot;/&gt;&lt;wsp:rsid wsp:val=&quot;001133EF&quot;/&gt;&lt;wsp:rsid wsp:val=&quot;00120BD6&quot;/&gt;&lt;wsp:rsid wsp:val=&quot;001210F5&quot;/&gt;&lt;wsp:rsid wsp:val=&quot;00124982&quot;/&gt;&lt;wsp:rsid wsp:val=&quot;00130EDD&quot;/&gt;&lt;wsp:rsid wsp:val=&quot;00144DD2&quot;/&gt;&lt;wsp:rsid wsp:val=&quot;00150F67&quot;/&gt;&lt;wsp:rsid wsp:val=&quot;00161855&quot;/&gt;&lt;wsp:rsid wsp:val=&quot;00161DD5&quot;/&gt;&lt;wsp:rsid wsp:val=&quot;00175759&quot;/&gt;&lt;wsp:rsid wsp:val=&quot;001758D1&quot;/&gt;&lt;wsp:rsid wsp:val=&quot;001761B7&quot;/&gt;&lt;wsp:rsid wsp:val=&quot;001775CD&quot;/&gt;&lt;wsp:rsid wsp:val=&quot;001A04F4&quot;/&gt;&lt;wsp:rsid wsp:val=&quot;001A0F13&quot;/&gt;&lt;wsp:rsid wsp:val=&quot;001B192E&quot;/&gt;&lt;wsp:rsid wsp:val=&quot;001B3A25&quot;/&gt;&lt;wsp:rsid wsp:val=&quot;001C3DA8&quot;/&gt;&lt;wsp:rsid wsp:val=&quot;001C3F8F&quot;/&gt;&lt;wsp:rsid wsp:val=&quot;001D04D5&quot;/&gt;&lt;wsp:rsid wsp:val=&quot;001D0706&quot;/&gt;&lt;wsp:rsid wsp:val=&quot;001E065B&quot;/&gt;&lt;wsp:rsid wsp:val=&quot;001E1640&quot;/&gt;&lt;wsp:rsid wsp:val=&quot;001F77FF&quot;/&gt;&lt;wsp:rsid wsp:val=&quot;002026DA&quot;/&gt;&lt;wsp:rsid wsp:val=&quot;00237AD9&quot;/&gt;&lt;wsp:rsid wsp:val=&quot;002452E0&quot;/&gt;&lt;wsp:rsid wsp:val=&quot;00247AB8&quot;/&gt;&lt;wsp:rsid wsp:val=&quot;002603D0&quot;/&gt;&lt;wsp:rsid wsp:val=&quot;00260955&quot;/&gt;&lt;wsp:rsid wsp:val=&quot;00286459&quot;/&gt;&lt;wsp:rsid wsp:val=&quot;00294AF7&quot;/&gt;&lt;wsp:rsid wsp:val=&quot;002B597D&quot;/&gt;&lt;wsp:rsid wsp:val=&quot;002B6966&quot;/&gt;&lt;wsp:rsid wsp:val=&quot;002C3EAD&quot;/&gt;&lt;wsp:rsid wsp:val=&quot;002D5327&quot;/&gt;&lt;wsp:rsid wsp:val=&quot;002E7E1D&quot;/&gt;&lt;wsp:rsid wsp:val=&quot;002F5046&quot;/&gt;&lt;wsp:rsid wsp:val=&quot;002F5F8B&quot;/&gt;&lt;wsp:rsid wsp:val=&quot;002F6A97&quot;/&gt;&lt;wsp:rsid wsp:val=&quot;003004DA&quot;/&gt;&lt;wsp:rsid wsp:val=&quot;0030351F&quot;/&gt;&lt;wsp:rsid wsp:val=&quot;00304207&quot;/&gt;&lt;wsp:rsid wsp:val=&quot;00315AE1&quot;/&gt;&lt;wsp:rsid wsp:val=&quot;00316665&quot;/&gt;&lt;wsp:rsid wsp:val=&quot;003216FC&quot;/&gt;&lt;wsp:rsid wsp:val=&quot;003302E1&quot;/&gt;&lt;wsp:rsid wsp:val=&quot;0033528F&quot;/&gt;&lt;wsp:rsid wsp:val=&quot;003440D7&quot;/&gt;&lt;wsp:rsid wsp:val=&quot;00350664&quot;/&gt;&lt;wsp:rsid wsp:val=&quot;00356732&quot;/&gt;&lt;wsp:rsid wsp:val=&quot;003640EE&quot;/&gt;&lt;wsp:rsid wsp:val=&quot;003641EB&quot;/&gt;&lt;wsp:rsid wsp:val=&quot;00370EFD&quot;/&gt;&lt;wsp:rsid wsp:val=&quot;00377705&quot;/&gt;&lt;wsp:rsid wsp:val=&quot;003813AC&quot;/&gt;&lt;wsp:rsid wsp:val=&quot;003913A5&quot;/&gt;&lt;wsp:rsid wsp:val=&quot;0039630A&quot;/&gt;&lt;wsp:rsid wsp:val=&quot;003B1105&quot;/&gt;&lt;wsp:rsid wsp:val=&quot;003B2B20&quot;/&gt;&lt;wsp:rsid wsp:val=&quot;003B3396&quot;/&gt;&lt;wsp:rsid wsp:val=&quot;003B5E33&quot;/&gt;&lt;wsp:rsid wsp:val=&quot;003C797B&quot;/&gt;&lt;wsp:rsid wsp:val=&quot;003D3DB2&quot;/&gt;&lt;wsp:rsid wsp:val=&quot;003E0219&quot;/&gt;&lt;wsp:rsid wsp:val=&quot;003E204F&quot;/&gt;&lt;wsp:rsid wsp:val=&quot;003E591F&quot;/&gt;&lt;wsp:rsid wsp:val=&quot;003F4244&quot;/&gt;&lt;wsp:rsid wsp:val=&quot;003F55AA&quot;/&gt;&lt;wsp:rsid wsp:val=&quot;004124CE&quot;/&gt;&lt;wsp:rsid wsp:val=&quot;00417947&quot;/&gt;&lt;wsp:rsid wsp:val=&quot;00424ACD&quot;/&gt;&lt;wsp:rsid wsp:val=&quot;00431342&quot;/&gt;&lt;wsp:rsid wsp:val=&quot;00432567&quot;/&gt;&lt;wsp:rsid wsp:val=&quot;00434212&quot;/&gt;&lt;wsp:rsid wsp:val=&quot;00434342&quot;/&gt;&lt;wsp:rsid wsp:val=&quot;00435DC5&quot;/&gt;&lt;wsp:rsid wsp:val=&quot;0046341B&quot;/&gt;&lt;wsp:rsid wsp:val=&quot;004704D7&quot;/&gt;&lt;wsp:rsid wsp:val=&quot;0049685B&quot;/&gt;&lt;wsp:rsid wsp:val=&quot;004A341C&quot;/&gt;&lt;wsp:rsid wsp:val=&quot;004B5154&quot;/&gt;&lt;wsp:rsid wsp:val=&quot;004B5559&quot;/&gt;&lt;wsp:rsid wsp:val=&quot;004C2D36&quot;/&gt;&lt;wsp:rsid wsp:val=&quot;004C3691&quot;/&gt;&lt;wsp:rsid wsp:val=&quot;004C63CB&quot;/&gt;&lt;wsp:rsid wsp:val=&quot;004D3F34&quot;/&gt;&lt;wsp:rsid wsp:val=&quot;004D4334&quot;/&gt;&lt;wsp:rsid wsp:val=&quot;004E2CB6&quot;/&gt;&lt;wsp:rsid wsp:val=&quot;004E4DAA&quot;/&gt;&lt;wsp:rsid wsp:val=&quot;004F43E6&quot;/&gt;&lt;wsp:rsid wsp:val=&quot;00506ACD&quot;/&gt;&lt;wsp:rsid wsp:val=&quot;005215C1&quot;/&gt;&lt;wsp:rsid wsp:val=&quot;00521717&quot;/&gt;&lt;wsp:rsid wsp:val=&quot;00521DDA&quot;/&gt;&lt;wsp:rsid wsp:val=&quot;0054188C&quot;/&gt;&lt;wsp:rsid wsp:val=&quot;00543B9D&quot;/&gt;&lt;wsp:rsid wsp:val=&quot;00543DF7&quot;/&gt;&lt;wsp:rsid wsp:val=&quot;00550CC5&quot;/&gt;&lt;wsp:rsid wsp:val=&quot;00551008&quot;/&gt;&lt;wsp:rsid wsp:val=&quot;00552D98&quot;/&gt;&lt;wsp:rsid wsp:val=&quot;005541C1&quot;/&gt;&lt;wsp:rsid wsp:val=&quot;005608CC&quot;/&gt;&lt;wsp:rsid wsp:val=&quot;00563B63&quot;/&gt;&lt;wsp:rsid wsp:val=&quot;00581360&quot;/&gt;&lt;wsp:rsid wsp:val=&quot;00581EB9&quot;/&gt;&lt;wsp:rsid wsp:val=&quot;00582867&quot;/&gt;&lt;wsp:rsid wsp:val=&quot;00584200&quot;/&gt;&lt;wsp:rsid wsp:val=&quot;00584860&quot;/&gt;&lt;wsp:rsid wsp:val=&quot;00593A13&quot;/&gt;&lt;wsp:rsid wsp:val=&quot;00597A03&quot;/&gt;&lt;wsp:rsid wsp:val=&quot;005A23AA&quot;/&gt;&lt;wsp:rsid wsp:val=&quot;005B414E&quot;/&gt;&lt;wsp:rsid wsp:val=&quot;005B5256&quot;/&gt;&lt;wsp:rsid wsp:val=&quot;005B5C96&quot;/&gt;&lt;wsp:rsid wsp:val=&quot;005C35FC&quot;/&gt;&lt;wsp:rsid wsp:val=&quot;005C379B&quot;/&gt;&lt;wsp:rsid wsp:val=&quot;005C598A&quot;/&gt;&lt;wsp:rsid wsp:val=&quot;005D73E3&quot;/&gt;&lt;wsp:rsid wsp:val=&quot;005E214B&quot;/&gt;&lt;wsp:rsid wsp:val=&quot;005E3E43&quot;/&gt;&lt;wsp:rsid wsp:val=&quot;005E6443&quot;/&gt;&lt;wsp:rsid wsp:val=&quot;005E6B7C&quot;/&gt;&lt;wsp:rsid wsp:val=&quot;005F2A8A&quot;/&gt;&lt;wsp:rsid wsp:val=&quot;005F316E&quot;/&gt;&lt;wsp:rsid wsp:val=&quot;00607DF4&quot;/&gt;&lt;wsp:rsid wsp:val=&quot;00611599&quot;/&gt;&lt;wsp:rsid wsp:val=&quot;00614BBB&quot;/&gt;&lt;wsp:rsid wsp:val=&quot;00615D62&quot;/&gt;&lt;wsp:rsid wsp:val=&quot;00617529&quot;/&gt;&lt;wsp:rsid wsp:val=&quot;006208C3&quot;/&gt;&lt;wsp:rsid wsp:val=&quot;006218B4&quot;/&gt;&lt;wsp:rsid wsp:val=&quot;006223D4&quot;/&gt;&lt;wsp:rsid wsp:val=&quot;006242F0&quot;/&gt;&lt;wsp:rsid wsp:val=&quot;00655E5A&quot;/&gt;&lt;wsp:rsid wsp:val=&quot;00657699&quot;/&gt;&lt;wsp:rsid wsp:val=&quot;00674107&quot;/&gt;&lt;wsp:rsid wsp:val=&quot;006801F3&quot;/&gt;&lt;wsp:rsid wsp:val=&quot;006821D2&quot;/&gt;&lt;wsp:rsid wsp:val=&quot;006935E1&quot;/&gt;&lt;wsp:rsid wsp:val=&quot;00695CA6&quot;/&gt;&lt;wsp:rsid wsp:val=&quot;006A1946&quot;/&gt;&lt;wsp:rsid wsp:val=&quot;006A2F84&quot;/&gt;&lt;wsp:rsid wsp:val=&quot;006A49A0&quot;/&gt;&lt;wsp:rsid wsp:val=&quot;006A5078&quot;/&gt;&lt;wsp:rsid wsp:val=&quot;006B3E56&quot;/&gt;&lt;wsp:rsid wsp:val=&quot;006C22D4&quot;/&gt;&lt;wsp:rsid wsp:val=&quot;006D16F9&quot;/&gt;&lt;wsp:rsid wsp:val=&quot;006D4B29&quot;/&gt;&lt;wsp:rsid wsp:val=&quot;006D5DF6&quot;/&gt;&lt;wsp:rsid wsp:val=&quot;006D758C&quot;/&gt;&lt;wsp:rsid wsp:val=&quot;006D7CBA&quot;/&gt;&lt;wsp:rsid wsp:val=&quot;006F2057&quot;/&gt;&lt;wsp:rsid wsp:val=&quot;007030E0&quot;/&gt;&lt;wsp:rsid wsp:val=&quot;00703360&quot;/&gt;&lt;wsp:rsid wsp:val=&quot;00710CA5&quot;/&gt;&lt;wsp:rsid wsp:val=&quot;007218CA&quot;/&gt;&lt;wsp:rsid wsp:val=&quot;007240B5&quot;/&gt;&lt;wsp:rsid wsp:val=&quot;0074618B&quot;/&gt;&lt;wsp:rsid wsp:val=&quot;0075192D&quot;/&gt;&lt;wsp:rsid wsp:val=&quot;00752F9F&quot;/&gt;&lt;wsp:rsid wsp:val=&quot;007543AB&quot;/&gt;&lt;wsp:rsid wsp:val=&quot;007563AE&quot;/&gt;&lt;wsp:rsid wsp:val=&quot;00757F55&quot;/&gt;&lt;wsp:rsid wsp:val=&quot;00771B0E&quot;/&gt;&lt;wsp:rsid wsp:val=&quot;0077464C&quot;/&gt;&lt;wsp:rsid wsp:val=&quot;0079722F&quot;/&gt;&lt;wsp:rsid wsp:val=&quot;007A4C43&quot;/&gt;&lt;wsp:rsid wsp:val=&quot;007A79C4&quot;/&gt;&lt;wsp:rsid wsp:val=&quot;007B4F67&quot;/&gt;&lt;wsp:rsid wsp:val=&quot;007C5310&quot;/&gt;&lt;wsp:rsid wsp:val=&quot;007D53C5&quot;/&gt;&lt;wsp:rsid wsp:val=&quot;007D5771&quot;/&gt;&lt;wsp:rsid wsp:val=&quot;00803FD7&quot;/&gt;&lt;wsp:rsid wsp:val=&quot;00813D4F&quot;/&gt;&lt;wsp:rsid wsp:val=&quot;00821484&quot;/&gt;&lt;wsp:rsid wsp:val=&quot;00822A3A&quot;/&gt;&lt;wsp:rsid wsp:val=&quot;008241D5&quot;/&gt;&lt;wsp:rsid wsp:val=&quot;0082603C&quot;/&gt;&lt;wsp:rsid wsp:val=&quot;00831002&quot;/&gt;&lt;wsp:rsid wsp:val=&quot;008333E6&quot;/&gt;&lt;wsp:rsid wsp:val=&quot;00833421&quot;/&gt;&lt;wsp:rsid wsp:val=&quot;0083393E&quot;/&gt;&lt;wsp:rsid wsp:val=&quot;00833B59&quot;/&gt;&lt;wsp:rsid wsp:val=&quot;008361A3&quot;/&gt;&lt;wsp:rsid wsp:val=&quot;00841FBC&quot;/&gt;&lt;wsp:rsid wsp:val=&quot;008427C2&quot;/&gt;&lt;wsp:rsid wsp:val=&quot;00844280&quot;/&gt;&lt;wsp:rsid wsp:val=&quot;008517CB&quot;/&gt;&lt;wsp:rsid wsp:val=&quot;00854021&quot;/&gt;&lt;wsp:rsid wsp:val=&quot;0086160D&quot;/&gt;&lt;wsp:rsid wsp:val=&quot;00866173&quot;/&gt;&lt;wsp:rsid wsp:val=&quot;00871B1F&quot;/&gt;&lt;wsp:rsid wsp:val=&quot;008857CB&quot;/&gt;&lt;wsp:rsid wsp:val=&quot;008933E4&quot;/&gt;&lt;wsp:rsid wsp:val=&quot;00896ADB&quot;/&gt;&lt;wsp:rsid wsp:val=&quot;008A18D5&quot;/&gt;&lt;wsp:rsid wsp:val=&quot;008A5F89&quot;/&gt;&lt;wsp:rsid wsp:val=&quot;008B2ADA&quot;/&gt;&lt;wsp:rsid wsp:val=&quot;008B70D4&quot;/&gt;&lt;wsp:rsid wsp:val=&quot;008B749A&quot;/&gt;&lt;wsp:rsid wsp:val=&quot;008B782E&quot;/&gt;&lt;wsp:rsid wsp:val=&quot;008C3806&quot;/&gt;&lt;wsp:rsid wsp:val=&quot;008D0369&quot;/&gt;&lt;wsp:rsid wsp:val=&quot;008D3962&quot;/&gt;&lt;wsp:rsid wsp:val=&quot;008E31E8&quot;/&gt;&lt;wsp:rsid wsp:val=&quot;008F5A26&quot;/&gt;&lt;wsp:rsid wsp:val=&quot;00910A58&quot;/&gt;&lt;wsp:rsid wsp:val=&quot;00914B68&quot;/&gt;&lt;wsp:rsid wsp:val=&quot;00914D78&quot;/&gt;&lt;wsp:rsid wsp:val=&quot;00926594&quot;/&gt;&lt;wsp:rsid wsp:val=&quot;0093452E&quot;/&gt;&lt;wsp:rsid wsp:val=&quot;00937989&quot;/&gt;&lt;wsp:rsid wsp:val=&quot;00937F23&quot;/&gt;&lt;wsp:rsid wsp:val=&quot;00940C9F&quot;/&gt;&lt;wsp:rsid wsp:val=&quot;00941700&quot;/&gt;&lt;wsp:rsid wsp:val=&quot;00943619&quot;/&gt;&lt;wsp:rsid wsp:val=&quot;00944503&quot;/&gt;&lt;wsp:rsid wsp:val=&quot;00947486&quot;/&gt;&lt;wsp:rsid wsp:val=&quot;00951790&quot;/&gt;&lt;wsp:rsid wsp:val=&quot;00951A7B&quot;/&gt;&lt;wsp:rsid wsp:val=&quot;009526D3&quot;/&gt;&lt;wsp:rsid wsp:val=&quot;00952828&quot;/&gt;&lt;wsp:rsid wsp:val=&quot;00955A31&quot;/&gt;&lt;wsp:rsid wsp:val=&quot;00956412&quot;/&gt;&lt;wsp:rsid wsp:val=&quot;00956446&quot;/&gt;&lt;wsp:rsid wsp:val=&quot;0096259F&quot;/&gt;&lt;wsp:rsid wsp:val=&quot;0096653A&quot;/&gt;&lt;wsp:rsid wsp:val=&quot;00967A8D&quot;/&gt;&lt;wsp:rsid wsp:val=&quot;009777A8&quot;/&gt;&lt;wsp:rsid wsp:val=&quot;009933CD&quot;/&gt;&lt;wsp:rsid wsp:val=&quot;009937BB&quot;/&gt;&lt;wsp:rsid wsp:val=&quot;00993FE3&quot;/&gt;&lt;wsp:rsid wsp:val=&quot;009942B3&quot;/&gt;&lt;wsp:rsid wsp:val=&quot;0099458F&quot;/&gt;&lt;wsp:rsid wsp:val=&quot;00996AD9&quot;/&gt;&lt;wsp:rsid wsp:val=&quot;009A28B4&quot;/&gt;&lt;wsp:rsid wsp:val=&quot;009A313D&quot;/&gt;&lt;wsp:rsid wsp:val=&quot;009B1AA6&quot;/&gt;&lt;wsp:rsid wsp:val=&quot;009B4FC4&quot;/&gt;&lt;wsp:rsid wsp:val=&quot;009C265D&quot;/&gt;&lt;wsp:rsid wsp:val=&quot;009C496A&quot;/&gt;&lt;wsp:rsid wsp:val=&quot;009D48DD&quot;/&gt;&lt;wsp:rsid wsp:val=&quot;009D6D4D&quot;/&gt;&lt;wsp:rsid wsp:val=&quot;009D7AAD&quot;/&gt;&lt;wsp:rsid wsp:val=&quot;009F0CE9&quot;/&gt;&lt;wsp:rsid wsp:val=&quot;009F3E90&quot;/&gt;&lt;wsp:rsid wsp:val=&quot;009F5F37&quot;/&gt;&lt;wsp:rsid wsp:val=&quot;00A034E0&quot;/&gt;&lt;wsp:rsid wsp:val=&quot;00A05934&quot;/&gt;&lt;wsp:rsid wsp:val=&quot;00A06589&quot;/&gt;&lt;wsp:rsid wsp:val=&quot;00A065AD&quot;/&gt;&lt;wsp:rsid wsp:val=&quot;00A07F08&quot;/&gt;&lt;wsp:rsid wsp:val=&quot;00A1229B&quot;/&gt;&lt;wsp:rsid wsp:val=&quot;00A133C4&quot;/&gt;&lt;wsp:rsid wsp:val=&quot;00A204E6&quot;/&gt;&lt;wsp:rsid wsp:val=&quot;00A2314E&quot;/&gt;&lt;wsp:rsid wsp:val=&quot;00A24731&quot;/&gt;&lt;wsp:rsid wsp:val=&quot;00A26F52&quot;/&gt;&lt;wsp:rsid wsp:val=&quot;00A435B7&quot;/&gt;&lt;wsp:rsid wsp:val=&quot;00A52A6E&quot;/&gt;&lt;wsp:rsid wsp:val=&quot;00A576C5&quot;/&gt;&lt;wsp:rsid wsp:val=&quot;00A6007C&quot;/&gt;&lt;wsp:rsid wsp:val=&quot;00A83D72&quot;/&gt;&lt;wsp:rsid wsp:val=&quot;00A84AEF&quot;/&gt;&lt;wsp:rsid wsp:val=&quot;00A96BC7&quot;/&gt;&lt;wsp:rsid wsp:val=&quot;00A9756C&quot;/&gt;&lt;wsp:rsid wsp:val=&quot;00AA0944&quot;/&gt;&lt;wsp:rsid wsp:val=&quot;00AA2F54&quot;/&gt;&lt;wsp:rsid wsp:val=&quot;00AA4D1F&quot;/&gt;&lt;wsp:rsid wsp:val=&quot;00AB2F8F&quot;/&gt;&lt;wsp:rsid wsp:val=&quot;00AB6B70&quot;/&gt;&lt;wsp:rsid wsp:val=&quot;00AC64F9&quot;/&gt;&lt;wsp:rsid wsp:val=&quot;00AC6AB5&quot;/&gt;&lt;wsp:rsid wsp:val=&quot;00AC721D&quot;/&gt;&lt;wsp:rsid wsp:val=&quot;00AD36F3&quot;/&gt;&lt;wsp:rsid wsp:val=&quot;00AE14D6&quot;/&gt;&lt;wsp:rsid wsp:val=&quot;00B167E3&quot;/&gt;&lt;wsp:rsid wsp:val=&quot;00B2002B&quot;/&gt;&lt;wsp:rsid wsp:val=&quot;00B21102&quot;/&gt;&lt;wsp:rsid wsp:val=&quot;00B219C8&quot;/&gt;&lt;wsp:rsid wsp:val=&quot;00B26C6B&quot;/&gt;&lt;wsp:rsid wsp:val=&quot;00B3061A&quot;/&gt;&lt;wsp:rsid wsp:val=&quot;00B34E18&quot;/&gt;&lt;wsp:rsid wsp:val=&quot;00B46562&quot;/&gt;&lt;wsp:rsid wsp:val=&quot;00B50DB5&quot;/&gt;&lt;wsp:rsid wsp:val=&quot;00B51B5E&quot;/&gt;&lt;wsp:rsid wsp:val=&quot;00B56562&quot;/&gt;&lt;wsp:rsid wsp:val=&quot;00B66A74&quot;/&gt;&lt;wsp:rsid wsp:val=&quot;00B67FED&quot;/&gt;&lt;wsp:rsid wsp:val=&quot;00B73035&quot;/&gt;&lt;wsp:rsid wsp:val=&quot;00B75CA8&quot;/&gt;&lt;wsp:rsid wsp:val=&quot;00B846F6&quot;/&gt;&lt;wsp:rsid wsp:val=&quot;00B847E6&quot;/&gt;&lt;wsp:rsid wsp:val=&quot;00B86C95&quot;/&gt;&lt;wsp:rsid wsp:val=&quot;00B9177D&quot;/&gt;&lt;wsp:rsid wsp:val=&quot;00BA5B1E&quot;/&gt;&lt;wsp:rsid wsp:val=&quot;00BB4286&quot;/&gt;&lt;wsp:rsid wsp:val=&quot;00BB4B45&quot;/&gt;&lt;wsp:rsid wsp:val=&quot;00BC02BE&quot;/&gt;&lt;wsp:rsid wsp:val=&quot;00BC19F4&quot;/&gt;&lt;wsp:rsid wsp:val=&quot;00BC1FD1&quot;/&gt;&lt;wsp:rsid wsp:val=&quot;00BC5414&quot;/&gt;&lt;wsp:rsid wsp:val=&quot;00BC78AF&quot;/&gt;&lt;wsp:rsid wsp:val=&quot;00BD0ACD&quot;/&gt;&lt;wsp:rsid wsp:val=&quot;00BD66C9&quot;/&gt;&lt;wsp:rsid wsp:val=&quot;00BD6E01&quot;/&gt;&lt;wsp:rsid wsp:val=&quot;00BD7412&quot;/&gt;&lt;wsp:rsid wsp:val=&quot;00BD79A5&quot;/&gt;&lt;wsp:rsid wsp:val=&quot;00BF0B0E&quot;/&gt;&lt;wsp:rsid wsp:val=&quot;00BF506B&quot;/&gt;&lt;wsp:rsid wsp:val=&quot;00BF6327&quot;/&gt;&lt;wsp:rsid wsp:val=&quot;00BF7510&quot;/&gt;&lt;wsp:rsid wsp:val=&quot;00C0678C&quot;/&gt;&lt;wsp:rsid wsp:val=&quot;00C1217C&quot;/&gt;&lt;wsp:rsid wsp:val=&quot;00C148D3&quot;/&gt;&lt;wsp:rsid wsp:val=&quot;00C168E7&quot;/&gt;&lt;wsp:rsid wsp:val=&quot;00C21301&quot;/&gt;&lt;wsp:rsid wsp:val=&quot;00C25D3D&quot;/&gt;&lt;wsp:rsid wsp:val=&quot;00C27838&quot;/&gt;&lt;wsp:rsid wsp:val=&quot;00C3432D&quot;/&gt;&lt;wsp:rsid wsp:val=&quot;00C50EEB&quot;/&gt;&lt;wsp:rsid wsp:val=&quot;00C610E9&quot;/&gt;&lt;wsp:rsid wsp:val=&quot;00C649D1&quot;/&gt;&lt;wsp:rsid wsp:val=&quot;00C66F10&quot;/&gt;&lt;wsp:rsid wsp:val=&quot;00C67FCE&quot;/&gt;&lt;wsp:rsid wsp:val=&quot;00C97ECD&quot;/&gt;&lt;wsp:rsid wsp:val=&quot;00CA6CD5&quot;/&gt;&lt;wsp:rsid wsp:val=&quot;00CB0F3E&quot;/&gt;&lt;wsp:rsid wsp:val=&quot;00CB2370&quot;/&gt;&lt;wsp:rsid wsp:val=&quot;00CB3ED6&quot;/&gt;&lt;wsp:rsid wsp:val=&quot;00CB65E1&quot;/&gt;&lt;wsp:rsid wsp:val=&quot;00CB6DE7&quot;/&gt;&lt;wsp:rsid wsp:val=&quot;00CC0F99&quot;/&gt;&lt;wsp:rsid wsp:val=&quot;00CC1E82&quot;/&gt;&lt;wsp:rsid wsp:val=&quot;00CD269F&quot;/&gt;&lt;wsp:rsid wsp:val=&quot;00CE1E0A&quot;/&gt;&lt;wsp:rsid wsp:val=&quot;00D01F9F&quot;/&gt;&lt;wsp:rsid wsp:val=&quot;00D04284&quot;/&gt;&lt;wsp:rsid wsp:val=&quot;00D11E47&quot;/&gt;&lt;wsp:rsid wsp:val=&quot;00D12093&quot;/&gt;&lt;wsp:rsid wsp:val=&quot;00D13BDF&quot;/&gt;&lt;wsp:rsid wsp:val=&quot;00D151F9&quot;/&gt;&lt;wsp:rsid wsp:val=&quot;00D15D83&quot;/&gt;&lt;wsp:rsid wsp:val=&quot;00D420B2&quot;/&gt;&lt;wsp:rsid wsp:val=&quot;00D44CCA&quot;/&gt;&lt;wsp:rsid wsp:val=&quot;00D538C4&quot;/&gt;&lt;wsp:rsid wsp:val=&quot;00D636D8&quot;/&gt;&lt;wsp:rsid wsp:val=&quot;00D658C0&quot;/&gt;&lt;wsp:rsid wsp:val=&quot;00D65F99&quot;/&gt;&lt;wsp:rsid wsp:val=&quot;00D66F5B&quot;/&gt;&lt;wsp:rsid wsp:val=&quot;00D806EC&quot;/&gt;&lt;wsp:rsid wsp:val=&quot;00D82C34&quot;/&gt;&lt;wsp:rsid wsp:val=&quot;00D86515&quot;/&gt;&lt;wsp:rsid wsp:val=&quot;00DA0C97&quot;/&gt;&lt;wsp:rsid wsp:val=&quot;00DA2D78&quot;/&gt;&lt;wsp:rsid wsp:val=&quot;00DB326E&quot;/&gt;&lt;wsp:rsid wsp:val=&quot;00DB606D&quot;/&gt;&lt;wsp:rsid wsp:val=&quot;00DC7FB6&quot;/&gt;&lt;wsp:rsid wsp:val=&quot;00DD0076&quot;/&gt;&lt;wsp:rsid wsp:val=&quot;00DE182F&quot;/&gt;&lt;wsp:rsid wsp:val=&quot;00DE25DF&quot;/&gt;&lt;wsp:rsid wsp:val=&quot;00DE4882&quot;/&gt;&lt;wsp:rsid wsp:val=&quot;00DE5596&quot;/&gt;&lt;wsp:rsid wsp:val=&quot;00DF036B&quot;/&gt;&lt;wsp:rsid wsp:val=&quot;00DF29C6&quot;/&gt;&lt;wsp:rsid wsp:val=&quot;00DF2D49&quot;/&gt;&lt;wsp:rsid wsp:val=&quot;00E065D8&quot;/&gt;&lt;wsp:rsid wsp:val=&quot;00E1324F&quot;/&gt;&lt;wsp:rsid wsp:val=&quot;00E151F2&quot;/&gt;&lt;wsp:rsid wsp:val=&quot;00E31919&quot;/&gt;&lt;wsp:rsid wsp:val=&quot;00E31BBB&quot;/&gt;&lt;wsp:rsid wsp:val=&quot;00E36F74&quot;/&gt;&lt;wsp:rsid wsp:val=&quot;00E41918&quot;/&gt;&lt;wsp:rsid wsp:val=&quot;00E447B2&quot;/&gt;&lt;wsp:rsid wsp:val=&quot;00E45547&quot;/&gt;&lt;wsp:rsid wsp:val=&quot;00E5043F&quot;/&gt;&lt;wsp:rsid wsp:val=&quot;00E65B7C&quot;/&gt;&lt;wsp:rsid wsp:val=&quot;00E66EF8&quot;/&gt;&lt;wsp:rsid wsp:val=&quot;00E67000&quot;/&gt;&lt;wsp:rsid wsp:val=&quot;00E71DAA&quot;/&gt;&lt;wsp:rsid wsp:val=&quot;00E72BA3&quot;/&gt;&lt;wsp:rsid wsp:val=&quot;00E73DE1&quot;/&gt;&lt;wsp:rsid wsp:val=&quot;00E80AA2&quot;/&gt;&lt;wsp:rsid wsp:val=&quot;00E82AB8&quot;/&gt;&lt;wsp:rsid wsp:val=&quot;00E8610B&quot;/&gt;&lt;wsp:rsid wsp:val=&quot;00E923B1&quot;/&gt;&lt;wsp:rsid wsp:val=&quot;00E936A0&quot;/&gt;&lt;wsp:rsid wsp:val=&quot;00E95097&quot;/&gt;&lt;wsp:rsid wsp:val=&quot;00E95D1B&quot;/&gt;&lt;wsp:rsid wsp:val=&quot;00EA7FB7&quot;/&gt;&lt;wsp:rsid wsp:val=&quot;00EB7052&quot;/&gt;&lt;wsp:rsid wsp:val=&quot;00EB77E2&quot;/&gt;&lt;wsp:rsid wsp:val=&quot;00EC50FD&quot;/&gt;&lt;wsp:rsid wsp:val=&quot;00ED6231&quot;/&gt;&lt;wsp:rsid wsp:val=&quot;00EE4212&quot;/&gt;&lt;wsp:rsid wsp:val=&quot;00EE709B&quot;/&gt;&lt;wsp:rsid wsp:val=&quot;00EF5187&quot;/&gt;&lt;wsp:rsid wsp:val=&quot;00F0648E&quot;/&gt;&lt;wsp:rsid wsp:val=&quot;00F072F6&quot;/&gt;&lt;wsp:rsid wsp:val=&quot;00F07608&quot;/&gt;&lt;wsp:rsid wsp:val=&quot;00F32629&quot;/&gt;&lt;wsp:rsid wsp:val=&quot;00F427E7&quot;/&gt;&lt;wsp:rsid wsp:val=&quot;00F455C2&quot;/&gt;&lt;wsp:rsid wsp:val=&quot;00F549BE&quot;/&gt;&lt;wsp:rsid wsp:val=&quot;00F615FB&quot;/&gt;&lt;wsp:rsid wsp:val=&quot;00F638CE&quot;/&gt;&lt;wsp:rsid wsp:val=&quot;00F6586A&quot;/&gt;&lt;wsp:rsid wsp:val=&quot;00F6682F&quot;/&gt;&lt;wsp:rsid wsp:val=&quot;00F74D44&quot;/&gt;&lt;wsp:rsid wsp:val=&quot;00F7549E&quot;/&gt;&lt;wsp:rsid wsp:val=&quot;00F76572&quot;/&gt;&lt;wsp:rsid wsp:val=&quot;00F8031C&quot;/&gt;&lt;wsp:rsid wsp:val=&quot;00F817AB&quot;/&gt;&lt;wsp:rsid wsp:val=&quot;00F81E7F&quot;/&gt;&lt;wsp:rsid wsp:val=&quot;00F82C89&quot;/&gt;&lt;wsp:rsid wsp:val=&quot;00F83D70&quot;/&gt;&lt;wsp:rsid wsp:val=&quot;00F90C12&quot;/&gt;&lt;wsp:rsid wsp:val=&quot;00F94E46&quot;/&gt;&lt;wsp:rsid wsp:val=&quot;00FA3575&quot;/&gt;&lt;wsp:rsid wsp:val=&quot;00FA5B6C&quot;/&gt;&lt;wsp:rsid wsp:val=&quot;00FB106A&quot;/&gt;&lt;wsp:rsid wsp:val=&quot;00FC08DF&quot;/&gt;&lt;wsp:rsid wsp:val=&quot;00FC5945&quot;/&gt;&lt;wsp:rsid wsp:val=&quot;00FD0B9B&quot;/&gt;&lt;wsp:rsid wsp:val=&quot;00FD0DFD&quot;/&gt;&lt;wsp:rsid wsp:val=&quot;00FD1199&quot;/&gt;&lt;wsp:rsid wsp:val=&quot;00FD41B5&quot;/&gt;&lt;wsp:rsid wsp:val=&quot;00FD69DE&quot;/&gt;&lt;wsp:rsid wsp:val=&quot;00FE2022&quot;/&gt;&lt;wsp:rsid wsp:val=&quot;00FE2E3C&quot;/&gt;&lt;wsp:rsid wsp:val=&quot;00FE3959&quot;/&gt;&lt;wsp:rsid wsp:val=&quot;00FE4D36&quot;/&gt;&lt;wsp:rsid wsp:val=&quot;00FE7731&quot;/&gt;&lt;wsp:rsid wsp:val=&quot;00FF13BB&quot;/&gt;&lt;wsp:rsid wsp:val=&quot;00FF3ADC&quot;/&gt;&lt;wsp:rsid wsp:val=&quot;00FF3D35&quot;/&gt;&lt;/wsp:rsids&gt;&lt;/w:docPr&gt;&lt;w:body&gt;&lt;wx:sect&gt;&lt;w:p wsp:rsidR=&quot;00000000&quot; wsp:rsidRDefault=&quot;004C3691&quot; wsp:rsidP=&quot;004C3691&quot;&gt;&lt;m:oMathPara&gt;&lt;m:oMath&gt;&lt;m:r&gt;&lt;m:rPr&gt;&lt;m:sty m:val=&quot;p&quot;/&gt;&lt;/m:rPr&gt;&lt;w:rPr&gt;&lt;w:rFonts w:ascii=&quot;Cambria Math&quot; w:h-ansi=&quot;Cambria Math&quot;/&gt;&lt;wx:font wx:val=&quot;Cambria Math&quot;/&gt;&lt;w:sz w:val=&quot;22&quot;/&gt;&lt;w:sz-cs w:val=&quot;22&quot;/&gt;&lt;w:highlight w:val=&quot;cyan&quot;/&gt;&lt;/w:rPr&gt;&lt;m:t&gt;SPL=10&lt;/m:t&gt;&lt;/m:r&gt;&lt;m:func&gt;&lt;m:funcPr&gt;&lt;m:ctrlPr&gt;&lt;w:rPr&gt;&lt;w:rFonts w:ascii=&quot;Cambria Math&quot; w:h-ansi=&quot;Cambria Math&quot;/&gt;&lt;wx:font wx:val=&quot;Cambria Math&quot;/&gt;&lt;w:b/&gt;&lt;w:i/&gt;&lt;w:sz w:val=&quot;22&quot;/&gt;&lt;w:sz-cs w:val=&quot;22&quot;/&gt;&lt;w:highlight w:val=&quot;cyan&quot;/&gt;&lt;/w:rPr&gt;&lt;/m:ctrlPr&gt;&lt;/m:funcPr&gt;&lt;m:fName&gt;&lt;m:r&gt;&lt;m:rPr&gt;&lt;m:sty m:val=&quot;p&quot;/&gt;&lt;/m:rPr&gt;&lt;w:rPr&gt;&lt;w:rFonts w:ascii=&quot;Cambria Math&quot; w:h-ansi=&quot;Cambria Math&quot;/&gt;&lt;wx:font wx:val=&quot;Cambria Math&quot;/&gt;&lt;w:sz w:val=&quot;22&quot;/&gt;&lt;w:sz-cs w:val=&quot;22&quot;/&gt;&lt;w:highlight w:val=&quot;cyan&quot;/&gt;&lt;/w:rPr&gt;&lt;m:t&gt;log&lt;/m:t&gt;&lt;/m:r&gt;&lt;/m:fName&gt;&lt;m:e&gt;&lt;m:d&gt;&lt;m:dPr&gt;&lt;m:ctrlPr&gt;&lt;w:rPr&gt;&lt;w:rFonts w:ascii=&quot;Cambria Math&quot; w:h-ansi=&quot;Cambria Math&quot;/&gt;&lt;wx:font wx:val=&quot;Cambria Math&quot;/&gt;&lt;w:b/&gt;&lt;w:i/&gt;&lt;w:sz w:val=&quot;22&quot;/&gt;&lt;w:sz-cs w:val=&quot;22&quot;/&gt;&lt;w:highlight w:val=&quot;cyan&quot;/&gt;&lt;/w:rPr&gt;&lt;/m:ctrlPr&gt;&lt;/m:dPr&gt;&lt;m:e&gt;&lt;m:r&gt;&lt;m:rPr&gt;&lt;m:sty m:val=&quot;p&quot;/&gt;&lt;/m:rPr&gt;&lt;w:rPr&gt;&lt;w:rFonts w:ascii=&quot;Cambria Math&quot; w:h-ansi=&quot;Cambria Math&quot;/&gt;&lt;wx:font wx:val=&quot;Cambria Math&quot;/&gt;&lt;w:sz w:val=&quot;22&quot;/&gt;&lt;w:sz-cs w:val=&quot;22&quot;/&gt;&lt;w:highlight w:val=&quot;cyan&quot;/&gt;&lt;/w:rPr&gt;&lt;m:t&gt;f&lt;/m:t&gt;&lt;/m:r&gt;&lt;/m:e&gt;&lt;/m:d&gt;&lt;/m:e&gt;&lt;/m:func&gt;&lt;m:r&gt;&lt;m:rPr&gt;&lt;m:sty m:val=&quot;p&quot;/&gt;&lt;/m:rPr&gt;&lt;w:rPr&gt;&lt;w:rFonts w:ascii=&quot;Cambria Math&quot; w:h-ansi=&quot;Cambria Math&quot;/&gt;&lt;wx:font wx:val=&quot;Cambria Math&quot;/&gt;&lt;w:sz w:val=&quot;22&quot;/&gt;&lt;w:sz-cs w:val=&quot;22&quot;/&gt;&lt;w:highlight w:val=&quot;cyan&quot;/&gt;&lt;/w:rPr&gt;&lt;m:t&gt;+181.75dB&lt;/m:t&gt;&lt;/m:r&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7" o:title="" chromakey="white"/>
          </v:shape>
        </w:pict>
      </w:r>
      <w:r w:rsidRPr="00821A47">
        <w:rPr>
          <w:sz w:val="22"/>
          <w:szCs w:val="22"/>
        </w:rPr>
        <w:fldChar w:fldCharType="end"/>
      </w:r>
      <w:r w:rsidRPr="00821A47">
        <w:rPr>
          <w:sz w:val="22"/>
          <w:szCs w:val="22"/>
        </w:rPr>
        <w:instrText xml:space="preserve"> </w:instrText>
      </w:r>
      <w:r w:rsidRPr="00821A47">
        <w:rPr>
          <w:sz w:val="22"/>
          <w:szCs w:val="22"/>
        </w:rPr>
        <w:fldChar w:fldCharType="end"/>
      </w:r>
      <w:r w:rsidRPr="00821A47">
        <w:rPr>
          <w:sz w:val="22"/>
          <w:szCs w:val="22"/>
        </w:rPr>
        <w:t xml:space="preserve"> where f is the frequency in Hertz of maximum Transmitting Voltage Response (TVR) below 10</w:t>
      </w:r>
      <w:r w:rsidR="00374BFB" w:rsidRPr="00821A47">
        <w:rPr>
          <w:sz w:val="22"/>
          <w:szCs w:val="22"/>
        </w:rPr>
        <w:t xml:space="preserve"> </w:t>
      </w:r>
      <w:r w:rsidRPr="00821A47">
        <w:rPr>
          <w:sz w:val="22"/>
          <w:szCs w:val="22"/>
        </w:rPr>
        <w:t xml:space="preserve">kHz; </w:t>
      </w:r>
      <w:r w:rsidRPr="00821A47">
        <w:rPr>
          <w:sz w:val="22"/>
          <w:szCs w:val="22"/>
          <w:u w:val="single"/>
        </w:rPr>
        <w:t>or</w:t>
      </w:r>
    </w:p>
    <w:p w14:paraId="54345A4F" w14:textId="77777777" w:rsidR="00FB52EE" w:rsidRPr="00821A47" w:rsidRDefault="00FB52EE" w:rsidP="00572C36">
      <w:pPr>
        <w:pStyle w:val="1A1a1a"/>
        <w:ind w:left="2926" w:right="-23" w:hanging="2926"/>
        <w:jc w:val="both"/>
        <w:rPr>
          <w:i/>
          <w:sz w:val="12"/>
          <w:szCs w:val="12"/>
        </w:rPr>
      </w:pPr>
      <w:r w:rsidRPr="00821A47">
        <w:rPr>
          <w:i/>
          <w:sz w:val="22"/>
          <w:szCs w:val="22"/>
        </w:rPr>
        <w:br w:type="page"/>
      </w:r>
    </w:p>
    <w:p w14:paraId="77796A41" w14:textId="77777777" w:rsidR="00BB2696" w:rsidRPr="00821A47" w:rsidRDefault="00BB2696" w:rsidP="00572C36">
      <w:pPr>
        <w:pStyle w:val="1A1a1a"/>
        <w:ind w:left="2926" w:right="-23" w:hanging="2926"/>
        <w:jc w:val="both"/>
        <w:rPr>
          <w:i/>
          <w:sz w:val="22"/>
          <w:szCs w:val="22"/>
          <w:u w:val="single"/>
        </w:rPr>
      </w:pPr>
      <w:r w:rsidRPr="00821A47">
        <w:rPr>
          <w:i/>
          <w:sz w:val="22"/>
          <w:szCs w:val="22"/>
        </w:rPr>
        <w:tab/>
      </w:r>
      <w:r w:rsidRPr="00821A47">
        <w:rPr>
          <w:i/>
          <w:sz w:val="22"/>
          <w:szCs w:val="22"/>
        </w:rPr>
        <w:tab/>
      </w:r>
      <w:r w:rsidRPr="00821A47">
        <w:rPr>
          <w:i/>
          <w:sz w:val="22"/>
          <w:szCs w:val="22"/>
        </w:rPr>
        <w:tab/>
      </w:r>
      <w:r w:rsidRPr="00821A47">
        <w:rPr>
          <w:i/>
          <w:sz w:val="22"/>
          <w:szCs w:val="22"/>
        </w:rPr>
        <w:tab/>
      </w:r>
      <w:r w:rsidRPr="00821A47">
        <w:rPr>
          <w:i/>
          <w:sz w:val="22"/>
          <w:szCs w:val="22"/>
        </w:rPr>
        <w:tab/>
      </w:r>
      <w:r w:rsidRPr="00821A47">
        <w:rPr>
          <w:i/>
          <w:sz w:val="22"/>
          <w:szCs w:val="22"/>
        </w:rPr>
        <w:tab/>
      </w:r>
      <w:r w:rsidRPr="00821A47">
        <w:rPr>
          <w:i/>
          <w:sz w:val="22"/>
          <w:szCs w:val="22"/>
          <w:u w:val="single"/>
        </w:rPr>
        <w:t>Technical Note</w:t>
      </w:r>
    </w:p>
    <w:p w14:paraId="07EE2C7D" w14:textId="77777777" w:rsidR="00BB2696" w:rsidRPr="00821A47" w:rsidRDefault="00BB2696" w:rsidP="007A0AA6">
      <w:pPr>
        <w:pStyle w:val="1A1a1a"/>
        <w:ind w:left="2926" w:right="-22" w:hanging="2926"/>
        <w:jc w:val="both"/>
        <w:rPr>
          <w:i/>
          <w:sz w:val="22"/>
          <w:szCs w:val="22"/>
        </w:rPr>
      </w:pPr>
      <w:r w:rsidRPr="00821A47">
        <w:rPr>
          <w:i/>
          <w:sz w:val="22"/>
          <w:szCs w:val="22"/>
        </w:rPr>
        <w:tab/>
      </w:r>
      <w:r w:rsidRPr="00821A47">
        <w:rPr>
          <w:i/>
          <w:sz w:val="22"/>
          <w:szCs w:val="22"/>
        </w:rPr>
        <w:tab/>
      </w:r>
      <w:r w:rsidRPr="00821A47">
        <w:rPr>
          <w:i/>
          <w:sz w:val="22"/>
          <w:szCs w:val="22"/>
        </w:rPr>
        <w:tab/>
      </w:r>
      <w:r w:rsidRPr="00821A47">
        <w:rPr>
          <w:i/>
          <w:sz w:val="22"/>
          <w:szCs w:val="22"/>
        </w:rPr>
        <w:tab/>
      </w:r>
      <w:r w:rsidRPr="00821A47">
        <w:rPr>
          <w:i/>
          <w:sz w:val="22"/>
          <w:szCs w:val="22"/>
        </w:rPr>
        <w:tab/>
      </w:r>
      <w:r w:rsidRPr="00821A47">
        <w:rPr>
          <w:i/>
          <w:sz w:val="22"/>
          <w:szCs w:val="22"/>
        </w:rPr>
        <w:tab/>
      </w:r>
      <w:r w:rsidR="00347589" w:rsidRPr="00821A47">
        <w:rPr>
          <w:i/>
          <w:sz w:val="22"/>
          <w:szCs w:val="22"/>
        </w:rPr>
        <w:t>For the purposes of 6.A.1.a.1.c.1., t</w:t>
      </w:r>
      <w:r w:rsidR="00680CC4" w:rsidRPr="00821A47">
        <w:rPr>
          <w:i/>
          <w:sz w:val="22"/>
          <w:szCs w:val="22"/>
        </w:rPr>
        <w:t xml:space="preserve">he 'free-field Source Level </w:t>
      </w:r>
      <w:r w:rsidR="00680CC4" w:rsidRPr="00821A47">
        <w:rPr>
          <w:i/>
          <w:spacing w:val="-4"/>
          <w:sz w:val="22"/>
          <w:szCs w:val="22"/>
        </w:rPr>
        <w:t>(SL</w:t>
      </w:r>
      <w:r w:rsidR="00680CC4" w:rsidRPr="00821A47">
        <w:rPr>
          <w:i/>
          <w:spacing w:val="-4"/>
          <w:sz w:val="22"/>
          <w:szCs w:val="22"/>
          <w:vertAlign w:val="subscript"/>
        </w:rPr>
        <w:t>RMS</w:t>
      </w:r>
      <w:r w:rsidR="00680CC4" w:rsidRPr="00821A47">
        <w:rPr>
          <w:i/>
          <w:spacing w:val="-4"/>
          <w:sz w:val="22"/>
          <w:szCs w:val="22"/>
        </w:rPr>
        <w:t>)</w:t>
      </w:r>
      <w:r w:rsidR="00680CC4" w:rsidRPr="00821A47">
        <w:rPr>
          <w:i/>
          <w:sz w:val="22"/>
          <w:szCs w:val="22"/>
        </w:rPr>
        <w:t xml:space="preserve">' is defined along the maximum response axis and in the far field of the acoustic projector. It can be obtained from the Transmitting Voltage Response using the following equation: </w:t>
      </w:r>
      <w:r w:rsidR="00680CC4" w:rsidRPr="00821A47">
        <w:rPr>
          <w:i/>
          <w:spacing w:val="-4"/>
          <w:sz w:val="22"/>
          <w:szCs w:val="22"/>
        </w:rPr>
        <w:t>SL</w:t>
      </w:r>
      <w:r w:rsidR="00680CC4" w:rsidRPr="00821A47">
        <w:rPr>
          <w:i/>
          <w:spacing w:val="-4"/>
          <w:sz w:val="22"/>
          <w:szCs w:val="22"/>
          <w:vertAlign w:val="subscript"/>
        </w:rPr>
        <w:t>RMS</w:t>
      </w:r>
      <w:r w:rsidR="00680CC4" w:rsidRPr="00821A47">
        <w:rPr>
          <w:i/>
          <w:sz w:val="22"/>
          <w:szCs w:val="22"/>
        </w:rPr>
        <w:t xml:space="preserve"> = (TVR + 20log V</w:t>
      </w:r>
      <w:r w:rsidR="00680CC4" w:rsidRPr="00821A47">
        <w:rPr>
          <w:i/>
          <w:spacing w:val="-4"/>
          <w:sz w:val="22"/>
          <w:szCs w:val="22"/>
          <w:vertAlign w:val="subscript"/>
        </w:rPr>
        <w:t>RMS</w:t>
      </w:r>
      <w:r w:rsidR="00680CC4" w:rsidRPr="00821A47">
        <w:rPr>
          <w:i/>
          <w:spacing w:val="-4"/>
          <w:sz w:val="22"/>
          <w:szCs w:val="22"/>
        </w:rPr>
        <w:t>)</w:t>
      </w:r>
      <w:r w:rsidR="00680CC4" w:rsidRPr="00821A47">
        <w:rPr>
          <w:i/>
          <w:sz w:val="22"/>
          <w:szCs w:val="22"/>
        </w:rPr>
        <w:t xml:space="preserve"> dB (ref 1</w:t>
      </w:r>
      <w:r w:rsidR="00680CC4" w:rsidRPr="00821A47">
        <w:rPr>
          <w:i/>
          <w:spacing w:val="-4"/>
          <w:sz w:val="22"/>
          <w:szCs w:val="22"/>
        </w:rPr>
        <w:t>µPa at 1 m),</w:t>
      </w:r>
      <w:r w:rsidR="00680CC4" w:rsidRPr="00821A47">
        <w:rPr>
          <w:i/>
          <w:sz w:val="22"/>
          <w:szCs w:val="22"/>
        </w:rPr>
        <w:t xml:space="preserve"> where SL</w:t>
      </w:r>
      <w:r w:rsidR="00680CC4" w:rsidRPr="00821A47">
        <w:rPr>
          <w:i/>
          <w:spacing w:val="-4"/>
          <w:sz w:val="22"/>
          <w:szCs w:val="22"/>
          <w:vertAlign w:val="subscript"/>
        </w:rPr>
        <w:t>RMS</w:t>
      </w:r>
      <w:r w:rsidR="00680CC4" w:rsidRPr="00821A47">
        <w:rPr>
          <w:i/>
          <w:sz w:val="22"/>
          <w:szCs w:val="22"/>
        </w:rPr>
        <w:t xml:space="preserve"> is the source level, TVR is the Transmitting Voltage Response and V</w:t>
      </w:r>
      <w:r w:rsidR="00680CC4" w:rsidRPr="00821A47">
        <w:rPr>
          <w:i/>
          <w:spacing w:val="-4"/>
          <w:sz w:val="22"/>
          <w:szCs w:val="22"/>
          <w:vertAlign w:val="subscript"/>
        </w:rPr>
        <w:t>RMS</w:t>
      </w:r>
      <w:r w:rsidR="00680CC4" w:rsidRPr="00821A47">
        <w:rPr>
          <w:i/>
          <w:sz w:val="22"/>
          <w:szCs w:val="22"/>
        </w:rPr>
        <w:t xml:space="preserve"> is the Driving Voltage of the Projector.</w:t>
      </w:r>
    </w:p>
    <w:p w14:paraId="572D680A" w14:textId="77777777" w:rsidR="00C04855" w:rsidRPr="00821A47" w:rsidRDefault="00C04855">
      <w:pPr>
        <w:pStyle w:val="1A1a1a1"/>
        <w:ind w:right="-22"/>
        <w:jc w:val="both"/>
        <w:rPr>
          <w:sz w:val="12"/>
          <w:szCs w:val="12"/>
        </w:rPr>
      </w:pPr>
    </w:p>
    <w:p w14:paraId="03FD1D0E" w14:textId="77777777" w:rsidR="002D6C40" w:rsidRPr="00821A47" w:rsidRDefault="002D6C40" w:rsidP="002D6C40">
      <w:pPr>
        <w:pStyle w:val="1A1a1a1"/>
        <w:ind w:right="-22"/>
        <w:jc w:val="both"/>
        <w:rPr>
          <w:sz w:val="22"/>
          <w:szCs w:val="22"/>
        </w:rPr>
      </w:pPr>
      <w:r w:rsidRPr="00821A47">
        <w:rPr>
          <w:sz w:val="22"/>
          <w:szCs w:val="22"/>
        </w:rPr>
        <w:t>6.</w:t>
      </w:r>
      <w:r w:rsidRPr="00821A47">
        <w:rPr>
          <w:sz w:val="22"/>
          <w:szCs w:val="22"/>
        </w:rPr>
        <w:tab/>
        <w:t>A.</w:t>
      </w:r>
      <w:r w:rsidRPr="00821A47">
        <w:rPr>
          <w:sz w:val="22"/>
          <w:szCs w:val="22"/>
        </w:rPr>
        <w:tab/>
        <w:t>1.</w:t>
      </w:r>
      <w:r w:rsidRPr="00821A47">
        <w:rPr>
          <w:sz w:val="22"/>
          <w:szCs w:val="22"/>
        </w:rPr>
        <w:tab/>
        <w:t>a.</w:t>
      </w:r>
      <w:r w:rsidRPr="00821A47">
        <w:rPr>
          <w:sz w:val="22"/>
          <w:szCs w:val="22"/>
        </w:rPr>
        <w:tab/>
        <w:t>1.</w:t>
      </w:r>
      <w:r w:rsidRPr="00821A47">
        <w:rPr>
          <w:sz w:val="22"/>
          <w:szCs w:val="22"/>
        </w:rPr>
        <w:tab/>
        <w:t>c.</w:t>
      </w:r>
      <w:r w:rsidRPr="00821A47">
        <w:rPr>
          <w:sz w:val="22"/>
          <w:szCs w:val="22"/>
        </w:rPr>
        <w:tab/>
        <w:t>2.</w:t>
      </w:r>
      <w:r w:rsidRPr="00821A47">
        <w:rPr>
          <w:sz w:val="22"/>
          <w:szCs w:val="22"/>
        </w:rPr>
        <w:tab/>
      </w:r>
      <w:r w:rsidR="005028DD" w:rsidRPr="00821A47">
        <w:rPr>
          <w:sz w:val="22"/>
          <w:szCs w:val="22"/>
        </w:rPr>
        <w:t>Not used since 2014</w:t>
      </w:r>
    </w:p>
    <w:p w14:paraId="20505843" w14:textId="77777777" w:rsidR="005028DD" w:rsidRPr="00821A47" w:rsidRDefault="005028DD" w:rsidP="005375DA">
      <w:pPr>
        <w:pStyle w:val="1A1a1a1"/>
        <w:widowControl w:val="0"/>
        <w:tabs>
          <w:tab w:val="left" w:pos="2940"/>
        </w:tabs>
        <w:spacing w:before="60"/>
        <w:ind w:left="3612" w:right="-23" w:hanging="3612"/>
        <w:jc w:val="both"/>
        <w:rPr>
          <w:sz w:val="22"/>
          <w:szCs w:val="22"/>
        </w:rPr>
      </w:pP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r>
      <w:r w:rsidRPr="00821A47">
        <w:rPr>
          <w:i/>
          <w:sz w:val="22"/>
          <w:szCs w:val="22"/>
          <w:u w:val="single"/>
        </w:rPr>
        <w:t>N.B.</w:t>
      </w:r>
      <w:r w:rsidRPr="00821A47">
        <w:rPr>
          <w:sz w:val="22"/>
          <w:szCs w:val="22"/>
        </w:rPr>
        <w:tab/>
      </w:r>
      <w:r w:rsidR="00036255" w:rsidRPr="00821A47">
        <w:rPr>
          <w:i/>
          <w:iCs/>
          <w:sz w:val="22"/>
          <w:szCs w:val="22"/>
        </w:rPr>
        <w:t>F</w:t>
      </w:r>
      <w:r w:rsidRPr="00821A47">
        <w:rPr>
          <w:rFonts w:eastAsia="Times New Roman Italic+FPEF"/>
          <w:i/>
          <w:iCs/>
          <w:spacing w:val="-4"/>
          <w:sz w:val="22"/>
          <w:szCs w:val="22"/>
          <w:lang w:eastAsia="en-CA"/>
        </w:rPr>
        <w:t>or items previously specified in 6.A.1.a.1.c.2.</w:t>
      </w:r>
      <w:r w:rsidR="00036255" w:rsidRPr="00821A47">
        <w:rPr>
          <w:rFonts w:eastAsia="Times New Roman Italic+FPEF"/>
          <w:i/>
          <w:iCs/>
          <w:spacing w:val="-4"/>
          <w:sz w:val="22"/>
          <w:szCs w:val="22"/>
          <w:lang w:eastAsia="en-CA"/>
        </w:rPr>
        <w:t>, see 6.A.1.a.1.c.1.</w:t>
      </w:r>
    </w:p>
    <w:p w14:paraId="4556C254" w14:textId="77777777" w:rsidR="00CF3264" w:rsidRPr="00821A47" w:rsidRDefault="00CF3264" w:rsidP="005375DA">
      <w:pPr>
        <w:pStyle w:val="1A1a1a1"/>
        <w:spacing w:before="60"/>
        <w:ind w:right="-23"/>
        <w:jc w:val="both"/>
        <w:rPr>
          <w:sz w:val="22"/>
          <w:szCs w:val="22"/>
        </w:rPr>
      </w:pP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t>3.</w:t>
      </w:r>
      <w:r w:rsidRPr="00821A47">
        <w:rPr>
          <w:sz w:val="22"/>
          <w:szCs w:val="22"/>
        </w:rPr>
        <w:tab/>
        <w:t>Side-lobe suppression exceeding 22 </w:t>
      </w:r>
      <w:proofErr w:type="gramStart"/>
      <w:r w:rsidRPr="00821A47">
        <w:rPr>
          <w:sz w:val="22"/>
          <w:szCs w:val="22"/>
        </w:rPr>
        <w:t>dB;</w:t>
      </w:r>
      <w:proofErr w:type="gramEnd"/>
    </w:p>
    <w:p w14:paraId="2C69EF00" w14:textId="77777777" w:rsidR="00CF3264" w:rsidRPr="00821A47" w:rsidRDefault="00CF3264">
      <w:pPr>
        <w:pStyle w:val="1A1a1a"/>
        <w:ind w:right="-22"/>
        <w:jc w:val="both"/>
        <w:rPr>
          <w:sz w:val="12"/>
          <w:szCs w:val="12"/>
        </w:rPr>
      </w:pPr>
    </w:p>
    <w:p w14:paraId="7702AEB6" w14:textId="77777777" w:rsidR="00CF3264" w:rsidRPr="00821A47" w:rsidRDefault="00CF3264">
      <w:pPr>
        <w:pStyle w:val="1A1a1a"/>
        <w:ind w:right="-22"/>
        <w:jc w:val="both"/>
        <w:rPr>
          <w:sz w:val="22"/>
          <w:szCs w:val="22"/>
        </w:rPr>
      </w:pPr>
      <w:r w:rsidRPr="00821A47">
        <w:rPr>
          <w:sz w:val="22"/>
          <w:szCs w:val="22"/>
        </w:rPr>
        <w:t>6.</w:t>
      </w:r>
      <w:r w:rsidRPr="00821A47">
        <w:rPr>
          <w:sz w:val="22"/>
          <w:szCs w:val="22"/>
        </w:rPr>
        <w:tab/>
        <w:t>A.</w:t>
      </w:r>
      <w:r w:rsidRPr="00821A47">
        <w:rPr>
          <w:sz w:val="22"/>
          <w:szCs w:val="22"/>
        </w:rPr>
        <w:tab/>
        <w:t>1.</w:t>
      </w:r>
      <w:r w:rsidRPr="00821A47">
        <w:rPr>
          <w:sz w:val="22"/>
          <w:szCs w:val="22"/>
        </w:rPr>
        <w:tab/>
        <w:t>a.</w:t>
      </w:r>
      <w:r w:rsidRPr="00821A47">
        <w:rPr>
          <w:sz w:val="22"/>
          <w:szCs w:val="22"/>
        </w:rPr>
        <w:tab/>
        <w:t>1.</w:t>
      </w:r>
      <w:r w:rsidRPr="00821A47">
        <w:rPr>
          <w:sz w:val="22"/>
          <w:szCs w:val="22"/>
        </w:rPr>
        <w:tab/>
        <w:t>d.</w:t>
      </w:r>
      <w:r w:rsidRPr="00821A47">
        <w:rPr>
          <w:sz w:val="22"/>
          <w:szCs w:val="22"/>
        </w:rPr>
        <w:tab/>
        <w:t xml:space="preserve">Acoustic systems </w:t>
      </w:r>
      <w:r w:rsidRPr="00821A47">
        <w:rPr>
          <w:bCs/>
          <w:sz w:val="22"/>
          <w:szCs w:val="22"/>
        </w:rPr>
        <w:t>and</w:t>
      </w:r>
      <w:r w:rsidRPr="00821A47">
        <w:rPr>
          <w:sz w:val="22"/>
          <w:szCs w:val="22"/>
        </w:rPr>
        <w:t xml:space="preserve"> equipment, </w:t>
      </w:r>
      <w:r w:rsidRPr="00821A47">
        <w:rPr>
          <w:bCs/>
          <w:sz w:val="22"/>
          <w:szCs w:val="22"/>
        </w:rPr>
        <w:t>designed</w:t>
      </w:r>
      <w:r w:rsidRPr="00821A47">
        <w:rPr>
          <w:sz w:val="22"/>
          <w:szCs w:val="22"/>
        </w:rPr>
        <w:t xml:space="preserve"> to determin</w:t>
      </w:r>
      <w:r w:rsidRPr="00821A47">
        <w:rPr>
          <w:bCs/>
          <w:sz w:val="22"/>
          <w:szCs w:val="22"/>
        </w:rPr>
        <w:t>e</w:t>
      </w:r>
      <w:r w:rsidRPr="00821A47">
        <w:rPr>
          <w:sz w:val="22"/>
          <w:szCs w:val="22"/>
        </w:rPr>
        <w:t xml:space="preserve"> the position of surface vessels or </w:t>
      </w:r>
      <w:r w:rsidR="007B5964" w:rsidRPr="00821A47">
        <w:rPr>
          <w:sz w:val="22"/>
          <w:szCs w:val="22"/>
        </w:rPr>
        <w:t xml:space="preserve">submersible </w:t>
      </w:r>
      <w:r w:rsidRPr="00821A47">
        <w:rPr>
          <w:sz w:val="22"/>
          <w:szCs w:val="22"/>
        </w:rPr>
        <w:t xml:space="preserve">vehicles and having </w:t>
      </w:r>
      <w:proofErr w:type="gramStart"/>
      <w:r w:rsidRPr="00821A47">
        <w:rPr>
          <w:sz w:val="22"/>
          <w:szCs w:val="22"/>
        </w:rPr>
        <w:t>all of</w:t>
      </w:r>
      <w:proofErr w:type="gramEnd"/>
      <w:r w:rsidRPr="00821A47">
        <w:rPr>
          <w:sz w:val="22"/>
          <w:szCs w:val="22"/>
        </w:rPr>
        <w:t xml:space="preserve"> the following, and specially designed components therefor:</w:t>
      </w:r>
    </w:p>
    <w:p w14:paraId="3CF5628B" w14:textId="77777777" w:rsidR="00CF3264" w:rsidRPr="00821A47" w:rsidRDefault="00CF3264">
      <w:pPr>
        <w:pStyle w:val="1A1a1a1"/>
        <w:ind w:right="49"/>
        <w:jc w:val="both"/>
        <w:rPr>
          <w:sz w:val="22"/>
          <w:szCs w:val="22"/>
        </w:rPr>
      </w:pP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t>1.</w:t>
      </w:r>
      <w:r w:rsidRPr="00821A47">
        <w:rPr>
          <w:sz w:val="22"/>
          <w:szCs w:val="22"/>
        </w:rPr>
        <w:tab/>
        <w:t xml:space="preserve">Detection range exceeding 1,000 m; </w:t>
      </w:r>
      <w:r w:rsidRPr="00821A47">
        <w:rPr>
          <w:sz w:val="22"/>
          <w:szCs w:val="22"/>
          <w:u w:val="single"/>
        </w:rPr>
        <w:t>and</w:t>
      </w:r>
    </w:p>
    <w:p w14:paraId="2CD25407" w14:textId="77777777" w:rsidR="00CF3264" w:rsidRPr="00821A47" w:rsidRDefault="00CF3264">
      <w:pPr>
        <w:pStyle w:val="1A1a1a1"/>
        <w:ind w:right="49"/>
        <w:jc w:val="both"/>
        <w:rPr>
          <w:sz w:val="22"/>
          <w:szCs w:val="22"/>
        </w:rPr>
      </w:pP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t>2.</w:t>
      </w:r>
      <w:r w:rsidRPr="00821A47">
        <w:rPr>
          <w:sz w:val="22"/>
          <w:szCs w:val="22"/>
        </w:rPr>
        <w:tab/>
      </w:r>
      <w:r w:rsidR="00190650" w:rsidRPr="00821A47">
        <w:rPr>
          <w:spacing w:val="-4"/>
          <w:sz w:val="22"/>
          <w:szCs w:val="22"/>
        </w:rPr>
        <w:t>Determined position error</w:t>
      </w:r>
      <w:r w:rsidR="00190650" w:rsidRPr="00821A47">
        <w:rPr>
          <w:spacing w:val="-4"/>
          <w:szCs w:val="24"/>
        </w:rPr>
        <w:t xml:space="preserve"> </w:t>
      </w:r>
      <w:r w:rsidRPr="00821A47">
        <w:rPr>
          <w:sz w:val="22"/>
          <w:szCs w:val="22"/>
        </w:rPr>
        <w:t xml:space="preserve">of less than </w:t>
      </w:r>
      <w:r w:rsidRPr="00821A47">
        <w:rPr>
          <w:spacing w:val="-2"/>
          <w:sz w:val="22"/>
          <w:szCs w:val="22"/>
        </w:rPr>
        <w:t xml:space="preserve">10 m rms (root mean square) when measured at a range of 1,000 </w:t>
      </w:r>
      <w:proofErr w:type="gramStart"/>
      <w:r w:rsidRPr="00821A47">
        <w:rPr>
          <w:spacing w:val="-2"/>
          <w:sz w:val="22"/>
          <w:szCs w:val="22"/>
        </w:rPr>
        <w:t>m;</w:t>
      </w:r>
      <w:proofErr w:type="gramEnd"/>
      <w:r w:rsidRPr="00821A47">
        <w:rPr>
          <w:spacing w:val="-2"/>
          <w:sz w:val="22"/>
          <w:szCs w:val="22"/>
        </w:rPr>
        <w:t xml:space="preserve"> </w:t>
      </w:r>
    </w:p>
    <w:p w14:paraId="1BEE48BE" w14:textId="77777777" w:rsidR="00CF3264" w:rsidRPr="00821A47" w:rsidRDefault="00CF3264">
      <w:pPr>
        <w:pStyle w:val="1A1a1anote1"/>
        <w:spacing w:before="60"/>
        <w:ind w:left="3339" w:right="-23" w:hanging="799"/>
        <w:jc w:val="both"/>
        <w:rPr>
          <w:i/>
          <w:sz w:val="22"/>
          <w:szCs w:val="22"/>
        </w:rPr>
      </w:pPr>
      <w:r w:rsidRPr="00821A47">
        <w:rPr>
          <w:i/>
          <w:sz w:val="22"/>
          <w:szCs w:val="22"/>
          <w:u w:val="single"/>
        </w:rPr>
        <w:t>Note</w:t>
      </w:r>
      <w:r w:rsidRPr="00821A47">
        <w:rPr>
          <w:i/>
          <w:sz w:val="22"/>
          <w:szCs w:val="22"/>
        </w:rPr>
        <w:tab/>
      </w:r>
      <w:proofErr w:type="gramStart"/>
      <w:r w:rsidRPr="00821A47">
        <w:rPr>
          <w:i/>
          <w:sz w:val="22"/>
          <w:szCs w:val="22"/>
        </w:rPr>
        <w:t>6.A.1.a.1.d.</w:t>
      </w:r>
      <w:proofErr w:type="gramEnd"/>
      <w:r w:rsidRPr="00821A47">
        <w:rPr>
          <w:i/>
          <w:sz w:val="22"/>
          <w:szCs w:val="22"/>
        </w:rPr>
        <w:t xml:space="preserve"> includes:</w:t>
      </w:r>
    </w:p>
    <w:p w14:paraId="1F695D58" w14:textId="77777777" w:rsidR="00CF3264" w:rsidRPr="00821A47" w:rsidRDefault="00CF3264">
      <w:pPr>
        <w:pStyle w:val="1A1a1anote1"/>
        <w:tabs>
          <w:tab w:val="left" w:pos="3420"/>
        </w:tabs>
        <w:ind w:left="3820" w:right="-22" w:hanging="1280"/>
        <w:jc w:val="both"/>
        <w:rPr>
          <w:i/>
          <w:spacing w:val="-6"/>
          <w:sz w:val="22"/>
          <w:szCs w:val="22"/>
        </w:rPr>
      </w:pPr>
      <w:r w:rsidRPr="00821A47">
        <w:rPr>
          <w:i/>
          <w:sz w:val="22"/>
          <w:szCs w:val="22"/>
        </w:rPr>
        <w:tab/>
        <w:t>a.</w:t>
      </w:r>
      <w:r w:rsidRPr="00821A47">
        <w:rPr>
          <w:i/>
          <w:sz w:val="22"/>
          <w:szCs w:val="22"/>
        </w:rPr>
        <w:tab/>
      </w:r>
      <w:r w:rsidRPr="00821A47">
        <w:rPr>
          <w:i/>
          <w:spacing w:val="-6"/>
          <w:sz w:val="22"/>
          <w:szCs w:val="22"/>
        </w:rPr>
        <w:t xml:space="preserve">Equipment using coherent "signal processing" between two or more beacons and the hydrophone unit carried by the surface vessel or </w:t>
      </w:r>
      <w:r w:rsidR="007B5964" w:rsidRPr="00821A47">
        <w:rPr>
          <w:i/>
          <w:spacing w:val="-6"/>
          <w:sz w:val="22"/>
          <w:szCs w:val="22"/>
        </w:rPr>
        <w:t xml:space="preserve">submersible </w:t>
      </w:r>
      <w:proofErr w:type="gramStart"/>
      <w:r w:rsidRPr="00821A47">
        <w:rPr>
          <w:i/>
          <w:spacing w:val="-6"/>
          <w:sz w:val="22"/>
          <w:szCs w:val="22"/>
        </w:rPr>
        <w:t>vehicle;</w:t>
      </w:r>
      <w:proofErr w:type="gramEnd"/>
    </w:p>
    <w:p w14:paraId="282EB4EA" w14:textId="77777777" w:rsidR="00CF3264" w:rsidRPr="00821A47" w:rsidRDefault="00CF3264">
      <w:pPr>
        <w:pStyle w:val="1A1a1anote1"/>
        <w:tabs>
          <w:tab w:val="left" w:pos="3420"/>
        </w:tabs>
        <w:ind w:left="3820" w:right="-22" w:hanging="1280"/>
        <w:jc w:val="both"/>
        <w:rPr>
          <w:i/>
          <w:sz w:val="22"/>
          <w:szCs w:val="22"/>
        </w:rPr>
      </w:pPr>
      <w:r w:rsidRPr="00821A47">
        <w:rPr>
          <w:i/>
          <w:sz w:val="22"/>
          <w:szCs w:val="22"/>
        </w:rPr>
        <w:tab/>
        <w:t>b.</w:t>
      </w:r>
      <w:r w:rsidRPr="00821A47">
        <w:rPr>
          <w:i/>
          <w:sz w:val="22"/>
          <w:szCs w:val="22"/>
        </w:rPr>
        <w:tab/>
        <w:t>Equipment capable of automatically correcting speed-of-sound propagation errors for calculation of a point.</w:t>
      </w:r>
    </w:p>
    <w:p w14:paraId="22DF3479" w14:textId="77777777" w:rsidR="00CF3264" w:rsidRPr="00821A47" w:rsidRDefault="00CF3264">
      <w:pPr>
        <w:pStyle w:val="1A1a1"/>
        <w:ind w:right="-22"/>
        <w:jc w:val="both"/>
        <w:rPr>
          <w:sz w:val="12"/>
          <w:szCs w:val="12"/>
        </w:rPr>
      </w:pPr>
    </w:p>
    <w:p w14:paraId="67ECDA06" w14:textId="77777777" w:rsidR="00CF3264" w:rsidRPr="00821A47" w:rsidRDefault="00CF3264">
      <w:pPr>
        <w:pStyle w:val="1A1a1a"/>
        <w:ind w:right="-22"/>
        <w:jc w:val="both"/>
        <w:rPr>
          <w:sz w:val="22"/>
          <w:szCs w:val="22"/>
        </w:rPr>
      </w:pPr>
      <w:r w:rsidRPr="00821A47">
        <w:rPr>
          <w:sz w:val="22"/>
          <w:szCs w:val="22"/>
        </w:rPr>
        <w:t>6.</w:t>
      </w:r>
      <w:r w:rsidRPr="00821A47">
        <w:rPr>
          <w:sz w:val="22"/>
          <w:szCs w:val="22"/>
        </w:rPr>
        <w:tab/>
        <w:t>A.</w:t>
      </w:r>
      <w:r w:rsidRPr="00821A47">
        <w:rPr>
          <w:sz w:val="22"/>
          <w:szCs w:val="22"/>
        </w:rPr>
        <w:tab/>
        <w:t>1.</w:t>
      </w:r>
      <w:r w:rsidRPr="00821A47">
        <w:rPr>
          <w:sz w:val="22"/>
          <w:szCs w:val="22"/>
        </w:rPr>
        <w:tab/>
        <w:t>a.</w:t>
      </w:r>
      <w:r w:rsidRPr="00821A47">
        <w:rPr>
          <w:sz w:val="22"/>
          <w:szCs w:val="22"/>
        </w:rPr>
        <w:tab/>
        <w:t>1.</w:t>
      </w:r>
      <w:r w:rsidRPr="00821A47">
        <w:rPr>
          <w:sz w:val="22"/>
          <w:szCs w:val="22"/>
        </w:rPr>
        <w:tab/>
        <w:t>e.</w:t>
      </w:r>
      <w:r w:rsidRPr="00821A47">
        <w:rPr>
          <w:sz w:val="22"/>
          <w:szCs w:val="22"/>
        </w:rPr>
        <w:tab/>
        <w:t xml:space="preserve">Active individual sonars, specially designed or modified to detect, locate and automatically classify swimmers or divers, having </w:t>
      </w:r>
      <w:proofErr w:type="gramStart"/>
      <w:r w:rsidRPr="00821A47">
        <w:rPr>
          <w:sz w:val="22"/>
          <w:szCs w:val="22"/>
        </w:rPr>
        <w:t>all of</w:t>
      </w:r>
      <w:proofErr w:type="gramEnd"/>
      <w:r w:rsidRPr="00821A47">
        <w:rPr>
          <w:sz w:val="22"/>
          <w:szCs w:val="22"/>
        </w:rPr>
        <w:t xml:space="preserve"> the following</w:t>
      </w:r>
      <w:r w:rsidR="002F27CA" w:rsidRPr="00821A47">
        <w:rPr>
          <w:sz w:val="22"/>
          <w:szCs w:val="22"/>
        </w:rPr>
        <w:t>, and specially designed transmitting and receiving acoustic arrays therefor:</w:t>
      </w:r>
    </w:p>
    <w:p w14:paraId="047510BE" w14:textId="77777777" w:rsidR="00CF3264" w:rsidRPr="00821A47" w:rsidRDefault="00CF3264">
      <w:pPr>
        <w:pStyle w:val="1A1a1a1"/>
        <w:ind w:right="49"/>
        <w:jc w:val="both"/>
        <w:rPr>
          <w:sz w:val="22"/>
          <w:szCs w:val="22"/>
        </w:rPr>
      </w:pP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t>1.</w:t>
      </w:r>
      <w:r w:rsidRPr="00821A47">
        <w:rPr>
          <w:sz w:val="22"/>
          <w:szCs w:val="22"/>
        </w:rPr>
        <w:tab/>
        <w:t xml:space="preserve">Detection range exceeding 530 </w:t>
      </w:r>
      <w:proofErr w:type="gramStart"/>
      <w:r w:rsidRPr="00821A47">
        <w:rPr>
          <w:sz w:val="22"/>
          <w:szCs w:val="22"/>
        </w:rPr>
        <w:t>m;</w:t>
      </w:r>
      <w:proofErr w:type="gramEnd"/>
    </w:p>
    <w:p w14:paraId="1A100678" w14:textId="77777777" w:rsidR="00CF3264" w:rsidRPr="00821A47" w:rsidRDefault="00CF3264">
      <w:pPr>
        <w:pStyle w:val="1A1a1a1"/>
        <w:ind w:right="49"/>
        <w:jc w:val="both"/>
        <w:rPr>
          <w:sz w:val="22"/>
          <w:szCs w:val="22"/>
        </w:rPr>
      </w:pP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t>2.</w:t>
      </w:r>
      <w:r w:rsidRPr="00821A47">
        <w:rPr>
          <w:sz w:val="22"/>
          <w:szCs w:val="22"/>
        </w:rPr>
        <w:tab/>
      </w:r>
      <w:r w:rsidR="00190650" w:rsidRPr="00821A47">
        <w:rPr>
          <w:spacing w:val="-4"/>
          <w:sz w:val="22"/>
          <w:szCs w:val="22"/>
        </w:rPr>
        <w:t>Determined position error</w:t>
      </w:r>
      <w:r w:rsidR="00190650" w:rsidRPr="00821A47">
        <w:rPr>
          <w:spacing w:val="-4"/>
          <w:szCs w:val="24"/>
        </w:rPr>
        <w:t xml:space="preserve"> </w:t>
      </w:r>
      <w:r w:rsidRPr="00821A47">
        <w:rPr>
          <w:sz w:val="22"/>
          <w:szCs w:val="22"/>
        </w:rPr>
        <w:t xml:space="preserve">of less than 15 m rms (root mean square) when measured at a range of 530 m; </w:t>
      </w:r>
      <w:r w:rsidRPr="00821A47">
        <w:rPr>
          <w:sz w:val="22"/>
          <w:szCs w:val="22"/>
          <w:u w:val="single"/>
        </w:rPr>
        <w:t>and</w:t>
      </w:r>
    </w:p>
    <w:p w14:paraId="73D4DAF8" w14:textId="77777777" w:rsidR="00CF3264" w:rsidRPr="00821A47" w:rsidRDefault="00CF3264">
      <w:pPr>
        <w:pStyle w:val="1A1a1a1"/>
        <w:ind w:right="49"/>
        <w:jc w:val="both"/>
        <w:rPr>
          <w:sz w:val="22"/>
          <w:szCs w:val="22"/>
        </w:rPr>
      </w:pP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t>3.</w:t>
      </w:r>
      <w:r w:rsidRPr="00821A47">
        <w:rPr>
          <w:sz w:val="22"/>
          <w:szCs w:val="22"/>
        </w:rPr>
        <w:tab/>
        <w:t xml:space="preserve">Transmitted pulse signal bandwidth exceeding 3 </w:t>
      </w:r>
      <w:proofErr w:type="gramStart"/>
      <w:r w:rsidRPr="00821A47">
        <w:rPr>
          <w:sz w:val="22"/>
          <w:szCs w:val="22"/>
        </w:rPr>
        <w:t>kHz;</w:t>
      </w:r>
      <w:proofErr w:type="gramEnd"/>
    </w:p>
    <w:p w14:paraId="47E150D5" w14:textId="77777777" w:rsidR="00CF3264" w:rsidRPr="00821A47" w:rsidRDefault="00CF3264" w:rsidP="005375DA">
      <w:pPr>
        <w:pStyle w:val="1A1a1anote1"/>
        <w:spacing w:before="60"/>
        <w:ind w:left="3339" w:hanging="799"/>
        <w:jc w:val="both"/>
        <w:rPr>
          <w:i/>
          <w:sz w:val="22"/>
          <w:szCs w:val="22"/>
        </w:rPr>
      </w:pPr>
      <w:r w:rsidRPr="00821A47">
        <w:rPr>
          <w:i/>
          <w:sz w:val="22"/>
          <w:szCs w:val="22"/>
          <w:u w:val="single"/>
        </w:rPr>
        <w:t>N.B.</w:t>
      </w:r>
      <w:r w:rsidRPr="00821A47">
        <w:rPr>
          <w:i/>
          <w:sz w:val="22"/>
          <w:szCs w:val="22"/>
        </w:rPr>
        <w:tab/>
      </w:r>
      <w:r w:rsidRPr="00821A47">
        <w:rPr>
          <w:i/>
          <w:sz w:val="22"/>
          <w:szCs w:val="22"/>
          <w:lang w:val="en-US"/>
        </w:rPr>
        <w:t>For diver detection systems specially designed or modified for military use, see the Munitions List.</w:t>
      </w:r>
    </w:p>
    <w:p w14:paraId="29E6D538" w14:textId="77777777" w:rsidR="00CF3264" w:rsidRPr="00821A47" w:rsidRDefault="00CF3264" w:rsidP="005375DA">
      <w:pPr>
        <w:pStyle w:val="1A1a1anote1"/>
        <w:spacing w:before="60"/>
        <w:ind w:left="3339" w:hanging="799"/>
        <w:jc w:val="both"/>
        <w:rPr>
          <w:sz w:val="22"/>
          <w:szCs w:val="22"/>
        </w:rPr>
      </w:pPr>
      <w:r w:rsidRPr="00821A47">
        <w:rPr>
          <w:i/>
          <w:sz w:val="22"/>
          <w:szCs w:val="22"/>
          <w:u w:val="single"/>
        </w:rPr>
        <w:t>Note</w:t>
      </w:r>
      <w:r w:rsidRPr="00821A47">
        <w:rPr>
          <w:i/>
          <w:sz w:val="22"/>
          <w:szCs w:val="22"/>
        </w:rPr>
        <w:tab/>
      </w:r>
      <w:r w:rsidRPr="00821A47">
        <w:rPr>
          <w:i/>
          <w:sz w:val="22"/>
          <w:szCs w:val="22"/>
          <w:lang w:val="en-US"/>
        </w:rPr>
        <w:t>For 6.A.1.a.1.e., where multiple detection ranges are specified for various environments, the greatest detection range is used.</w:t>
      </w:r>
    </w:p>
    <w:p w14:paraId="178E9705" w14:textId="77777777" w:rsidR="00CF3264" w:rsidRPr="00821A47" w:rsidRDefault="00CF3264">
      <w:pPr>
        <w:pStyle w:val="1A1a1"/>
        <w:ind w:right="-22"/>
        <w:jc w:val="both"/>
        <w:rPr>
          <w:sz w:val="12"/>
          <w:szCs w:val="12"/>
        </w:rPr>
      </w:pPr>
    </w:p>
    <w:p w14:paraId="54444DD7" w14:textId="77777777" w:rsidR="00CF3264" w:rsidRPr="00821A47" w:rsidRDefault="00CF3264">
      <w:pPr>
        <w:pStyle w:val="1A1a1"/>
        <w:ind w:right="-22"/>
        <w:jc w:val="both"/>
        <w:rPr>
          <w:sz w:val="22"/>
          <w:szCs w:val="22"/>
        </w:rPr>
      </w:pPr>
      <w:r w:rsidRPr="00821A47">
        <w:rPr>
          <w:sz w:val="22"/>
          <w:szCs w:val="22"/>
        </w:rPr>
        <w:t>6.</w:t>
      </w:r>
      <w:r w:rsidRPr="00821A47">
        <w:rPr>
          <w:sz w:val="22"/>
          <w:szCs w:val="22"/>
        </w:rPr>
        <w:tab/>
        <w:t>A.</w:t>
      </w:r>
      <w:r w:rsidRPr="00821A47">
        <w:rPr>
          <w:sz w:val="22"/>
          <w:szCs w:val="22"/>
        </w:rPr>
        <w:tab/>
        <w:t>1.</w:t>
      </w:r>
      <w:r w:rsidRPr="00821A47">
        <w:rPr>
          <w:sz w:val="22"/>
          <w:szCs w:val="22"/>
        </w:rPr>
        <w:tab/>
        <w:t>a.</w:t>
      </w:r>
      <w:r w:rsidRPr="00821A47">
        <w:rPr>
          <w:sz w:val="22"/>
          <w:szCs w:val="22"/>
        </w:rPr>
        <w:tab/>
        <w:t>2.</w:t>
      </w:r>
      <w:r w:rsidRPr="00821A47">
        <w:rPr>
          <w:sz w:val="22"/>
          <w:szCs w:val="22"/>
        </w:rPr>
        <w:tab/>
        <w:t>Passive systems, equipment and specially designed components therefor, as follows:</w:t>
      </w:r>
    </w:p>
    <w:p w14:paraId="5B6B25B1" w14:textId="77777777" w:rsidR="00D144AC" w:rsidRPr="00821A47" w:rsidRDefault="00D144AC" w:rsidP="00D144AC">
      <w:pPr>
        <w:tabs>
          <w:tab w:val="left" w:pos="2076"/>
        </w:tabs>
        <w:spacing w:before="60"/>
        <w:ind w:left="2869" w:right="28" w:hanging="2869"/>
        <w:jc w:val="both"/>
        <w:rPr>
          <w:i/>
          <w:sz w:val="22"/>
          <w:szCs w:val="22"/>
        </w:rPr>
      </w:pPr>
      <w:r w:rsidRPr="00821A47">
        <w:rPr>
          <w:b/>
          <w:i/>
          <w:sz w:val="22"/>
          <w:szCs w:val="22"/>
        </w:rPr>
        <w:tab/>
      </w:r>
      <w:r w:rsidRPr="00821A47">
        <w:rPr>
          <w:i/>
          <w:sz w:val="22"/>
          <w:szCs w:val="22"/>
          <w:u w:val="single"/>
        </w:rPr>
        <w:t>Note</w:t>
      </w:r>
      <w:r w:rsidRPr="00821A47">
        <w:rPr>
          <w:i/>
          <w:sz w:val="22"/>
          <w:szCs w:val="22"/>
        </w:rPr>
        <w:tab/>
      </w:r>
      <w:proofErr w:type="gramStart"/>
      <w:r w:rsidRPr="00821A47">
        <w:rPr>
          <w:i/>
          <w:sz w:val="22"/>
          <w:szCs w:val="22"/>
        </w:rPr>
        <w:t>6.A.1.a.</w:t>
      </w:r>
      <w:proofErr w:type="gramEnd"/>
      <w:r w:rsidRPr="00821A47">
        <w:rPr>
          <w:i/>
          <w:sz w:val="22"/>
          <w:szCs w:val="22"/>
        </w:rPr>
        <w:t xml:space="preserve">2. also applies to receiving equipment, </w:t>
      </w:r>
      <w:proofErr w:type="gramStart"/>
      <w:r w:rsidRPr="00821A47">
        <w:rPr>
          <w:i/>
          <w:sz w:val="22"/>
          <w:szCs w:val="22"/>
        </w:rPr>
        <w:t>whether or not</w:t>
      </w:r>
      <w:proofErr w:type="gramEnd"/>
      <w:r w:rsidRPr="00821A47">
        <w:rPr>
          <w:i/>
          <w:sz w:val="22"/>
          <w:szCs w:val="22"/>
        </w:rPr>
        <w:t xml:space="preserve"> related in normal application to separate active equipment, and specially designed components therefor.</w:t>
      </w:r>
    </w:p>
    <w:p w14:paraId="3891E96B" w14:textId="77777777" w:rsidR="00CF3264" w:rsidRPr="00821A47" w:rsidRDefault="00D144AC" w:rsidP="00512E92">
      <w:pPr>
        <w:pStyle w:val="1A1a1"/>
        <w:ind w:right="-22"/>
        <w:jc w:val="both"/>
        <w:rPr>
          <w:sz w:val="22"/>
          <w:szCs w:val="22"/>
        </w:rPr>
      </w:pPr>
      <w:r w:rsidRPr="00821A47">
        <w:rPr>
          <w:sz w:val="22"/>
          <w:szCs w:val="22"/>
        </w:rPr>
        <w:br w:type="page"/>
      </w:r>
      <w:r w:rsidRPr="00821A47">
        <w:rPr>
          <w:sz w:val="22"/>
          <w:szCs w:val="22"/>
        </w:rPr>
        <w:lastRenderedPageBreak/>
        <w:t>6.</w:t>
      </w:r>
      <w:r w:rsidRPr="00821A47">
        <w:rPr>
          <w:sz w:val="22"/>
          <w:szCs w:val="22"/>
        </w:rPr>
        <w:tab/>
        <w:t>A.</w:t>
      </w:r>
      <w:r w:rsidRPr="00821A47">
        <w:rPr>
          <w:sz w:val="22"/>
          <w:szCs w:val="22"/>
        </w:rPr>
        <w:tab/>
        <w:t>1.</w:t>
      </w:r>
      <w:r w:rsidRPr="00821A47">
        <w:rPr>
          <w:sz w:val="22"/>
          <w:szCs w:val="22"/>
        </w:rPr>
        <w:tab/>
        <w:t>a.</w:t>
      </w:r>
      <w:r w:rsidRPr="00821A47">
        <w:rPr>
          <w:sz w:val="22"/>
          <w:szCs w:val="22"/>
        </w:rPr>
        <w:tab/>
        <w:t>2.</w:t>
      </w:r>
      <w:r w:rsidRPr="00821A47">
        <w:rPr>
          <w:sz w:val="22"/>
          <w:szCs w:val="22"/>
        </w:rPr>
        <w:tab/>
      </w:r>
      <w:r w:rsidR="00CF3264" w:rsidRPr="00821A47">
        <w:rPr>
          <w:sz w:val="22"/>
          <w:szCs w:val="22"/>
        </w:rPr>
        <w:t>a.</w:t>
      </w:r>
      <w:r w:rsidR="00B926BB" w:rsidRPr="00821A47">
        <w:rPr>
          <w:sz w:val="22"/>
          <w:szCs w:val="22"/>
        </w:rPr>
        <w:t xml:space="preserve">      </w:t>
      </w:r>
      <w:r w:rsidR="00CF3264" w:rsidRPr="00821A47">
        <w:rPr>
          <w:sz w:val="22"/>
          <w:szCs w:val="22"/>
        </w:rPr>
        <w:t>Hydrophones having any of the following:</w:t>
      </w:r>
    </w:p>
    <w:p w14:paraId="50B479D9" w14:textId="77777777" w:rsidR="00CF3264" w:rsidRPr="00821A47" w:rsidRDefault="00CF3264">
      <w:pPr>
        <w:pStyle w:val="1A1a1anote1"/>
        <w:spacing w:before="60"/>
        <w:ind w:left="3339" w:right="-23" w:hanging="799"/>
        <w:jc w:val="both"/>
        <w:rPr>
          <w:i/>
          <w:sz w:val="22"/>
          <w:szCs w:val="22"/>
        </w:rPr>
      </w:pPr>
      <w:r w:rsidRPr="00821A47">
        <w:rPr>
          <w:i/>
          <w:sz w:val="22"/>
          <w:szCs w:val="22"/>
          <w:u w:val="single"/>
        </w:rPr>
        <w:t>Note</w:t>
      </w:r>
      <w:r w:rsidRPr="00821A47">
        <w:rPr>
          <w:i/>
          <w:sz w:val="22"/>
          <w:szCs w:val="22"/>
        </w:rPr>
        <w:tab/>
        <w:t>The status of hydrophones specially designed for other equipment is determined by the status of the other equipment.</w:t>
      </w:r>
    </w:p>
    <w:p w14:paraId="36B35AB7" w14:textId="77777777" w:rsidR="009A4929" w:rsidRPr="00821A47" w:rsidRDefault="009A4929" w:rsidP="005375DA">
      <w:pPr>
        <w:spacing w:before="60"/>
        <w:ind w:left="3339" w:right="-23" w:hanging="799"/>
        <w:jc w:val="both"/>
        <w:rPr>
          <w:i/>
          <w:sz w:val="22"/>
          <w:szCs w:val="22"/>
        </w:rPr>
      </w:pPr>
      <w:r w:rsidRPr="00821A47">
        <w:rPr>
          <w:i/>
          <w:sz w:val="22"/>
          <w:szCs w:val="22"/>
          <w:u w:val="single"/>
        </w:rPr>
        <w:t>Technical Note</w:t>
      </w:r>
      <w:r w:rsidR="00D144AC" w:rsidRPr="00821A47">
        <w:rPr>
          <w:i/>
          <w:sz w:val="22"/>
          <w:szCs w:val="22"/>
          <w:u w:val="single"/>
        </w:rPr>
        <w:t>s</w:t>
      </w:r>
    </w:p>
    <w:p w14:paraId="19ABF301" w14:textId="77777777" w:rsidR="00AE7D5A" w:rsidRPr="00821A47" w:rsidRDefault="00AE7D5A" w:rsidP="00AE7D5A">
      <w:pPr>
        <w:ind w:left="3339" w:right="-23" w:hanging="799"/>
        <w:jc w:val="both"/>
        <w:rPr>
          <w:i/>
          <w:sz w:val="22"/>
          <w:szCs w:val="22"/>
        </w:rPr>
      </w:pPr>
      <w:r w:rsidRPr="00821A47">
        <w:rPr>
          <w:i/>
          <w:sz w:val="22"/>
          <w:szCs w:val="22"/>
        </w:rPr>
        <w:t>For the purposes of 6.A.1.a.2.a.:</w:t>
      </w:r>
    </w:p>
    <w:p w14:paraId="74961CA4" w14:textId="77777777" w:rsidR="00D144AC" w:rsidRPr="00821A47" w:rsidRDefault="00D144AC" w:rsidP="00D144AC">
      <w:pPr>
        <w:ind w:left="2884" w:right="-23" w:hanging="378"/>
        <w:jc w:val="both"/>
        <w:rPr>
          <w:i/>
          <w:sz w:val="22"/>
          <w:szCs w:val="22"/>
        </w:rPr>
      </w:pPr>
      <w:r w:rsidRPr="00821A47">
        <w:rPr>
          <w:i/>
          <w:sz w:val="22"/>
          <w:szCs w:val="22"/>
        </w:rPr>
        <w:t>1.</w:t>
      </w:r>
      <w:r w:rsidRPr="00821A47">
        <w:rPr>
          <w:i/>
          <w:sz w:val="22"/>
          <w:szCs w:val="22"/>
        </w:rPr>
        <w:tab/>
      </w:r>
      <w:r w:rsidR="009A4929" w:rsidRPr="00821A47">
        <w:rPr>
          <w:i/>
          <w:sz w:val="22"/>
          <w:szCs w:val="22"/>
        </w:rPr>
        <w:t>Hydrophones consist of one or more sensing elements producing a single acoustic output channel.  Those that contain multiple elements can be referred to as a hydrophone group.</w:t>
      </w:r>
      <w:r w:rsidRPr="00821A47">
        <w:rPr>
          <w:i/>
          <w:sz w:val="22"/>
          <w:szCs w:val="22"/>
        </w:rPr>
        <w:t xml:space="preserve"> </w:t>
      </w:r>
    </w:p>
    <w:p w14:paraId="3DD5B105" w14:textId="77777777" w:rsidR="00D144AC" w:rsidRPr="00821A47" w:rsidRDefault="00D144AC" w:rsidP="00D144AC">
      <w:pPr>
        <w:ind w:left="2884" w:right="-23" w:hanging="378"/>
        <w:jc w:val="both"/>
        <w:rPr>
          <w:i/>
          <w:sz w:val="22"/>
          <w:szCs w:val="22"/>
        </w:rPr>
      </w:pPr>
      <w:r w:rsidRPr="00821A47">
        <w:rPr>
          <w:i/>
          <w:sz w:val="22"/>
          <w:szCs w:val="22"/>
        </w:rPr>
        <w:t>2.</w:t>
      </w:r>
      <w:r w:rsidRPr="00821A47">
        <w:rPr>
          <w:i/>
          <w:sz w:val="22"/>
          <w:szCs w:val="22"/>
        </w:rPr>
        <w:tab/>
      </w:r>
      <w:r w:rsidR="00AE7D5A" w:rsidRPr="00821A47">
        <w:rPr>
          <w:i/>
          <w:sz w:val="22"/>
          <w:szCs w:val="22"/>
        </w:rPr>
        <w:t>U</w:t>
      </w:r>
      <w:r w:rsidRPr="00821A47">
        <w:rPr>
          <w:i/>
          <w:sz w:val="22"/>
          <w:szCs w:val="22"/>
        </w:rPr>
        <w:t>nderwater acoustic transducers designed to operate as passive receivers are hydrophones.</w:t>
      </w:r>
    </w:p>
    <w:p w14:paraId="49F4E6F4" w14:textId="77777777" w:rsidR="009A4929" w:rsidRPr="00821A47" w:rsidRDefault="009A4929" w:rsidP="009A4929">
      <w:pPr>
        <w:pStyle w:val="1A1a1anote1"/>
        <w:spacing w:before="60"/>
        <w:ind w:left="0" w:right="-23" w:firstLine="0"/>
        <w:jc w:val="both"/>
        <w:rPr>
          <w:sz w:val="12"/>
          <w:szCs w:val="12"/>
        </w:rPr>
      </w:pPr>
    </w:p>
    <w:p w14:paraId="534D0C2F" w14:textId="77777777" w:rsidR="00CF3264" w:rsidRPr="00821A47" w:rsidRDefault="00BB19B0" w:rsidP="009A4929">
      <w:pPr>
        <w:pStyle w:val="1A1a1a1"/>
        <w:ind w:right="-23"/>
        <w:jc w:val="both"/>
        <w:rPr>
          <w:sz w:val="22"/>
          <w:szCs w:val="22"/>
        </w:rPr>
      </w:pPr>
      <w:r w:rsidRPr="00821A47">
        <w:rPr>
          <w:sz w:val="22"/>
          <w:szCs w:val="22"/>
        </w:rPr>
        <w:t>6.</w:t>
      </w:r>
      <w:r w:rsidRPr="00821A47">
        <w:rPr>
          <w:sz w:val="22"/>
          <w:szCs w:val="22"/>
        </w:rPr>
        <w:tab/>
        <w:t>A.</w:t>
      </w:r>
      <w:r w:rsidRPr="00821A47">
        <w:rPr>
          <w:sz w:val="22"/>
          <w:szCs w:val="22"/>
        </w:rPr>
        <w:tab/>
        <w:t>1.</w:t>
      </w:r>
      <w:r w:rsidRPr="00821A47">
        <w:rPr>
          <w:sz w:val="22"/>
          <w:szCs w:val="22"/>
        </w:rPr>
        <w:tab/>
        <w:t>a.</w:t>
      </w:r>
      <w:r w:rsidRPr="00821A47">
        <w:rPr>
          <w:sz w:val="22"/>
          <w:szCs w:val="22"/>
        </w:rPr>
        <w:tab/>
        <w:t>2.</w:t>
      </w:r>
      <w:r w:rsidRPr="00821A47">
        <w:rPr>
          <w:sz w:val="22"/>
          <w:szCs w:val="22"/>
        </w:rPr>
        <w:tab/>
        <w:t>a.</w:t>
      </w:r>
      <w:r w:rsidR="00CF3264" w:rsidRPr="00821A47">
        <w:rPr>
          <w:sz w:val="22"/>
          <w:szCs w:val="22"/>
        </w:rPr>
        <w:tab/>
        <w:t>1.</w:t>
      </w:r>
      <w:r w:rsidR="00CF3264" w:rsidRPr="00821A47">
        <w:rPr>
          <w:sz w:val="22"/>
          <w:szCs w:val="22"/>
        </w:rPr>
        <w:tab/>
        <w:t xml:space="preserve">Incorporating continuous flexible sensing </w:t>
      </w:r>
      <w:proofErr w:type="gramStart"/>
      <w:r w:rsidR="00CF3264" w:rsidRPr="00821A47">
        <w:rPr>
          <w:sz w:val="22"/>
          <w:szCs w:val="22"/>
        </w:rPr>
        <w:t>elements;</w:t>
      </w:r>
      <w:proofErr w:type="gramEnd"/>
    </w:p>
    <w:p w14:paraId="4DD95658" w14:textId="77777777" w:rsidR="00CF3264" w:rsidRPr="00821A47" w:rsidRDefault="00CF3264">
      <w:pPr>
        <w:pStyle w:val="1A1a1a1"/>
        <w:ind w:right="-23"/>
        <w:jc w:val="both"/>
        <w:rPr>
          <w:sz w:val="22"/>
          <w:szCs w:val="22"/>
        </w:rPr>
      </w:pP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t>2.</w:t>
      </w:r>
      <w:r w:rsidRPr="00821A47">
        <w:rPr>
          <w:sz w:val="22"/>
          <w:szCs w:val="22"/>
        </w:rPr>
        <w:tab/>
        <w:t>Incorporating flexible assemblies of discrete sensing elements with either a diameter or length less than 20 mm and with a separation between elements of less than 20 </w:t>
      </w:r>
      <w:proofErr w:type="gramStart"/>
      <w:r w:rsidRPr="00821A47">
        <w:rPr>
          <w:sz w:val="22"/>
          <w:szCs w:val="22"/>
        </w:rPr>
        <w:t>mm;</w:t>
      </w:r>
      <w:proofErr w:type="gramEnd"/>
    </w:p>
    <w:p w14:paraId="25D23DB2" w14:textId="77777777" w:rsidR="00CF3264" w:rsidRPr="00821A47" w:rsidRDefault="00E16768" w:rsidP="009A4929">
      <w:pPr>
        <w:pStyle w:val="1A1a1a1"/>
        <w:spacing w:before="60"/>
        <w:ind w:right="-23"/>
        <w:jc w:val="both"/>
        <w:rPr>
          <w:sz w:val="22"/>
          <w:szCs w:val="22"/>
        </w:rPr>
      </w:pP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r>
      <w:r w:rsidR="00CF3264" w:rsidRPr="00821A47">
        <w:rPr>
          <w:sz w:val="22"/>
          <w:szCs w:val="22"/>
        </w:rPr>
        <w:t>3.</w:t>
      </w:r>
      <w:r w:rsidR="00CF3264" w:rsidRPr="00821A47">
        <w:rPr>
          <w:sz w:val="22"/>
          <w:szCs w:val="22"/>
        </w:rPr>
        <w:tab/>
        <w:t>Having any of the following sensing elements:</w:t>
      </w:r>
    </w:p>
    <w:p w14:paraId="0D959355" w14:textId="77777777" w:rsidR="00CF3264" w:rsidRPr="00821A47" w:rsidRDefault="00CF3264">
      <w:pPr>
        <w:pStyle w:val="1A1a1a1a"/>
        <w:ind w:right="-22"/>
        <w:jc w:val="both"/>
        <w:rPr>
          <w:sz w:val="22"/>
          <w:szCs w:val="22"/>
        </w:rPr>
      </w:pP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t>a.</w:t>
      </w:r>
      <w:r w:rsidRPr="00821A47">
        <w:rPr>
          <w:sz w:val="22"/>
          <w:szCs w:val="22"/>
        </w:rPr>
        <w:tab/>
        <w:t xml:space="preserve">Optical </w:t>
      </w:r>
      <w:proofErr w:type="gramStart"/>
      <w:r w:rsidRPr="00821A47">
        <w:rPr>
          <w:sz w:val="22"/>
          <w:szCs w:val="22"/>
        </w:rPr>
        <w:t>fibres;</w:t>
      </w:r>
      <w:proofErr w:type="gramEnd"/>
    </w:p>
    <w:p w14:paraId="3E41EA29" w14:textId="77777777" w:rsidR="00CF3264" w:rsidRPr="00821A47" w:rsidRDefault="00CF3264">
      <w:pPr>
        <w:pStyle w:val="1A1a1a1a"/>
        <w:ind w:right="-22"/>
        <w:jc w:val="both"/>
        <w:rPr>
          <w:sz w:val="22"/>
          <w:szCs w:val="22"/>
        </w:rPr>
      </w:pP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t>b.</w:t>
      </w:r>
      <w:r w:rsidRPr="00821A47">
        <w:rPr>
          <w:sz w:val="22"/>
          <w:szCs w:val="22"/>
        </w:rPr>
        <w:tab/>
        <w:t>'</w:t>
      </w:r>
      <w:r w:rsidRPr="00821A47">
        <w:rPr>
          <w:bCs/>
          <w:sz w:val="22"/>
          <w:szCs w:val="22"/>
        </w:rPr>
        <w:t>Piezoelectric polymer films' other than polyvinylidene-fluoride (PVDF) and its co-polymers {P(VDF-</w:t>
      </w:r>
      <w:proofErr w:type="spellStart"/>
      <w:r w:rsidRPr="00821A47">
        <w:rPr>
          <w:bCs/>
          <w:sz w:val="22"/>
          <w:szCs w:val="22"/>
        </w:rPr>
        <w:t>TrFE</w:t>
      </w:r>
      <w:proofErr w:type="spellEnd"/>
      <w:r w:rsidRPr="00821A47">
        <w:rPr>
          <w:bCs/>
          <w:sz w:val="22"/>
          <w:szCs w:val="22"/>
        </w:rPr>
        <w:t>) and P(VDF-TFE)</w:t>
      </w:r>
      <w:proofErr w:type="gramStart"/>
      <w:r w:rsidRPr="00821A47">
        <w:rPr>
          <w:bCs/>
          <w:sz w:val="22"/>
          <w:szCs w:val="22"/>
        </w:rPr>
        <w:t>};</w:t>
      </w:r>
      <w:proofErr w:type="gramEnd"/>
    </w:p>
    <w:p w14:paraId="01C10F46" w14:textId="77777777" w:rsidR="00CF3264" w:rsidRPr="00821A47" w:rsidRDefault="00CF3264">
      <w:pPr>
        <w:pStyle w:val="1A1a1a1a"/>
        <w:ind w:right="-22"/>
        <w:jc w:val="both"/>
        <w:rPr>
          <w:sz w:val="22"/>
          <w:szCs w:val="22"/>
        </w:rPr>
      </w:pP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t>c.</w:t>
      </w:r>
      <w:r w:rsidRPr="00821A47">
        <w:rPr>
          <w:sz w:val="22"/>
          <w:szCs w:val="22"/>
        </w:rPr>
        <w:tab/>
        <w:t>'Flexible piezoelectric composites</w:t>
      </w:r>
      <w:proofErr w:type="gramStart"/>
      <w:r w:rsidRPr="00821A47">
        <w:rPr>
          <w:sz w:val="22"/>
          <w:szCs w:val="22"/>
        </w:rPr>
        <w:t>';</w:t>
      </w:r>
      <w:proofErr w:type="gramEnd"/>
    </w:p>
    <w:p w14:paraId="6673A4E1" w14:textId="77777777" w:rsidR="00E16768" w:rsidRPr="00821A47" w:rsidRDefault="00E16768" w:rsidP="00E16768">
      <w:pPr>
        <w:tabs>
          <w:tab w:val="left" w:pos="357"/>
          <w:tab w:val="left" w:pos="717"/>
          <w:tab w:val="left" w:pos="1200"/>
          <w:tab w:val="left" w:pos="1580"/>
          <w:tab w:val="left" w:pos="2060"/>
          <w:tab w:val="left" w:pos="2517"/>
          <w:tab w:val="left" w:pos="2954"/>
        </w:tabs>
        <w:ind w:left="3362" w:right="-23" w:hanging="3362"/>
        <w:rPr>
          <w:sz w:val="22"/>
          <w:szCs w:val="22"/>
        </w:rPr>
      </w:pPr>
    </w:p>
    <w:p w14:paraId="7D892B45" w14:textId="77777777" w:rsidR="00F95B4E" w:rsidRPr="00821A47" w:rsidRDefault="00940D02" w:rsidP="00E16768">
      <w:pPr>
        <w:tabs>
          <w:tab w:val="left" w:pos="357"/>
          <w:tab w:val="left" w:pos="717"/>
          <w:tab w:val="left" w:pos="1200"/>
          <w:tab w:val="left" w:pos="1580"/>
          <w:tab w:val="left" w:pos="2060"/>
          <w:tab w:val="left" w:pos="2517"/>
          <w:tab w:val="left" w:pos="2954"/>
        </w:tabs>
        <w:ind w:left="3362" w:right="-23" w:hanging="3362"/>
        <w:rPr>
          <w:sz w:val="22"/>
          <w:szCs w:val="22"/>
        </w:rPr>
      </w:pP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r>
      <w:r w:rsidR="00E16768" w:rsidRPr="00821A47">
        <w:rPr>
          <w:sz w:val="22"/>
          <w:szCs w:val="22"/>
        </w:rPr>
        <w:tab/>
      </w:r>
      <w:r w:rsidR="00F95B4E" w:rsidRPr="00821A47">
        <w:rPr>
          <w:sz w:val="22"/>
          <w:szCs w:val="22"/>
        </w:rPr>
        <w:tab/>
        <w:t>d.</w:t>
      </w:r>
      <w:r w:rsidR="00F95B4E" w:rsidRPr="00821A47">
        <w:rPr>
          <w:sz w:val="22"/>
          <w:szCs w:val="22"/>
        </w:rPr>
        <w:tab/>
        <w:t xml:space="preserve">Lead-magnesium-niobate/lead-titanate (i.e., </w:t>
      </w:r>
      <w:proofErr w:type="gramStart"/>
      <w:r w:rsidR="00F95B4E" w:rsidRPr="00821A47">
        <w:rPr>
          <w:sz w:val="22"/>
          <w:szCs w:val="22"/>
        </w:rPr>
        <w:t>Pb(</w:t>
      </w:r>
      <w:proofErr w:type="gramEnd"/>
      <w:r w:rsidR="00F95B4E" w:rsidRPr="00821A47">
        <w:rPr>
          <w:sz w:val="22"/>
          <w:szCs w:val="22"/>
        </w:rPr>
        <w:t>Mg</w:t>
      </w:r>
      <w:r w:rsidR="00F95B4E" w:rsidRPr="00821A47">
        <w:rPr>
          <w:position w:val="-4"/>
          <w:szCs w:val="24"/>
          <w:vertAlign w:val="subscript"/>
        </w:rPr>
        <w:t>1/3</w:t>
      </w:r>
      <w:r w:rsidR="00F95B4E" w:rsidRPr="00821A47">
        <w:rPr>
          <w:sz w:val="22"/>
          <w:szCs w:val="22"/>
        </w:rPr>
        <w:t>Nb</w:t>
      </w:r>
      <w:r w:rsidR="00F95B4E" w:rsidRPr="00821A47">
        <w:rPr>
          <w:position w:val="-4"/>
          <w:szCs w:val="24"/>
          <w:vertAlign w:val="subscript"/>
        </w:rPr>
        <w:t>2/</w:t>
      </w:r>
      <w:proofErr w:type="gramStart"/>
      <w:r w:rsidR="00F95B4E" w:rsidRPr="00821A47">
        <w:rPr>
          <w:position w:val="-4"/>
          <w:szCs w:val="24"/>
          <w:vertAlign w:val="subscript"/>
        </w:rPr>
        <w:t>3</w:t>
      </w:r>
      <w:r w:rsidR="00F95B4E" w:rsidRPr="00821A47">
        <w:rPr>
          <w:sz w:val="22"/>
          <w:szCs w:val="22"/>
        </w:rPr>
        <w:t>)O</w:t>
      </w:r>
      <w:proofErr w:type="gramEnd"/>
      <w:r w:rsidR="00F95B4E" w:rsidRPr="00821A47">
        <w:rPr>
          <w:position w:val="-4"/>
          <w:szCs w:val="24"/>
          <w:vertAlign w:val="subscript"/>
        </w:rPr>
        <w:t>3</w:t>
      </w:r>
      <w:r w:rsidR="00F95B4E" w:rsidRPr="00821A47">
        <w:rPr>
          <w:sz w:val="22"/>
          <w:szCs w:val="22"/>
        </w:rPr>
        <w:t>-PbTiO</w:t>
      </w:r>
      <w:r w:rsidR="00F95B4E" w:rsidRPr="00821A47">
        <w:rPr>
          <w:position w:val="-4"/>
          <w:szCs w:val="24"/>
          <w:vertAlign w:val="subscript"/>
        </w:rPr>
        <w:t>3</w:t>
      </w:r>
      <w:r w:rsidR="00F95B4E" w:rsidRPr="00821A47">
        <w:rPr>
          <w:szCs w:val="24"/>
          <w:vertAlign w:val="subscript"/>
        </w:rPr>
        <w:t>,</w:t>
      </w:r>
      <w:r w:rsidR="00F95B4E" w:rsidRPr="00821A47">
        <w:rPr>
          <w:sz w:val="22"/>
          <w:szCs w:val="22"/>
          <w:vertAlign w:val="subscript"/>
        </w:rPr>
        <w:t xml:space="preserve"> </w:t>
      </w:r>
      <w:r w:rsidR="00F95B4E" w:rsidRPr="00821A47">
        <w:rPr>
          <w:sz w:val="22"/>
          <w:szCs w:val="22"/>
        </w:rPr>
        <w:t xml:space="preserve">or PMN-PT) piezoelectric single crystals grown from solid solution; </w:t>
      </w:r>
      <w:r w:rsidR="00F95B4E" w:rsidRPr="00821A47">
        <w:rPr>
          <w:sz w:val="22"/>
          <w:szCs w:val="22"/>
          <w:u w:val="single"/>
        </w:rPr>
        <w:t>or</w:t>
      </w:r>
    </w:p>
    <w:p w14:paraId="124DFD9D" w14:textId="77777777" w:rsidR="00F95B4E" w:rsidRPr="00821A47" w:rsidRDefault="00F95B4E" w:rsidP="00E16768">
      <w:pPr>
        <w:tabs>
          <w:tab w:val="left" w:pos="340"/>
          <w:tab w:val="left" w:pos="720"/>
          <w:tab w:val="left" w:pos="1200"/>
          <w:tab w:val="left" w:pos="1580"/>
          <w:tab w:val="left" w:pos="2060"/>
          <w:tab w:val="left" w:pos="2540"/>
          <w:tab w:val="left" w:pos="2954"/>
        </w:tabs>
        <w:ind w:left="3360" w:right="-22" w:hanging="3360"/>
        <w:rPr>
          <w:sz w:val="22"/>
          <w:szCs w:val="22"/>
        </w:rPr>
      </w:pP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t>e.</w:t>
      </w:r>
      <w:r w:rsidRPr="00821A47">
        <w:rPr>
          <w:sz w:val="22"/>
          <w:szCs w:val="22"/>
        </w:rPr>
        <w:tab/>
        <w:t xml:space="preserve">Lead-indium-niobate/lead-magnesium niobate/lead-titanate (i.e., </w:t>
      </w:r>
      <w:proofErr w:type="gramStart"/>
      <w:r w:rsidRPr="00821A47">
        <w:rPr>
          <w:sz w:val="22"/>
          <w:szCs w:val="22"/>
        </w:rPr>
        <w:t>Pb(</w:t>
      </w:r>
      <w:proofErr w:type="gramEnd"/>
      <w:r w:rsidRPr="00821A47">
        <w:rPr>
          <w:sz w:val="22"/>
          <w:szCs w:val="22"/>
        </w:rPr>
        <w:t>In</w:t>
      </w:r>
      <w:r w:rsidRPr="00821A47">
        <w:rPr>
          <w:position w:val="-4"/>
          <w:szCs w:val="24"/>
          <w:vertAlign w:val="subscript"/>
        </w:rPr>
        <w:t>1/2</w:t>
      </w:r>
      <w:r w:rsidRPr="00821A47">
        <w:rPr>
          <w:sz w:val="22"/>
          <w:szCs w:val="22"/>
        </w:rPr>
        <w:t>Nb</w:t>
      </w:r>
      <w:r w:rsidRPr="00821A47">
        <w:rPr>
          <w:position w:val="-4"/>
          <w:szCs w:val="24"/>
          <w:vertAlign w:val="subscript"/>
        </w:rPr>
        <w:t>1/</w:t>
      </w:r>
      <w:proofErr w:type="gramStart"/>
      <w:r w:rsidRPr="00821A47">
        <w:rPr>
          <w:position w:val="-4"/>
          <w:szCs w:val="24"/>
          <w:vertAlign w:val="subscript"/>
        </w:rPr>
        <w:t>2</w:t>
      </w:r>
      <w:r w:rsidRPr="00821A47">
        <w:rPr>
          <w:sz w:val="22"/>
          <w:szCs w:val="22"/>
        </w:rPr>
        <w:t>)O</w:t>
      </w:r>
      <w:proofErr w:type="gramEnd"/>
      <w:r w:rsidRPr="00821A47">
        <w:rPr>
          <w:position w:val="-4"/>
          <w:szCs w:val="24"/>
          <w:vertAlign w:val="subscript"/>
        </w:rPr>
        <w:t>3</w:t>
      </w:r>
      <w:r w:rsidRPr="00821A47">
        <w:rPr>
          <w:sz w:val="22"/>
          <w:szCs w:val="22"/>
        </w:rPr>
        <w:t>–</w:t>
      </w:r>
      <w:proofErr w:type="gramStart"/>
      <w:r w:rsidRPr="00821A47">
        <w:rPr>
          <w:sz w:val="22"/>
          <w:szCs w:val="22"/>
        </w:rPr>
        <w:t>Pb(</w:t>
      </w:r>
      <w:proofErr w:type="gramEnd"/>
      <w:r w:rsidRPr="00821A47">
        <w:rPr>
          <w:sz w:val="22"/>
          <w:szCs w:val="22"/>
        </w:rPr>
        <w:t>Mg</w:t>
      </w:r>
      <w:r w:rsidRPr="00821A47">
        <w:rPr>
          <w:position w:val="-4"/>
          <w:szCs w:val="24"/>
          <w:vertAlign w:val="subscript"/>
        </w:rPr>
        <w:t>1/3</w:t>
      </w:r>
      <w:r w:rsidRPr="00821A47">
        <w:rPr>
          <w:sz w:val="22"/>
          <w:szCs w:val="22"/>
        </w:rPr>
        <w:t>Nb</w:t>
      </w:r>
      <w:r w:rsidRPr="00821A47">
        <w:rPr>
          <w:position w:val="-4"/>
          <w:szCs w:val="24"/>
          <w:vertAlign w:val="subscript"/>
        </w:rPr>
        <w:t>2/</w:t>
      </w:r>
      <w:proofErr w:type="gramStart"/>
      <w:r w:rsidRPr="00821A47">
        <w:rPr>
          <w:position w:val="-4"/>
          <w:szCs w:val="24"/>
          <w:vertAlign w:val="subscript"/>
        </w:rPr>
        <w:t>3</w:t>
      </w:r>
      <w:r w:rsidRPr="00821A47">
        <w:rPr>
          <w:sz w:val="22"/>
          <w:szCs w:val="22"/>
        </w:rPr>
        <w:t>)O</w:t>
      </w:r>
      <w:proofErr w:type="gramEnd"/>
      <w:r w:rsidRPr="00821A47">
        <w:rPr>
          <w:position w:val="-4"/>
          <w:szCs w:val="24"/>
          <w:vertAlign w:val="subscript"/>
        </w:rPr>
        <w:t>3</w:t>
      </w:r>
      <w:r w:rsidRPr="00821A47">
        <w:rPr>
          <w:sz w:val="22"/>
          <w:szCs w:val="22"/>
        </w:rPr>
        <w:t>–PbTiO</w:t>
      </w:r>
      <w:r w:rsidRPr="00821A47">
        <w:rPr>
          <w:position w:val="-4"/>
          <w:szCs w:val="24"/>
          <w:vertAlign w:val="subscript"/>
        </w:rPr>
        <w:t>3</w:t>
      </w:r>
      <w:r w:rsidRPr="00821A47">
        <w:rPr>
          <w:szCs w:val="24"/>
        </w:rPr>
        <w:t>,</w:t>
      </w:r>
      <w:r w:rsidRPr="00821A47">
        <w:rPr>
          <w:sz w:val="22"/>
          <w:szCs w:val="22"/>
        </w:rPr>
        <w:t xml:space="preserve"> or PIN-PMN-PT) piezoelectric single crystals grown from solid </w:t>
      </w:r>
      <w:proofErr w:type="gramStart"/>
      <w:r w:rsidRPr="00821A47">
        <w:rPr>
          <w:sz w:val="22"/>
          <w:szCs w:val="22"/>
        </w:rPr>
        <w:t>solution;</w:t>
      </w:r>
      <w:proofErr w:type="gramEnd"/>
    </w:p>
    <w:p w14:paraId="55073A23" w14:textId="77777777" w:rsidR="00CF3264" w:rsidRPr="00821A47" w:rsidRDefault="00CF3264" w:rsidP="00F95B4E">
      <w:pPr>
        <w:pStyle w:val="1A1a1a1"/>
        <w:spacing w:before="120"/>
        <w:ind w:right="-23"/>
        <w:jc w:val="both"/>
        <w:rPr>
          <w:sz w:val="22"/>
          <w:szCs w:val="22"/>
        </w:rPr>
      </w:pP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t>4.</w:t>
      </w:r>
      <w:r w:rsidRPr="00821A47">
        <w:rPr>
          <w:sz w:val="22"/>
          <w:szCs w:val="22"/>
        </w:rPr>
        <w:tab/>
        <w:t xml:space="preserve">A 'hydrophone sensitivity' </w:t>
      </w:r>
      <w:r w:rsidR="00BC62DC" w:rsidRPr="00821A47">
        <w:rPr>
          <w:sz w:val="22"/>
          <w:szCs w:val="22"/>
        </w:rPr>
        <w:t>greater (</w:t>
      </w:r>
      <w:r w:rsidRPr="00821A47">
        <w:rPr>
          <w:sz w:val="22"/>
          <w:szCs w:val="22"/>
        </w:rPr>
        <w:t>better</w:t>
      </w:r>
      <w:r w:rsidR="00BC62DC" w:rsidRPr="00821A47">
        <w:rPr>
          <w:sz w:val="22"/>
          <w:szCs w:val="22"/>
        </w:rPr>
        <w:t>)</w:t>
      </w:r>
      <w:r w:rsidRPr="00821A47">
        <w:rPr>
          <w:sz w:val="22"/>
          <w:szCs w:val="22"/>
        </w:rPr>
        <w:t xml:space="preserve"> than -180 dB at any depth with no acceleration </w:t>
      </w:r>
      <w:proofErr w:type="gramStart"/>
      <w:r w:rsidRPr="00821A47">
        <w:rPr>
          <w:sz w:val="22"/>
          <w:szCs w:val="22"/>
        </w:rPr>
        <w:t>compensation;</w:t>
      </w:r>
      <w:proofErr w:type="gramEnd"/>
    </w:p>
    <w:p w14:paraId="114E4335" w14:textId="77777777" w:rsidR="00CF3264" w:rsidRPr="00821A47" w:rsidRDefault="00CF3264">
      <w:pPr>
        <w:pStyle w:val="1A1a1a1"/>
        <w:ind w:right="-23"/>
        <w:jc w:val="both"/>
        <w:rPr>
          <w:sz w:val="22"/>
          <w:szCs w:val="22"/>
          <w:u w:val="single"/>
        </w:rPr>
      </w:pP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t>5.</w:t>
      </w:r>
      <w:r w:rsidRPr="00821A47">
        <w:rPr>
          <w:sz w:val="22"/>
          <w:szCs w:val="22"/>
        </w:rPr>
        <w:tab/>
        <w:t xml:space="preserve">Designed to operate at depths exceeding 35 m with acceleration </w:t>
      </w:r>
      <w:proofErr w:type="gramStart"/>
      <w:r w:rsidRPr="00821A47">
        <w:rPr>
          <w:sz w:val="22"/>
          <w:szCs w:val="22"/>
        </w:rPr>
        <w:t>compensation;</w:t>
      </w:r>
      <w:proofErr w:type="gramEnd"/>
      <w:r w:rsidRPr="00821A47">
        <w:rPr>
          <w:sz w:val="22"/>
          <w:szCs w:val="22"/>
        </w:rPr>
        <w:t xml:space="preserve"> </w:t>
      </w:r>
      <w:r w:rsidRPr="00821A47">
        <w:rPr>
          <w:sz w:val="22"/>
          <w:szCs w:val="22"/>
          <w:u w:val="single"/>
        </w:rPr>
        <w:t>or</w:t>
      </w:r>
    </w:p>
    <w:p w14:paraId="027510B7" w14:textId="77777777" w:rsidR="00CF3264" w:rsidRPr="00821A47" w:rsidRDefault="00CF3264">
      <w:pPr>
        <w:pStyle w:val="1A1a1a1"/>
        <w:ind w:right="-23"/>
        <w:jc w:val="both"/>
        <w:rPr>
          <w:sz w:val="22"/>
          <w:szCs w:val="22"/>
        </w:rPr>
      </w:pP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t>6.</w:t>
      </w:r>
      <w:r w:rsidRPr="00821A47">
        <w:rPr>
          <w:sz w:val="22"/>
          <w:szCs w:val="22"/>
        </w:rPr>
        <w:tab/>
        <w:t>Designed for operation at depths exceeding 1,000 m</w:t>
      </w:r>
      <w:r w:rsidR="00D25056" w:rsidRPr="00821A47">
        <w:rPr>
          <w:sz w:val="22"/>
          <w:szCs w:val="22"/>
        </w:rPr>
        <w:t xml:space="preserve"> and having a 'hydrophone sensitivity'</w:t>
      </w:r>
      <w:r w:rsidR="00BC62DC" w:rsidRPr="00821A47">
        <w:rPr>
          <w:sz w:val="22"/>
          <w:szCs w:val="22"/>
        </w:rPr>
        <w:t xml:space="preserve"> greater</w:t>
      </w:r>
      <w:r w:rsidR="00D25056" w:rsidRPr="00821A47">
        <w:rPr>
          <w:sz w:val="22"/>
          <w:szCs w:val="22"/>
        </w:rPr>
        <w:t xml:space="preserve"> </w:t>
      </w:r>
      <w:r w:rsidR="00BC62DC" w:rsidRPr="00821A47">
        <w:rPr>
          <w:sz w:val="22"/>
          <w:szCs w:val="22"/>
        </w:rPr>
        <w:t>(</w:t>
      </w:r>
      <w:r w:rsidR="00D25056" w:rsidRPr="00821A47">
        <w:rPr>
          <w:sz w:val="22"/>
          <w:szCs w:val="22"/>
        </w:rPr>
        <w:t>better</w:t>
      </w:r>
      <w:r w:rsidR="00BC62DC" w:rsidRPr="00821A47">
        <w:rPr>
          <w:sz w:val="22"/>
          <w:szCs w:val="22"/>
        </w:rPr>
        <w:t>)</w:t>
      </w:r>
      <w:r w:rsidR="00D25056" w:rsidRPr="00821A47">
        <w:rPr>
          <w:sz w:val="22"/>
          <w:szCs w:val="22"/>
        </w:rPr>
        <w:t xml:space="preserve"> than -230 dB below 4 </w:t>
      </w:r>
      <w:proofErr w:type="gramStart"/>
      <w:r w:rsidR="00D25056" w:rsidRPr="00821A47">
        <w:rPr>
          <w:sz w:val="22"/>
          <w:szCs w:val="22"/>
        </w:rPr>
        <w:t>kHz</w:t>
      </w:r>
      <w:r w:rsidRPr="00821A47">
        <w:rPr>
          <w:sz w:val="22"/>
          <w:szCs w:val="22"/>
        </w:rPr>
        <w:t>;</w:t>
      </w:r>
      <w:proofErr w:type="gramEnd"/>
    </w:p>
    <w:p w14:paraId="600EE264" w14:textId="77777777" w:rsidR="00F95B4E" w:rsidRPr="00821A47" w:rsidRDefault="00F95B4E">
      <w:pPr>
        <w:pStyle w:val="1A1a1a"/>
        <w:ind w:right="-22"/>
        <w:jc w:val="both"/>
        <w:rPr>
          <w:sz w:val="16"/>
          <w:szCs w:val="16"/>
        </w:rPr>
      </w:pPr>
    </w:p>
    <w:p w14:paraId="36101316" w14:textId="77777777" w:rsidR="00CF3264" w:rsidRPr="00821A47" w:rsidRDefault="00CF3264">
      <w:pPr>
        <w:pStyle w:val="1A1a1a"/>
        <w:ind w:right="-22"/>
        <w:jc w:val="both"/>
        <w:rPr>
          <w:i/>
          <w:sz w:val="22"/>
          <w:szCs w:val="22"/>
        </w:rPr>
      </w:pP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r>
      <w:r w:rsidRPr="00821A47">
        <w:rPr>
          <w:i/>
          <w:sz w:val="22"/>
          <w:szCs w:val="22"/>
        </w:rPr>
        <w:tab/>
      </w:r>
      <w:r w:rsidRPr="00821A47">
        <w:rPr>
          <w:i/>
          <w:sz w:val="22"/>
          <w:szCs w:val="22"/>
          <w:u w:val="single"/>
        </w:rPr>
        <w:t>Technical Notes</w:t>
      </w:r>
    </w:p>
    <w:p w14:paraId="21B90E08" w14:textId="77777777" w:rsidR="00CF3264" w:rsidRPr="00821A47" w:rsidRDefault="00CF3264">
      <w:pPr>
        <w:pStyle w:val="1A1a1a1"/>
        <w:ind w:right="-22"/>
        <w:jc w:val="both"/>
        <w:rPr>
          <w:sz w:val="22"/>
          <w:szCs w:val="22"/>
        </w:rPr>
      </w:pPr>
      <w:r w:rsidRPr="00821A47">
        <w:rPr>
          <w:i/>
          <w:sz w:val="22"/>
          <w:szCs w:val="22"/>
        </w:rPr>
        <w:tab/>
      </w:r>
      <w:r w:rsidRPr="00821A47">
        <w:rPr>
          <w:i/>
          <w:sz w:val="22"/>
          <w:szCs w:val="22"/>
        </w:rPr>
        <w:tab/>
      </w:r>
      <w:r w:rsidRPr="00821A47">
        <w:rPr>
          <w:i/>
          <w:sz w:val="22"/>
          <w:szCs w:val="22"/>
        </w:rPr>
        <w:tab/>
      </w:r>
      <w:r w:rsidRPr="00821A47">
        <w:rPr>
          <w:i/>
          <w:sz w:val="22"/>
          <w:szCs w:val="22"/>
        </w:rPr>
        <w:tab/>
      </w:r>
      <w:r w:rsidRPr="00821A47">
        <w:rPr>
          <w:i/>
          <w:sz w:val="22"/>
          <w:szCs w:val="22"/>
        </w:rPr>
        <w:tab/>
      </w:r>
      <w:r w:rsidRPr="00821A47">
        <w:rPr>
          <w:i/>
          <w:sz w:val="22"/>
          <w:szCs w:val="22"/>
        </w:rPr>
        <w:tab/>
        <w:t>1.</w:t>
      </w:r>
      <w:r w:rsidRPr="00821A47">
        <w:rPr>
          <w:i/>
          <w:sz w:val="22"/>
          <w:szCs w:val="22"/>
        </w:rPr>
        <w:tab/>
      </w:r>
      <w:r w:rsidR="009D314A" w:rsidRPr="00821A47">
        <w:rPr>
          <w:i/>
          <w:sz w:val="22"/>
          <w:szCs w:val="22"/>
        </w:rPr>
        <w:t xml:space="preserve">For the purposes of 6.A.1.a.2.a.3.b., </w:t>
      </w:r>
      <w:r w:rsidRPr="00821A47">
        <w:rPr>
          <w:i/>
          <w:sz w:val="22"/>
          <w:szCs w:val="22"/>
        </w:rPr>
        <w:t>'</w:t>
      </w:r>
      <w:r w:rsidR="009D314A" w:rsidRPr="00821A47">
        <w:rPr>
          <w:i/>
          <w:sz w:val="22"/>
          <w:szCs w:val="22"/>
        </w:rPr>
        <w:t>p</w:t>
      </w:r>
      <w:r w:rsidRPr="00821A47">
        <w:rPr>
          <w:i/>
          <w:sz w:val="22"/>
          <w:szCs w:val="22"/>
        </w:rPr>
        <w:t>iezoelectric polymer film' sensing elements consist of polarized polymer film that is stretched over and attached to a supporting frame or spool (mandrel).</w:t>
      </w:r>
    </w:p>
    <w:p w14:paraId="535C16FB" w14:textId="77777777" w:rsidR="00CF3264" w:rsidRPr="00821A47" w:rsidRDefault="00CF3264">
      <w:pPr>
        <w:pStyle w:val="1A1a1a1"/>
        <w:ind w:right="-22"/>
        <w:jc w:val="both"/>
        <w:rPr>
          <w:spacing w:val="-4"/>
          <w:sz w:val="22"/>
          <w:szCs w:val="22"/>
        </w:rPr>
      </w:pPr>
      <w:r w:rsidRPr="00821A47">
        <w:rPr>
          <w:spacing w:val="-4"/>
          <w:sz w:val="22"/>
          <w:szCs w:val="22"/>
        </w:rPr>
        <w:tab/>
      </w:r>
      <w:r w:rsidRPr="00821A47">
        <w:rPr>
          <w:spacing w:val="-4"/>
          <w:sz w:val="22"/>
          <w:szCs w:val="22"/>
        </w:rPr>
        <w:tab/>
      </w:r>
      <w:r w:rsidRPr="00821A47">
        <w:rPr>
          <w:spacing w:val="-4"/>
          <w:sz w:val="22"/>
          <w:szCs w:val="22"/>
        </w:rPr>
        <w:tab/>
      </w:r>
      <w:r w:rsidRPr="00821A47">
        <w:rPr>
          <w:spacing w:val="-4"/>
          <w:sz w:val="22"/>
          <w:szCs w:val="22"/>
        </w:rPr>
        <w:tab/>
      </w:r>
      <w:r w:rsidRPr="00821A47">
        <w:rPr>
          <w:spacing w:val="-4"/>
          <w:sz w:val="22"/>
          <w:szCs w:val="22"/>
        </w:rPr>
        <w:tab/>
      </w:r>
      <w:r w:rsidRPr="00821A47">
        <w:rPr>
          <w:spacing w:val="-4"/>
          <w:sz w:val="22"/>
          <w:szCs w:val="22"/>
        </w:rPr>
        <w:tab/>
      </w:r>
      <w:r w:rsidRPr="00821A47">
        <w:rPr>
          <w:i/>
          <w:spacing w:val="-4"/>
          <w:sz w:val="22"/>
          <w:szCs w:val="22"/>
        </w:rPr>
        <w:t>2.</w:t>
      </w:r>
      <w:r w:rsidRPr="00821A47">
        <w:rPr>
          <w:i/>
          <w:spacing w:val="-4"/>
          <w:sz w:val="22"/>
          <w:szCs w:val="22"/>
        </w:rPr>
        <w:tab/>
      </w:r>
      <w:r w:rsidR="009D314A" w:rsidRPr="00821A47">
        <w:rPr>
          <w:i/>
          <w:spacing w:val="-4"/>
          <w:sz w:val="22"/>
          <w:szCs w:val="22"/>
        </w:rPr>
        <w:t xml:space="preserve">For the purposes of 6.A.1.a.2.a.3.c., </w:t>
      </w:r>
      <w:r w:rsidRPr="00821A47">
        <w:rPr>
          <w:bCs/>
          <w:i/>
          <w:iCs/>
          <w:spacing w:val="-4"/>
          <w:sz w:val="22"/>
          <w:szCs w:val="22"/>
        </w:rPr>
        <w:t>'</w:t>
      </w:r>
      <w:r w:rsidR="009D314A" w:rsidRPr="00821A47">
        <w:rPr>
          <w:bCs/>
          <w:i/>
          <w:iCs/>
          <w:spacing w:val="-4"/>
          <w:sz w:val="22"/>
          <w:szCs w:val="22"/>
        </w:rPr>
        <w:t>f</w:t>
      </w:r>
      <w:r w:rsidRPr="00821A47">
        <w:rPr>
          <w:bCs/>
          <w:i/>
          <w:iCs/>
          <w:spacing w:val="-4"/>
          <w:sz w:val="22"/>
          <w:szCs w:val="22"/>
        </w:rPr>
        <w:t>lexible piezoelectric composite' sensing elements consist of piezoelectric ceramic particles or fibres combined with an electrically insulating, acoustically transparent rubber, polymer or epoxy compound, where the compound is an integral part of the sensing elements.</w:t>
      </w:r>
    </w:p>
    <w:p w14:paraId="0EEA7F5E" w14:textId="77777777" w:rsidR="00D25056" w:rsidRPr="00821A47" w:rsidRDefault="00D25056" w:rsidP="00D25056">
      <w:pPr>
        <w:pStyle w:val="1A1a1a"/>
        <w:ind w:right="-22"/>
        <w:jc w:val="both"/>
        <w:rPr>
          <w:i/>
          <w:sz w:val="22"/>
          <w:szCs w:val="22"/>
        </w:rPr>
      </w:pPr>
      <w:r w:rsidRPr="00821A47">
        <w:rPr>
          <w:i/>
          <w:sz w:val="22"/>
          <w:szCs w:val="22"/>
        </w:rPr>
        <w:br w:type="page"/>
      </w:r>
      <w:r w:rsidRPr="00821A47">
        <w:rPr>
          <w:sz w:val="22"/>
          <w:szCs w:val="22"/>
        </w:rPr>
        <w:lastRenderedPageBreak/>
        <w:tab/>
      </w:r>
      <w:r w:rsidRPr="00821A47">
        <w:rPr>
          <w:sz w:val="22"/>
          <w:szCs w:val="22"/>
        </w:rPr>
        <w:tab/>
      </w:r>
      <w:r w:rsidRPr="00821A47">
        <w:rPr>
          <w:sz w:val="22"/>
          <w:szCs w:val="22"/>
        </w:rPr>
        <w:tab/>
      </w:r>
      <w:r w:rsidRPr="00821A47">
        <w:rPr>
          <w:sz w:val="22"/>
          <w:szCs w:val="22"/>
        </w:rPr>
        <w:tab/>
      </w:r>
      <w:r w:rsidRPr="00821A47">
        <w:rPr>
          <w:sz w:val="22"/>
          <w:szCs w:val="22"/>
        </w:rPr>
        <w:tab/>
      </w:r>
      <w:r w:rsidRPr="00821A47">
        <w:rPr>
          <w:i/>
          <w:sz w:val="22"/>
          <w:szCs w:val="22"/>
        </w:rPr>
        <w:tab/>
      </w:r>
      <w:r w:rsidRPr="00821A47">
        <w:rPr>
          <w:i/>
          <w:sz w:val="22"/>
          <w:szCs w:val="22"/>
          <w:u w:val="single"/>
        </w:rPr>
        <w:t>Technical Notes</w:t>
      </w:r>
      <w:r w:rsidRPr="00821A47">
        <w:rPr>
          <w:i/>
          <w:sz w:val="22"/>
          <w:szCs w:val="22"/>
        </w:rPr>
        <w:t xml:space="preserve"> cont.</w:t>
      </w:r>
    </w:p>
    <w:p w14:paraId="5524E701" w14:textId="77777777" w:rsidR="00D25056" w:rsidRPr="00821A47" w:rsidRDefault="00D25056">
      <w:pPr>
        <w:pStyle w:val="1A1a1a1"/>
        <w:ind w:right="-22"/>
        <w:jc w:val="both"/>
        <w:rPr>
          <w:i/>
          <w:sz w:val="16"/>
          <w:szCs w:val="16"/>
        </w:rPr>
      </w:pPr>
    </w:p>
    <w:p w14:paraId="03BEF180" w14:textId="77777777" w:rsidR="00CF3264" w:rsidRPr="00821A47" w:rsidRDefault="00CF3264">
      <w:pPr>
        <w:pStyle w:val="1A1a1a1"/>
        <w:ind w:right="-22"/>
        <w:jc w:val="both"/>
        <w:rPr>
          <w:sz w:val="22"/>
          <w:szCs w:val="22"/>
        </w:rPr>
      </w:pPr>
      <w:r w:rsidRPr="00821A47">
        <w:rPr>
          <w:i/>
          <w:sz w:val="22"/>
          <w:szCs w:val="22"/>
        </w:rPr>
        <w:tab/>
      </w:r>
      <w:r w:rsidRPr="00821A47">
        <w:rPr>
          <w:i/>
          <w:sz w:val="22"/>
          <w:szCs w:val="22"/>
        </w:rPr>
        <w:tab/>
      </w:r>
      <w:r w:rsidRPr="00821A47">
        <w:rPr>
          <w:i/>
          <w:sz w:val="22"/>
          <w:szCs w:val="22"/>
        </w:rPr>
        <w:tab/>
      </w:r>
      <w:r w:rsidRPr="00821A47">
        <w:rPr>
          <w:i/>
          <w:sz w:val="22"/>
          <w:szCs w:val="22"/>
        </w:rPr>
        <w:tab/>
      </w:r>
      <w:r w:rsidRPr="00821A47">
        <w:rPr>
          <w:i/>
          <w:sz w:val="22"/>
          <w:szCs w:val="22"/>
        </w:rPr>
        <w:tab/>
      </w:r>
      <w:r w:rsidRPr="00821A47">
        <w:rPr>
          <w:i/>
          <w:sz w:val="22"/>
          <w:szCs w:val="22"/>
        </w:rPr>
        <w:tab/>
        <w:t>3.</w:t>
      </w:r>
      <w:r w:rsidRPr="00821A47">
        <w:rPr>
          <w:i/>
          <w:sz w:val="22"/>
          <w:szCs w:val="22"/>
        </w:rPr>
        <w:tab/>
      </w:r>
      <w:r w:rsidR="009D314A" w:rsidRPr="00821A47">
        <w:rPr>
          <w:i/>
          <w:sz w:val="22"/>
          <w:szCs w:val="22"/>
        </w:rPr>
        <w:t xml:space="preserve">For the purposes of 6.A.1.a.2.a., </w:t>
      </w:r>
      <w:r w:rsidRPr="00821A47">
        <w:rPr>
          <w:i/>
          <w:spacing w:val="-4"/>
          <w:sz w:val="22"/>
          <w:szCs w:val="22"/>
        </w:rPr>
        <w:t>'</w:t>
      </w:r>
      <w:r w:rsidR="009D314A" w:rsidRPr="00821A47">
        <w:rPr>
          <w:i/>
          <w:spacing w:val="-4"/>
          <w:sz w:val="22"/>
          <w:szCs w:val="22"/>
        </w:rPr>
        <w:t>h</w:t>
      </w:r>
      <w:r w:rsidRPr="00821A47">
        <w:rPr>
          <w:i/>
          <w:spacing w:val="-4"/>
          <w:sz w:val="22"/>
          <w:szCs w:val="22"/>
        </w:rPr>
        <w:t xml:space="preserve">ydrophone sensitivity' is defined as twenty times the logarithm to the base 10 of the ratio of rms output voltage to a 1 V rms reference, when the hydrophone sensor, without a pre-amplifier, is placed in a plane wave acoustic field with </w:t>
      </w:r>
      <w:proofErr w:type="gramStart"/>
      <w:r w:rsidRPr="00821A47">
        <w:rPr>
          <w:i/>
          <w:spacing w:val="-4"/>
          <w:sz w:val="22"/>
          <w:szCs w:val="22"/>
        </w:rPr>
        <w:t>an</w:t>
      </w:r>
      <w:proofErr w:type="gramEnd"/>
      <w:r w:rsidRPr="00821A47">
        <w:rPr>
          <w:i/>
          <w:spacing w:val="-4"/>
          <w:sz w:val="22"/>
          <w:szCs w:val="22"/>
        </w:rPr>
        <w:t xml:space="preserve"> rms pressure of 1 µPa. For example, a hydrophone of -160 dB (reference 1 V per µPa) would yield an output voltage of 10</w:t>
      </w:r>
      <w:r w:rsidR="00512E92" w:rsidRPr="00821A47">
        <w:rPr>
          <w:i/>
          <w:spacing w:val="-4"/>
          <w:sz w:val="22"/>
          <w:szCs w:val="22"/>
          <w:vertAlign w:val="superscript"/>
        </w:rPr>
        <w:t>-8</w:t>
      </w:r>
      <w:r w:rsidRPr="00821A47">
        <w:rPr>
          <w:i/>
          <w:spacing w:val="-4"/>
          <w:sz w:val="22"/>
          <w:szCs w:val="22"/>
        </w:rPr>
        <w:t> V in such a field, while one of -180 dB sensitivity would yield only 10</w:t>
      </w:r>
      <w:r w:rsidR="00512E92" w:rsidRPr="00821A47">
        <w:rPr>
          <w:i/>
          <w:spacing w:val="-4"/>
          <w:sz w:val="22"/>
          <w:szCs w:val="22"/>
          <w:vertAlign w:val="superscript"/>
        </w:rPr>
        <w:t>-9</w:t>
      </w:r>
      <w:r w:rsidRPr="00821A47">
        <w:rPr>
          <w:i/>
          <w:spacing w:val="-4"/>
          <w:sz w:val="22"/>
          <w:szCs w:val="22"/>
        </w:rPr>
        <w:t xml:space="preserve"> V output. </w:t>
      </w:r>
      <w:r w:rsidR="00A55CE9" w:rsidRPr="00821A47">
        <w:rPr>
          <w:i/>
          <w:spacing w:val="-4"/>
          <w:sz w:val="22"/>
          <w:szCs w:val="22"/>
        </w:rPr>
        <w:t xml:space="preserve">          </w:t>
      </w:r>
      <w:r w:rsidRPr="00821A47">
        <w:rPr>
          <w:i/>
          <w:spacing w:val="-4"/>
          <w:sz w:val="22"/>
          <w:szCs w:val="22"/>
        </w:rPr>
        <w:t xml:space="preserve">Thus, -160 dB is better than -180 dB. </w:t>
      </w:r>
    </w:p>
    <w:p w14:paraId="4F4370B3" w14:textId="77777777" w:rsidR="00CF3264" w:rsidRPr="00821A47" w:rsidRDefault="00CF3264">
      <w:pPr>
        <w:pStyle w:val="1A1a1a"/>
        <w:ind w:right="-22"/>
        <w:jc w:val="both"/>
        <w:rPr>
          <w:sz w:val="18"/>
          <w:szCs w:val="18"/>
        </w:rPr>
      </w:pPr>
    </w:p>
    <w:p w14:paraId="69475B84" w14:textId="77777777" w:rsidR="00CF3264" w:rsidRPr="00821A47" w:rsidRDefault="00CF3264">
      <w:pPr>
        <w:pStyle w:val="1A1a1a0"/>
        <w:tabs>
          <w:tab w:val="clear" w:pos="1179"/>
          <w:tab w:val="clear" w:pos="1440"/>
          <w:tab w:val="clear" w:pos="1582"/>
          <w:tab w:val="clear" w:pos="2060"/>
          <w:tab w:val="left" w:pos="1170"/>
          <w:tab w:val="left" w:pos="1620"/>
          <w:tab w:val="left" w:pos="2070"/>
          <w:tab w:val="left" w:pos="2520"/>
        </w:tabs>
        <w:ind w:left="2520" w:right="-22" w:hanging="2520"/>
        <w:jc w:val="both"/>
        <w:rPr>
          <w:sz w:val="22"/>
          <w:szCs w:val="22"/>
        </w:rPr>
      </w:pPr>
      <w:r w:rsidRPr="00821A47">
        <w:rPr>
          <w:sz w:val="22"/>
          <w:szCs w:val="22"/>
        </w:rPr>
        <w:t>6.</w:t>
      </w:r>
      <w:r w:rsidRPr="00821A47">
        <w:rPr>
          <w:sz w:val="22"/>
          <w:szCs w:val="22"/>
        </w:rPr>
        <w:tab/>
        <w:t>A.</w:t>
      </w:r>
      <w:r w:rsidRPr="00821A47">
        <w:rPr>
          <w:sz w:val="22"/>
          <w:szCs w:val="22"/>
        </w:rPr>
        <w:tab/>
        <w:t>1.</w:t>
      </w:r>
      <w:r w:rsidRPr="00821A47">
        <w:rPr>
          <w:sz w:val="22"/>
          <w:szCs w:val="22"/>
        </w:rPr>
        <w:tab/>
        <w:t>a.</w:t>
      </w:r>
      <w:r w:rsidRPr="00821A47">
        <w:rPr>
          <w:sz w:val="22"/>
          <w:szCs w:val="22"/>
        </w:rPr>
        <w:tab/>
        <w:t>2.</w:t>
      </w:r>
      <w:r w:rsidRPr="00821A47">
        <w:rPr>
          <w:sz w:val="22"/>
          <w:szCs w:val="22"/>
        </w:rPr>
        <w:tab/>
        <w:t>b.</w:t>
      </w:r>
      <w:r w:rsidRPr="00821A47">
        <w:rPr>
          <w:sz w:val="22"/>
          <w:szCs w:val="22"/>
        </w:rPr>
        <w:tab/>
        <w:t>Towed acoustic hydrophone arrays having</w:t>
      </w:r>
      <w:r w:rsidRPr="00821A47">
        <w:rPr>
          <w:b/>
          <w:sz w:val="22"/>
          <w:szCs w:val="22"/>
        </w:rPr>
        <w:t xml:space="preserve"> </w:t>
      </w:r>
      <w:r w:rsidRPr="00821A47">
        <w:rPr>
          <w:sz w:val="22"/>
          <w:szCs w:val="22"/>
        </w:rPr>
        <w:t>any of the following:</w:t>
      </w:r>
    </w:p>
    <w:p w14:paraId="718EC4A5" w14:textId="77777777" w:rsidR="009A4929" w:rsidRPr="00821A47" w:rsidRDefault="009A4929" w:rsidP="009A4929">
      <w:pPr>
        <w:spacing w:before="60"/>
        <w:ind w:left="2552" w:right="-23" w:hanging="2552"/>
        <w:jc w:val="both"/>
        <w:rPr>
          <w:i/>
          <w:sz w:val="22"/>
          <w:szCs w:val="22"/>
          <w:u w:val="single"/>
        </w:rPr>
      </w:pPr>
      <w:r w:rsidRPr="00821A47">
        <w:rPr>
          <w:sz w:val="22"/>
          <w:szCs w:val="22"/>
        </w:rPr>
        <w:tab/>
      </w:r>
      <w:r w:rsidRPr="00821A47">
        <w:rPr>
          <w:i/>
          <w:sz w:val="22"/>
          <w:szCs w:val="22"/>
          <w:u w:val="single"/>
        </w:rPr>
        <w:t>Technical Note</w:t>
      </w:r>
    </w:p>
    <w:p w14:paraId="0D1AEB26" w14:textId="77777777" w:rsidR="009A4929" w:rsidRPr="00821A47" w:rsidRDefault="009A4929" w:rsidP="009A4929">
      <w:pPr>
        <w:ind w:left="2552" w:right="-23" w:hanging="2552"/>
        <w:jc w:val="both"/>
        <w:rPr>
          <w:iCs/>
          <w:sz w:val="22"/>
          <w:szCs w:val="22"/>
        </w:rPr>
      </w:pPr>
      <w:r w:rsidRPr="00821A47">
        <w:rPr>
          <w:i/>
          <w:sz w:val="22"/>
          <w:szCs w:val="22"/>
        </w:rPr>
        <w:tab/>
      </w:r>
      <w:r w:rsidR="000B3494" w:rsidRPr="00821A47">
        <w:rPr>
          <w:i/>
          <w:sz w:val="22"/>
          <w:szCs w:val="22"/>
        </w:rPr>
        <w:t>For the purposes of 6.A.1.a.2.b., h</w:t>
      </w:r>
      <w:r w:rsidRPr="00821A47">
        <w:rPr>
          <w:i/>
          <w:iCs/>
          <w:sz w:val="22"/>
          <w:szCs w:val="22"/>
        </w:rPr>
        <w:t xml:space="preserve">ydrophone arrays consist of </w:t>
      </w:r>
      <w:proofErr w:type="gramStart"/>
      <w:r w:rsidRPr="00821A47">
        <w:rPr>
          <w:i/>
          <w:iCs/>
          <w:sz w:val="22"/>
          <w:szCs w:val="22"/>
        </w:rPr>
        <w:t>a number of</w:t>
      </w:r>
      <w:proofErr w:type="gramEnd"/>
      <w:r w:rsidRPr="00821A47">
        <w:rPr>
          <w:i/>
          <w:iCs/>
          <w:sz w:val="22"/>
          <w:szCs w:val="22"/>
        </w:rPr>
        <w:t xml:space="preserve"> hydrophones providing multiple acoustic output channels.</w:t>
      </w:r>
    </w:p>
    <w:p w14:paraId="5CBBD85C" w14:textId="77777777" w:rsidR="00CF3264" w:rsidRPr="00821A47" w:rsidRDefault="00D25056" w:rsidP="00D25056">
      <w:pPr>
        <w:pStyle w:val="1A1a1a1"/>
        <w:spacing w:before="120"/>
        <w:ind w:right="-23"/>
        <w:jc w:val="both"/>
        <w:rPr>
          <w:sz w:val="22"/>
          <w:szCs w:val="22"/>
        </w:rPr>
      </w:pP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r>
      <w:r w:rsidR="00581BCF" w:rsidRPr="00821A47">
        <w:rPr>
          <w:sz w:val="22"/>
          <w:szCs w:val="22"/>
        </w:rPr>
        <w:tab/>
      </w:r>
      <w:r w:rsidR="00CF3264" w:rsidRPr="00821A47">
        <w:rPr>
          <w:sz w:val="22"/>
          <w:szCs w:val="22"/>
        </w:rPr>
        <w:t>1.</w:t>
      </w:r>
      <w:r w:rsidR="00CF3264" w:rsidRPr="00821A47">
        <w:rPr>
          <w:sz w:val="22"/>
          <w:szCs w:val="22"/>
        </w:rPr>
        <w:tab/>
        <w:t>Hydrophone group spacing of less than 12.5 m or 'able to be modified' to have hydrophone group spacing of less than 12.5 </w:t>
      </w:r>
      <w:proofErr w:type="gramStart"/>
      <w:r w:rsidR="00CF3264" w:rsidRPr="00821A47">
        <w:rPr>
          <w:sz w:val="22"/>
          <w:szCs w:val="22"/>
        </w:rPr>
        <w:t>m;</w:t>
      </w:r>
      <w:proofErr w:type="gramEnd"/>
    </w:p>
    <w:p w14:paraId="2D682D2C" w14:textId="77777777" w:rsidR="00CF3264" w:rsidRPr="00821A47" w:rsidRDefault="00CF3264" w:rsidP="00D676BA">
      <w:pPr>
        <w:pStyle w:val="1A1a1a1"/>
        <w:ind w:right="-22"/>
        <w:jc w:val="both"/>
        <w:rPr>
          <w:sz w:val="22"/>
          <w:szCs w:val="22"/>
        </w:rPr>
      </w:pP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t>2.</w:t>
      </w:r>
      <w:r w:rsidRPr="00821A47">
        <w:rPr>
          <w:sz w:val="22"/>
          <w:szCs w:val="22"/>
        </w:rPr>
        <w:tab/>
        <w:t>Designed or 'able to be modified' to operate at depths exceeding 35 </w:t>
      </w:r>
      <w:proofErr w:type="gramStart"/>
      <w:r w:rsidRPr="00821A47">
        <w:rPr>
          <w:sz w:val="22"/>
          <w:szCs w:val="22"/>
        </w:rPr>
        <w:t>m;</w:t>
      </w:r>
      <w:proofErr w:type="gramEnd"/>
    </w:p>
    <w:p w14:paraId="1099AC1B" w14:textId="77777777" w:rsidR="00CF3264" w:rsidRPr="00821A47" w:rsidRDefault="009A4929">
      <w:pPr>
        <w:pStyle w:val="1A1a1a1"/>
        <w:ind w:right="-22"/>
        <w:jc w:val="both"/>
        <w:rPr>
          <w:sz w:val="22"/>
          <w:szCs w:val="22"/>
        </w:rPr>
      </w:pP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r>
      <w:r w:rsidR="00CF3264" w:rsidRPr="00821A47">
        <w:rPr>
          <w:sz w:val="22"/>
          <w:szCs w:val="22"/>
        </w:rPr>
        <w:t>3.</w:t>
      </w:r>
      <w:r w:rsidR="00CF3264" w:rsidRPr="00821A47">
        <w:rPr>
          <w:sz w:val="22"/>
          <w:szCs w:val="22"/>
        </w:rPr>
        <w:tab/>
        <w:t xml:space="preserve">Heading sensors specified </w:t>
      </w:r>
      <w:r w:rsidR="00B334E3" w:rsidRPr="00821A47">
        <w:rPr>
          <w:sz w:val="22"/>
          <w:szCs w:val="22"/>
        </w:rPr>
        <w:t>in</w:t>
      </w:r>
      <w:r w:rsidR="00CF3264" w:rsidRPr="00821A47">
        <w:rPr>
          <w:sz w:val="22"/>
          <w:szCs w:val="22"/>
        </w:rPr>
        <w:t xml:space="preserve"> 6.A.1.a.2.</w:t>
      </w:r>
      <w:proofErr w:type="gramStart"/>
      <w:r w:rsidR="00CF3264" w:rsidRPr="00821A47">
        <w:rPr>
          <w:sz w:val="22"/>
          <w:szCs w:val="22"/>
        </w:rPr>
        <w:t>d.;</w:t>
      </w:r>
      <w:proofErr w:type="gramEnd"/>
    </w:p>
    <w:p w14:paraId="726C4758" w14:textId="77777777" w:rsidR="00CF3264" w:rsidRPr="00821A47" w:rsidRDefault="00CF3264">
      <w:pPr>
        <w:pStyle w:val="1A1a1a1"/>
        <w:ind w:right="-22"/>
        <w:jc w:val="both"/>
        <w:rPr>
          <w:sz w:val="22"/>
          <w:szCs w:val="22"/>
        </w:rPr>
      </w:pP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t>4.</w:t>
      </w:r>
      <w:r w:rsidRPr="00821A47">
        <w:rPr>
          <w:sz w:val="22"/>
          <w:szCs w:val="22"/>
        </w:rPr>
        <w:tab/>
        <w:t xml:space="preserve">Longitudinally reinforced array </w:t>
      </w:r>
      <w:proofErr w:type="gramStart"/>
      <w:r w:rsidRPr="00821A47">
        <w:rPr>
          <w:sz w:val="22"/>
          <w:szCs w:val="22"/>
        </w:rPr>
        <w:t>hoses;</w:t>
      </w:r>
      <w:proofErr w:type="gramEnd"/>
    </w:p>
    <w:p w14:paraId="3EF9FC5F" w14:textId="77777777" w:rsidR="00CF3264" w:rsidRPr="00821A47" w:rsidRDefault="00CF3264">
      <w:pPr>
        <w:pStyle w:val="1A1a1a1"/>
        <w:ind w:right="-22"/>
        <w:jc w:val="both"/>
        <w:rPr>
          <w:sz w:val="22"/>
          <w:szCs w:val="22"/>
          <w:u w:val="single"/>
        </w:rPr>
      </w:pP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t>5.</w:t>
      </w:r>
      <w:r w:rsidRPr="00821A47">
        <w:rPr>
          <w:sz w:val="22"/>
          <w:szCs w:val="22"/>
        </w:rPr>
        <w:tab/>
        <w:t xml:space="preserve">An assembled array of less than 40 mm in </w:t>
      </w:r>
      <w:proofErr w:type="gramStart"/>
      <w:r w:rsidRPr="00821A47">
        <w:rPr>
          <w:sz w:val="22"/>
          <w:szCs w:val="22"/>
        </w:rPr>
        <w:t>diameter;</w:t>
      </w:r>
      <w:proofErr w:type="gramEnd"/>
    </w:p>
    <w:p w14:paraId="175396AA" w14:textId="77777777" w:rsidR="00CF3264" w:rsidRPr="00821A47" w:rsidRDefault="00CF3264">
      <w:pPr>
        <w:pStyle w:val="1A1a1a1"/>
        <w:ind w:right="-22"/>
        <w:jc w:val="both"/>
        <w:rPr>
          <w:sz w:val="22"/>
          <w:szCs w:val="22"/>
        </w:rPr>
      </w:pP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t>6.</w:t>
      </w:r>
      <w:r w:rsidRPr="00821A47">
        <w:rPr>
          <w:sz w:val="22"/>
          <w:szCs w:val="22"/>
        </w:rPr>
        <w:tab/>
        <w:t>Not used since 2007</w:t>
      </w:r>
    </w:p>
    <w:p w14:paraId="7CC7BC8A" w14:textId="77777777" w:rsidR="00CF3264" w:rsidRPr="00821A47" w:rsidRDefault="00CF3264">
      <w:pPr>
        <w:pStyle w:val="1A1a1a1"/>
        <w:ind w:right="-22"/>
        <w:jc w:val="both"/>
        <w:rPr>
          <w:sz w:val="22"/>
          <w:szCs w:val="22"/>
        </w:rPr>
      </w:pP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t>7.</w:t>
      </w:r>
      <w:r w:rsidRPr="00821A47">
        <w:rPr>
          <w:sz w:val="22"/>
          <w:szCs w:val="22"/>
        </w:rPr>
        <w:tab/>
        <w:t xml:space="preserve">Hydrophone characteristics specified </w:t>
      </w:r>
      <w:r w:rsidR="00B334E3" w:rsidRPr="00821A47">
        <w:rPr>
          <w:sz w:val="22"/>
          <w:szCs w:val="22"/>
        </w:rPr>
        <w:t>in</w:t>
      </w:r>
      <w:r w:rsidRPr="00821A47">
        <w:rPr>
          <w:sz w:val="22"/>
          <w:szCs w:val="22"/>
        </w:rPr>
        <w:t xml:space="preserve"> 6.A.1.a.2.a.;</w:t>
      </w:r>
      <w:r w:rsidR="00F95B4E" w:rsidRPr="00821A47">
        <w:rPr>
          <w:sz w:val="22"/>
          <w:szCs w:val="22"/>
        </w:rPr>
        <w:t xml:space="preserve"> </w:t>
      </w:r>
      <w:r w:rsidR="00F95B4E" w:rsidRPr="00821A47">
        <w:rPr>
          <w:sz w:val="22"/>
          <w:szCs w:val="22"/>
          <w:u w:val="single"/>
        </w:rPr>
        <w:t>or</w:t>
      </w:r>
    </w:p>
    <w:p w14:paraId="1598F099" w14:textId="77777777" w:rsidR="00F95B4E" w:rsidRPr="00821A47" w:rsidRDefault="00F95B4E" w:rsidP="00F95B4E">
      <w:pPr>
        <w:tabs>
          <w:tab w:val="left" w:pos="340"/>
          <w:tab w:val="left" w:pos="720"/>
          <w:tab w:val="left" w:pos="1200"/>
          <w:tab w:val="left" w:pos="1580"/>
          <w:tab w:val="left" w:pos="2060"/>
          <w:tab w:val="left" w:pos="2540"/>
        </w:tabs>
        <w:ind w:left="2920" w:right="-22" w:hanging="2920"/>
        <w:jc w:val="both"/>
        <w:rPr>
          <w:sz w:val="22"/>
          <w:szCs w:val="22"/>
        </w:rPr>
      </w:pP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t>8.</w:t>
      </w:r>
      <w:r w:rsidRPr="00821A47">
        <w:rPr>
          <w:sz w:val="22"/>
          <w:szCs w:val="22"/>
        </w:rPr>
        <w:tab/>
        <w:t xml:space="preserve">Accelerometer-based hydro-acoustic sensors specified </w:t>
      </w:r>
      <w:r w:rsidR="00B334E3" w:rsidRPr="00821A47">
        <w:rPr>
          <w:sz w:val="22"/>
          <w:szCs w:val="22"/>
        </w:rPr>
        <w:t>in</w:t>
      </w:r>
      <w:r w:rsidRPr="00821A47">
        <w:rPr>
          <w:sz w:val="22"/>
          <w:szCs w:val="22"/>
        </w:rPr>
        <w:t xml:space="preserve"> 6.A.1.a.2.</w:t>
      </w:r>
      <w:proofErr w:type="gramStart"/>
      <w:r w:rsidRPr="00821A47">
        <w:rPr>
          <w:sz w:val="22"/>
          <w:szCs w:val="22"/>
        </w:rPr>
        <w:t>g.;</w:t>
      </w:r>
      <w:proofErr w:type="gramEnd"/>
    </w:p>
    <w:p w14:paraId="2752D7CE" w14:textId="77777777" w:rsidR="00D676BA" w:rsidRPr="00821A47" w:rsidRDefault="00D676BA" w:rsidP="0064159D">
      <w:pPr>
        <w:tabs>
          <w:tab w:val="left" w:pos="340"/>
          <w:tab w:val="left" w:pos="720"/>
          <w:tab w:val="left" w:pos="1200"/>
          <w:tab w:val="left" w:pos="1580"/>
          <w:tab w:val="left" w:pos="2060"/>
          <w:tab w:val="left" w:pos="2540"/>
        </w:tabs>
        <w:spacing w:before="60"/>
        <w:ind w:left="2920" w:right="-23" w:hanging="2920"/>
        <w:jc w:val="both"/>
        <w:rPr>
          <w:i/>
          <w:iCs/>
          <w:sz w:val="22"/>
          <w:szCs w:val="22"/>
          <w:u w:val="single"/>
        </w:rPr>
      </w:pP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r>
      <w:r w:rsidRPr="00821A47">
        <w:rPr>
          <w:i/>
          <w:iCs/>
          <w:sz w:val="22"/>
          <w:szCs w:val="22"/>
          <w:u w:val="single"/>
        </w:rPr>
        <w:t>Technical Note</w:t>
      </w:r>
    </w:p>
    <w:p w14:paraId="302DB27C" w14:textId="77777777" w:rsidR="00D676BA" w:rsidRPr="00821A47" w:rsidRDefault="00D676BA" w:rsidP="00D676BA">
      <w:pPr>
        <w:tabs>
          <w:tab w:val="left" w:pos="340"/>
          <w:tab w:val="left" w:pos="720"/>
          <w:tab w:val="left" w:pos="1200"/>
          <w:tab w:val="left" w:pos="1580"/>
          <w:tab w:val="left" w:pos="2060"/>
          <w:tab w:val="left" w:pos="2540"/>
        </w:tabs>
        <w:ind w:left="2552" w:right="-23" w:hanging="2552"/>
        <w:jc w:val="both"/>
        <w:rPr>
          <w:i/>
          <w:iCs/>
          <w:sz w:val="22"/>
          <w:szCs w:val="22"/>
        </w:rPr>
      </w:pPr>
      <w:r w:rsidRPr="00821A47">
        <w:rPr>
          <w:i/>
          <w:iCs/>
          <w:sz w:val="22"/>
          <w:szCs w:val="22"/>
        </w:rPr>
        <w:tab/>
      </w:r>
      <w:r w:rsidRPr="00821A47">
        <w:rPr>
          <w:i/>
          <w:iCs/>
          <w:sz w:val="22"/>
          <w:szCs w:val="22"/>
        </w:rPr>
        <w:tab/>
      </w:r>
      <w:r w:rsidRPr="00821A47">
        <w:rPr>
          <w:i/>
          <w:iCs/>
          <w:sz w:val="22"/>
          <w:szCs w:val="22"/>
        </w:rPr>
        <w:tab/>
      </w:r>
      <w:r w:rsidRPr="00821A47">
        <w:rPr>
          <w:i/>
          <w:iCs/>
          <w:sz w:val="22"/>
          <w:szCs w:val="22"/>
        </w:rPr>
        <w:tab/>
      </w:r>
      <w:r w:rsidRPr="00821A47">
        <w:rPr>
          <w:i/>
          <w:iCs/>
          <w:sz w:val="22"/>
          <w:szCs w:val="22"/>
        </w:rPr>
        <w:tab/>
      </w:r>
      <w:r w:rsidRPr="00821A47">
        <w:rPr>
          <w:i/>
          <w:iCs/>
          <w:sz w:val="22"/>
          <w:szCs w:val="22"/>
        </w:rPr>
        <w:tab/>
        <w:t>For the purposes of 6.A.1.a.2.b., 'able to be modified'</w:t>
      </w:r>
      <w:r w:rsidR="0064159D" w:rsidRPr="00821A47">
        <w:rPr>
          <w:i/>
          <w:iCs/>
          <w:sz w:val="22"/>
          <w:szCs w:val="22"/>
        </w:rPr>
        <w:t xml:space="preserve"> </w:t>
      </w:r>
      <w:r w:rsidRPr="00821A47">
        <w:rPr>
          <w:i/>
          <w:iCs/>
          <w:sz w:val="22"/>
          <w:szCs w:val="22"/>
        </w:rPr>
        <w:t xml:space="preserve">means having provisions to allow a change of the wiring or interconnections to alter hydrophone group spacing or operating depth limits. These provisions </w:t>
      </w:r>
      <w:proofErr w:type="gramStart"/>
      <w:r w:rsidRPr="00821A47">
        <w:rPr>
          <w:i/>
          <w:iCs/>
          <w:sz w:val="22"/>
          <w:szCs w:val="22"/>
        </w:rPr>
        <w:t>are:</w:t>
      </w:r>
      <w:proofErr w:type="gramEnd"/>
      <w:r w:rsidRPr="00821A47">
        <w:rPr>
          <w:i/>
          <w:iCs/>
          <w:sz w:val="22"/>
          <w:szCs w:val="22"/>
        </w:rPr>
        <w:t xml:space="preserve"> spare wiring exceeding 10% of the number of wires, hydrophone group spacing adjustment blocks or internal depth limiting devices that are adjustable or that control more than one hydrophone group.</w:t>
      </w:r>
    </w:p>
    <w:p w14:paraId="6424FECF" w14:textId="77777777" w:rsidR="00CF3264" w:rsidRPr="00821A47" w:rsidRDefault="00CF3264" w:rsidP="00CB0475">
      <w:pPr>
        <w:pStyle w:val="1A1a1a"/>
        <w:spacing w:before="120"/>
        <w:ind w:right="-23"/>
        <w:jc w:val="both"/>
        <w:rPr>
          <w:sz w:val="22"/>
          <w:szCs w:val="22"/>
        </w:rPr>
      </w:pPr>
      <w:r w:rsidRPr="00821A47">
        <w:rPr>
          <w:sz w:val="22"/>
          <w:szCs w:val="22"/>
        </w:rPr>
        <w:t>6.</w:t>
      </w:r>
      <w:r w:rsidRPr="00821A47">
        <w:rPr>
          <w:sz w:val="22"/>
          <w:szCs w:val="22"/>
        </w:rPr>
        <w:tab/>
        <w:t>A.</w:t>
      </w:r>
      <w:r w:rsidRPr="00821A47">
        <w:rPr>
          <w:sz w:val="22"/>
          <w:szCs w:val="22"/>
        </w:rPr>
        <w:tab/>
        <w:t>1.</w:t>
      </w:r>
      <w:r w:rsidRPr="00821A47">
        <w:rPr>
          <w:sz w:val="22"/>
          <w:szCs w:val="22"/>
        </w:rPr>
        <w:tab/>
        <w:t>a.</w:t>
      </w:r>
      <w:r w:rsidRPr="00821A47">
        <w:rPr>
          <w:sz w:val="22"/>
          <w:szCs w:val="22"/>
        </w:rPr>
        <w:tab/>
        <w:t>2.</w:t>
      </w:r>
      <w:r w:rsidRPr="00821A47">
        <w:rPr>
          <w:sz w:val="22"/>
          <w:szCs w:val="22"/>
        </w:rPr>
        <w:tab/>
        <w:t>c.</w:t>
      </w:r>
      <w:r w:rsidRPr="00821A47">
        <w:rPr>
          <w:sz w:val="22"/>
          <w:szCs w:val="22"/>
        </w:rPr>
        <w:tab/>
        <w:t>Processing equipment, specially designed for towed acoustic hydrophone arrays, having</w:t>
      </w:r>
      <w:r w:rsidRPr="00821A47">
        <w:rPr>
          <w:b/>
          <w:sz w:val="22"/>
          <w:szCs w:val="22"/>
        </w:rPr>
        <w:t xml:space="preserve"> </w:t>
      </w:r>
      <w:r w:rsidR="00A776E0" w:rsidRPr="00821A47">
        <w:rPr>
          <w:sz w:val="22"/>
          <w:szCs w:val="22"/>
        </w:rPr>
        <w:t>"user-</w:t>
      </w:r>
      <w:r w:rsidRPr="00821A47">
        <w:rPr>
          <w:sz w:val="22"/>
          <w:szCs w:val="22"/>
        </w:rPr>
        <w:t xml:space="preserve">accessible programmability" and time or frequency domain processing and correlation, including spectral analysis, digital filtering and beamforming using Fast Fourier or other transforms or </w:t>
      </w:r>
      <w:proofErr w:type="gramStart"/>
      <w:r w:rsidRPr="00821A47">
        <w:rPr>
          <w:sz w:val="22"/>
          <w:szCs w:val="22"/>
        </w:rPr>
        <w:t>processes;</w:t>
      </w:r>
      <w:proofErr w:type="gramEnd"/>
    </w:p>
    <w:p w14:paraId="7A503B24" w14:textId="77777777" w:rsidR="00CF3264" w:rsidRPr="00821A47" w:rsidRDefault="00CF3264" w:rsidP="00CB0475">
      <w:pPr>
        <w:pStyle w:val="1A1a1a"/>
        <w:spacing w:before="120"/>
        <w:ind w:right="-23"/>
        <w:jc w:val="both"/>
        <w:rPr>
          <w:sz w:val="22"/>
          <w:szCs w:val="22"/>
        </w:rPr>
      </w:pPr>
      <w:r w:rsidRPr="00821A47">
        <w:rPr>
          <w:sz w:val="22"/>
          <w:szCs w:val="22"/>
        </w:rPr>
        <w:t>6.</w:t>
      </w:r>
      <w:r w:rsidRPr="00821A47">
        <w:rPr>
          <w:sz w:val="22"/>
          <w:szCs w:val="22"/>
        </w:rPr>
        <w:tab/>
        <w:t>A.</w:t>
      </w:r>
      <w:r w:rsidRPr="00821A47">
        <w:rPr>
          <w:sz w:val="22"/>
          <w:szCs w:val="22"/>
        </w:rPr>
        <w:tab/>
        <w:t>1.</w:t>
      </w:r>
      <w:r w:rsidRPr="00821A47">
        <w:rPr>
          <w:sz w:val="22"/>
          <w:szCs w:val="22"/>
        </w:rPr>
        <w:tab/>
        <w:t>a.</w:t>
      </w:r>
      <w:r w:rsidRPr="00821A47">
        <w:rPr>
          <w:sz w:val="22"/>
          <w:szCs w:val="22"/>
        </w:rPr>
        <w:tab/>
        <w:t>2.</w:t>
      </w:r>
      <w:r w:rsidRPr="00821A47">
        <w:rPr>
          <w:sz w:val="22"/>
          <w:szCs w:val="22"/>
        </w:rPr>
        <w:tab/>
        <w:t>d.</w:t>
      </w:r>
      <w:r w:rsidRPr="00821A47">
        <w:rPr>
          <w:sz w:val="22"/>
          <w:szCs w:val="22"/>
        </w:rPr>
        <w:tab/>
        <w:t xml:space="preserve">Heading sensors having </w:t>
      </w:r>
      <w:proofErr w:type="gramStart"/>
      <w:r w:rsidRPr="00821A47">
        <w:rPr>
          <w:sz w:val="22"/>
          <w:szCs w:val="22"/>
        </w:rPr>
        <w:t>all of</w:t>
      </w:r>
      <w:proofErr w:type="gramEnd"/>
      <w:r w:rsidRPr="00821A47">
        <w:rPr>
          <w:sz w:val="22"/>
          <w:szCs w:val="22"/>
        </w:rPr>
        <w:t xml:space="preserve"> the following: </w:t>
      </w:r>
    </w:p>
    <w:p w14:paraId="72F9BC27" w14:textId="77777777" w:rsidR="00CF3264" w:rsidRPr="00821A47" w:rsidRDefault="00CF3264">
      <w:pPr>
        <w:pStyle w:val="1A1a1a1"/>
        <w:ind w:right="-22"/>
        <w:jc w:val="both"/>
        <w:rPr>
          <w:sz w:val="22"/>
          <w:szCs w:val="22"/>
        </w:rPr>
      </w:pP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t>1.</w:t>
      </w:r>
      <w:r w:rsidRPr="00821A47">
        <w:rPr>
          <w:sz w:val="22"/>
          <w:szCs w:val="22"/>
        </w:rPr>
        <w:tab/>
      </w:r>
      <w:r w:rsidR="00190650" w:rsidRPr="00821A47">
        <w:rPr>
          <w:sz w:val="22"/>
          <w:szCs w:val="22"/>
        </w:rPr>
        <w:t xml:space="preserve">An "accuracy" of </w:t>
      </w:r>
      <w:r w:rsidR="00D91A8F" w:rsidRPr="00821A47">
        <w:rPr>
          <w:sz w:val="22"/>
          <w:szCs w:val="22"/>
        </w:rPr>
        <w:t>less (</w:t>
      </w:r>
      <w:r w:rsidR="00190650" w:rsidRPr="00821A47">
        <w:rPr>
          <w:sz w:val="22"/>
          <w:szCs w:val="22"/>
        </w:rPr>
        <w:t>better</w:t>
      </w:r>
      <w:r w:rsidR="00D91A8F" w:rsidRPr="00821A47">
        <w:rPr>
          <w:sz w:val="22"/>
          <w:szCs w:val="22"/>
        </w:rPr>
        <w:t>)</w:t>
      </w:r>
      <w:r w:rsidR="00190650" w:rsidRPr="00821A47">
        <w:rPr>
          <w:sz w:val="22"/>
          <w:szCs w:val="22"/>
        </w:rPr>
        <w:t xml:space="preserve"> than 0.5°</w:t>
      </w:r>
      <w:r w:rsidRPr="00821A47">
        <w:rPr>
          <w:sz w:val="22"/>
          <w:szCs w:val="22"/>
        </w:rPr>
        <w:t xml:space="preserve">; </w:t>
      </w:r>
      <w:r w:rsidRPr="00821A47">
        <w:rPr>
          <w:sz w:val="22"/>
          <w:szCs w:val="22"/>
          <w:u w:val="single"/>
        </w:rPr>
        <w:t>and</w:t>
      </w:r>
    </w:p>
    <w:p w14:paraId="71B4098B" w14:textId="77777777" w:rsidR="00CF3264" w:rsidRPr="00821A47" w:rsidRDefault="00CF3264">
      <w:pPr>
        <w:pStyle w:val="1A1a1a1"/>
        <w:ind w:right="-22"/>
        <w:jc w:val="both"/>
        <w:rPr>
          <w:sz w:val="22"/>
          <w:szCs w:val="22"/>
        </w:rPr>
      </w:pP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t>2.</w:t>
      </w:r>
      <w:r w:rsidRPr="00821A47">
        <w:rPr>
          <w:sz w:val="22"/>
          <w:szCs w:val="22"/>
        </w:rPr>
        <w:tab/>
        <w:t xml:space="preserve">Designed to operate at depths exceeding 35 m or having an adjustable or removable depth sensing device </w:t>
      </w:r>
      <w:proofErr w:type="gramStart"/>
      <w:r w:rsidRPr="00821A47">
        <w:rPr>
          <w:sz w:val="22"/>
          <w:szCs w:val="22"/>
        </w:rPr>
        <w:t>in order to</w:t>
      </w:r>
      <w:proofErr w:type="gramEnd"/>
      <w:r w:rsidRPr="00821A47">
        <w:rPr>
          <w:sz w:val="22"/>
          <w:szCs w:val="22"/>
        </w:rPr>
        <w:t xml:space="preserve"> operate at depths exceeding 35 </w:t>
      </w:r>
      <w:proofErr w:type="gramStart"/>
      <w:r w:rsidRPr="00821A47">
        <w:rPr>
          <w:sz w:val="22"/>
          <w:szCs w:val="22"/>
        </w:rPr>
        <w:t>m;</w:t>
      </w:r>
      <w:proofErr w:type="gramEnd"/>
    </w:p>
    <w:p w14:paraId="22DF108F" w14:textId="77777777" w:rsidR="00A776E0" w:rsidRPr="00821A47" w:rsidRDefault="00A776E0" w:rsidP="00A776E0">
      <w:pPr>
        <w:spacing w:before="60"/>
        <w:ind w:left="3243" w:hanging="697"/>
        <w:jc w:val="both"/>
        <w:rPr>
          <w:i/>
          <w:sz w:val="22"/>
          <w:szCs w:val="22"/>
        </w:rPr>
      </w:pPr>
      <w:r w:rsidRPr="00821A47">
        <w:rPr>
          <w:i/>
          <w:sz w:val="22"/>
          <w:szCs w:val="22"/>
          <w:u w:val="single"/>
        </w:rPr>
        <w:t>N.B.</w:t>
      </w:r>
      <w:r w:rsidRPr="00821A47">
        <w:rPr>
          <w:i/>
          <w:sz w:val="22"/>
          <w:szCs w:val="22"/>
        </w:rPr>
        <w:tab/>
        <w:t>For inertial heading systems, see 7.A.3.c.</w:t>
      </w:r>
    </w:p>
    <w:p w14:paraId="628B098D" w14:textId="77777777" w:rsidR="00CF3264" w:rsidRPr="00821A47" w:rsidRDefault="00D25056" w:rsidP="00C84367">
      <w:pPr>
        <w:pStyle w:val="1A1a1a"/>
        <w:spacing w:before="120"/>
        <w:ind w:right="-23"/>
        <w:jc w:val="both"/>
        <w:rPr>
          <w:sz w:val="22"/>
          <w:szCs w:val="22"/>
        </w:rPr>
      </w:pPr>
      <w:r w:rsidRPr="00821A47">
        <w:rPr>
          <w:sz w:val="22"/>
          <w:szCs w:val="22"/>
        </w:rPr>
        <w:br w:type="page"/>
      </w:r>
      <w:r w:rsidR="009A4929" w:rsidRPr="00821A47">
        <w:rPr>
          <w:sz w:val="22"/>
          <w:szCs w:val="22"/>
        </w:rPr>
        <w:lastRenderedPageBreak/>
        <w:t>6.</w:t>
      </w:r>
      <w:r w:rsidR="009A4929" w:rsidRPr="00821A47">
        <w:rPr>
          <w:sz w:val="22"/>
          <w:szCs w:val="22"/>
        </w:rPr>
        <w:tab/>
        <w:t>A.</w:t>
      </w:r>
      <w:r w:rsidR="009A4929" w:rsidRPr="00821A47">
        <w:rPr>
          <w:sz w:val="22"/>
          <w:szCs w:val="22"/>
        </w:rPr>
        <w:tab/>
        <w:t>1.</w:t>
      </w:r>
      <w:r w:rsidR="009A4929" w:rsidRPr="00821A47">
        <w:rPr>
          <w:sz w:val="22"/>
          <w:szCs w:val="22"/>
        </w:rPr>
        <w:tab/>
        <w:t>a.</w:t>
      </w:r>
      <w:r w:rsidR="009A4929" w:rsidRPr="00821A47">
        <w:rPr>
          <w:sz w:val="22"/>
          <w:szCs w:val="22"/>
        </w:rPr>
        <w:tab/>
        <w:t>2.</w:t>
      </w:r>
      <w:r w:rsidR="009A4929" w:rsidRPr="00821A47">
        <w:rPr>
          <w:sz w:val="22"/>
          <w:szCs w:val="22"/>
        </w:rPr>
        <w:tab/>
        <w:t>e.</w:t>
      </w:r>
      <w:r w:rsidR="009A4929" w:rsidRPr="00821A47">
        <w:rPr>
          <w:sz w:val="22"/>
          <w:szCs w:val="22"/>
        </w:rPr>
        <w:tab/>
        <w:t>Bottom or bay-</w:t>
      </w:r>
      <w:r w:rsidR="00CF3264" w:rsidRPr="00821A47">
        <w:rPr>
          <w:sz w:val="22"/>
          <w:szCs w:val="22"/>
        </w:rPr>
        <w:t xml:space="preserve">cable </w:t>
      </w:r>
      <w:r w:rsidR="009A4929" w:rsidRPr="00821A47">
        <w:rPr>
          <w:sz w:val="22"/>
          <w:szCs w:val="22"/>
        </w:rPr>
        <w:t>hydrophone arrays</w:t>
      </w:r>
      <w:r w:rsidR="00CF3264" w:rsidRPr="00821A47">
        <w:rPr>
          <w:sz w:val="22"/>
          <w:szCs w:val="22"/>
        </w:rPr>
        <w:t xml:space="preserve"> having</w:t>
      </w:r>
      <w:r w:rsidR="00CF3264" w:rsidRPr="00821A47">
        <w:rPr>
          <w:b/>
          <w:sz w:val="22"/>
          <w:szCs w:val="22"/>
        </w:rPr>
        <w:t xml:space="preserve"> </w:t>
      </w:r>
      <w:r w:rsidR="00CF3264" w:rsidRPr="00821A47">
        <w:rPr>
          <w:sz w:val="22"/>
          <w:szCs w:val="22"/>
        </w:rPr>
        <w:t>any of the following:</w:t>
      </w:r>
    </w:p>
    <w:p w14:paraId="0AFA4AA1" w14:textId="77777777" w:rsidR="00CF3264" w:rsidRPr="00821A47" w:rsidRDefault="00CF3264">
      <w:pPr>
        <w:pStyle w:val="1A1a1a1"/>
        <w:ind w:right="-22"/>
        <w:jc w:val="both"/>
        <w:rPr>
          <w:sz w:val="22"/>
          <w:szCs w:val="22"/>
          <w:u w:val="single"/>
        </w:rPr>
      </w:pP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t>1.</w:t>
      </w:r>
      <w:r w:rsidRPr="00821A47">
        <w:rPr>
          <w:sz w:val="22"/>
          <w:szCs w:val="22"/>
        </w:rPr>
        <w:tab/>
        <w:t xml:space="preserve">Incorporating hydrophones specified </w:t>
      </w:r>
      <w:r w:rsidR="00B334E3" w:rsidRPr="00821A47">
        <w:rPr>
          <w:sz w:val="22"/>
          <w:szCs w:val="22"/>
        </w:rPr>
        <w:t>in</w:t>
      </w:r>
      <w:r w:rsidRPr="00821A47">
        <w:rPr>
          <w:sz w:val="22"/>
          <w:szCs w:val="22"/>
        </w:rPr>
        <w:t xml:space="preserve"> 6.A.1.a.2.</w:t>
      </w:r>
      <w:proofErr w:type="gramStart"/>
      <w:r w:rsidRPr="00821A47">
        <w:rPr>
          <w:sz w:val="22"/>
          <w:szCs w:val="22"/>
        </w:rPr>
        <w:t>a.;</w:t>
      </w:r>
      <w:proofErr w:type="gramEnd"/>
    </w:p>
    <w:p w14:paraId="3F0DC540" w14:textId="77777777" w:rsidR="00CF3264" w:rsidRPr="00821A47" w:rsidRDefault="00CF3264">
      <w:pPr>
        <w:pStyle w:val="1A1a1a1"/>
        <w:ind w:right="-22"/>
        <w:jc w:val="both"/>
        <w:rPr>
          <w:sz w:val="22"/>
          <w:szCs w:val="22"/>
        </w:rPr>
      </w:pP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t>2.</w:t>
      </w:r>
      <w:r w:rsidRPr="00821A47">
        <w:rPr>
          <w:sz w:val="22"/>
          <w:szCs w:val="22"/>
        </w:rPr>
        <w:tab/>
        <w:t xml:space="preserve">Incorporating multiplexed hydrophone group signal modules having </w:t>
      </w:r>
      <w:proofErr w:type="gramStart"/>
      <w:r w:rsidRPr="00821A47">
        <w:rPr>
          <w:sz w:val="22"/>
          <w:szCs w:val="22"/>
        </w:rPr>
        <w:t>all of</w:t>
      </w:r>
      <w:proofErr w:type="gramEnd"/>
      <w:r w:rsidRPr="00821A47">
        <w:rPr>
          <w:sz w:val="22"/>
          <w:szCs w:val="22"/>
        </w:rPr>
        <w:t xml:space="preserve"> the following characteristics: </w:t>
      </w:r>
    </w:p>
    <w:p w14:paraId="0E54FC06" w14:textId="77777777" w:rsidR="00CF3264" w:rsidRPr="00821A47" w:rsidRDefault="00CF3264">
      <w:pPr>
        <w:pStyle w:val="1A1a1a1a"/>
        <w:ind w:right="-22"/>
        <w:jc w:val="both"/>
        <w:rPr>
          <w:sz w:val="22"/>
          <w:szCs w:val="22"/>
          <w:u w:val="single"/>
        </w:rPr>
      </w:pP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t>a.</w:t>
      </w:r>
      <w:r w:rsidRPr="00821A47">
        <w:rPr>
          <w:b/>
          <w:sz w:val="22"/>
          <w:szCs w:val="22"/>
        </w:rPr>
        <w:tab/>
      </w:r>
      <w:r w:rsidRPr="00821A47">
        <w:rPr>
          <w:sz w:val="22"/>
          <w:szCs w:val="22"/>
        </w:rPr>
        <w:t xml:space="preserve">Designed to operate at depths exceeding 35 m or having an adjustable or removable depth sensing device </w:t>
      </w:r>
      <w:proofErr w:type="gramStart"/>
      <w:r w:rsidRPr="00821A47">
        <w:rPr>
          <w:sz w:val="22"/>
          <w:szCs w:val="22"/>
        </w:rPr>
        <w:t>in order to</w:t>
      </w:r>
      <w:proofErr w:type="gramEnd"/>
      <w:r w:rsidRPr="00821A47">
        <w:rPr>
          <w:sz w:val="22"/>
          <w:szCs w:val="22"/>
        </w:rPr>
        <w:t xml:space="preserve"> operate at depths exceeding 35 m;</w:t>
      </w:r>
      <w:r w:rsidRPr="00821A47">
        <w:rPr>
          <w:b/>
          <w:sz w:val="22"/>
          <w:szCs w:val="22"/>
        </w:rPr>
        <w:t xml:space="preserve"> </w:t>
      </w:r>
      <w:r w:rsidRPr="00821A47">
        <w:rPr>
          <w:sz w:val="22"/>
          <w:szCs w:val="22"/>
          <w:u w:val="single"/>
        </w:rPr>
        <w:t>and</w:t>
      </w:r>
    </w:p>
    <w:p w14:paraId="6D552880" w14:textId="77777777" w:rsidR="00CF3264" w:rsidRPr="00821A47" w:rsidRDefault="00CF3264">
      <w:pPr>
        <w:pStyle w:val="1A1a1a1a"/>
        <w:ind w:right="-22"/>
        <w:jc w:val="both"/>
        <w:rPr>
          <w:sz w:val="22"/>
          <w:szCs w:val="22"/>
        </w:rPr>
      </w:pP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t>b.</w:t>
      </w:r>
      <w:r w:rsidRPr="00821A47">
        <w:rPr>
          <w:sz w:val="22"/>
          <w:szCs w:val="22"/>
        </w:rPr>
        <w:tab/>
        <w:t>Capable of being operationally interchanged with towed acoustic hydrophone array modules;</w:t>
      </w:r>
      <w:r w:rsidR="00F95B4E" w:rsidRPr="00821A47">
        <w:rPr>
          <w:sz w:val="22"/>
          <w:szCs w:val="22"/>
        </w:rPr>
        <w:t xml:space="preserve"> </w:t>
      </w:r>
      <w:r w:rsidR="00F95B4E" w:rsidRPr="00821A47">
        <w:rPr>
          <w:sz w:val="22"/>
          <w:szCs w:val="22"/>
          <w:u w:val="single"/>
        </w:rPr>
        <w:t>or</w:t>
      </w:r>
    </w:p>
    <w:p w14:paraId="76FFAAC9" w14:textId="77777777" w:rsidR="002D47C8" w:rsidRPr="00821A47" w:rsidRDefault="002D47C8" w:rsidP="002D47C8">
      <w:pPr>
        <w:tabs>
          <w:tab w:val="left" w:pos="340"/>
          <w:tab w:val="left" w:pos="720"/>
          <w:tab w:val="left" w:pos="1200"/>
          <w:tab w:val="left" w:pos="1580"/>
          <w:tab w:val="left" w:pos="2060"/>
          <w:tab w:val="left" w:pos="2540"/>
        </w:tabs>
        <w:ind w:left="2920" w:right="-22" w:hanging="2920"/>
        <w:jc w:val="both"/>
        <w:rPr>
          <w:sz w:val="22"/>
          <w:szCs w:val="22"/>
        </w:rPr>
      </w:pP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t>3.</w:t>
      </w:r>
      <w:r w:rsidRPr="00821A47">
        <w:rPr>
          <w:sz w:val="22"/>
          <w:szCs w:val="22"/>
        </w:rPr>
        <w:tab/>
        <w:t xml:space="preserve">Incorporating accelerometer-based hydro-acoustic sensors specified </w:t>
      </w:r>
      <w:r w:rsidR="00B334E3" w:rsidRPr="00821A47">
        <w:rPr>
          <w:sz w:val="22"/>
          <w:szCs w:val="22"/>
        </w:rPr>
        <w:t>in</w:t>
      </w:r>
      <w:r w:rsidRPr="00821A47">
        <w:rPr>
          <w:sz w:val="22"/>
          <w:szCs w:val="22"/>
        </w:rPr>
        <w:t xml:space="preserve"> 6.A.1.a.2.</w:t>
      </w:r>
      <w:proofErr w:type="gramStart"/>
      <w:r w:rsidRPr="00821A47">
        <w:rPr>
          <w:sz w:val="22"/>
          <w:szCs w:val="22"/>
        </w:rPr>
        <w:t>g.;</w:t>
      </w:r>
      <w:proofErr w:type="gramEnd"/>
    </w:p>
    <w:p w14:paraId="4947DDA0" w14:textId="77777777" w:rsidR="00CF3264" w:rsidRPr="00821A47" w:rsidRDefault="00CF3264">
      <w:pPr>
        <w:pStyle w:val="1A1a1a"/>
        <w:spacing w:before="120"/>
        <w:ind w:right="-23"/>
        <w:jc w:val="both"/>
        <w:rPr>
          <w:sz w:val="22"/>
          <w:szCs w:val="22"/>
        </w:rPr>
      </w:pPr>
      <w:r w:rsidRPr="00821A47">
        <w:rPr>
          <w:sz w:val="22"/>
          <w:szCs w:val="22"/>
        </w:rPr>
        <w:t>6.</w:t>
      </w:r>
      <w:r w:rsidRPr="00821A47">
        <w:rPr>
          <w:sz w:val="22"/>
          <w:szCs w:val="22"/>
        </w:rPr>
        <w:tab/>
        <w:t>A.</w:t>
      </w:r>
      <w:r w:rsidRPr="00821A47">
        <w:rPr>
          <w:sz w:val="22"/>
          <w:szCs w:val="22"/>
        </w:rPr>
        <w:tab/>
        <w:t>1.</w:t>
      </w:r>
      <w:r w:rsidRPr="00821A47">
        <w:rPr>
          <w:sz w:val="22"/>
          <w:szCs w:val="22"/>
        </w:rPr>
        <w:tab/>
        <w:t>a.</w:t>
      </w:r>
      <w:r w:rsidRPr="00821A47">
        <w:rPr>
          <w:sz w:val="22"/>
          <w:szCs w:val="22"/>
        </w:rPr>
        <w:tab/>
        <w:t>2.</w:t>
      </w:r>
      <w:r w:rsidRPr="00821A47">
        <w:rPr>
          <w:sz w:val="22"/>
          <w:szCs w:val="22"/>
        </w:rPr>
        <w:tab/>
        <w:t>f.</w:t>
      </w:r>
      <w:r w:rsidRPr="00821A47">
        <w:rPr>
          <w:sz w:val="22"/>
          <w:szCs w:val="22"/>
        </w:rPr>
        <w:tab/>
        <w:t xml:space="preserve">Processing equipment, specially designed for bottom or </w:t>
      </w:r>
      <w:r w:rsidR="00A776E0" w:rsidRPr="00821A47">
        <w:rPr>
          <w:sz w:val="22"/>
          <w:szCs w:val="22"/>
        </w:rPr>
        <w:t>bay cable systems, having "user-</w:t>
      </w:r>
      <w:r w:rsidRPr="00821A47">
        <w:rPr>
          <w:sz w:val="22"/>
          <w:szCs w:val="22"/>
        </w:rPr>
        <w:t xml:space="preserve">accessible programmability" and time or frequency domain processing and correlation, including spectral analysis, digital filtering and beamforming using Fast Fourier or other transforms or </w:t>
      </w:r>
      <w:proofErr w:type="gramStart"/>
      <w:r w:rsidRPr="00821A47">
        <w:rPr>
          <w:sz w:val="22"/>
          <w:szCs w:val="22"/>
        </w:rPr>
        <w:t>processes;</w:t>
      </w:r>
      <w:proofErr w:type="gramEnd"/>
    </w:p>
    <w:p w14:paraId="650E1FA9" w14:textId="77777777" w:rsidR="006F40A5" w:rsidRPr="00821A47" w:rsidRDefault="006F40A5" w:rsidP="00D25056">
      <w:pPr>
        <w:tabs>
          <w:tab w:val="left" w:pos="340"/>
          <w:tab w:val="left" w:pos="720"/>
          <w:tab w:val="left" w:pos="1200"/>
          <w:tab w:val="left" w:pos="1582"/>
          <w:tab w:val="left" w:pos="2060"/>
        </w:tabs>
        <w:ind w:left="2540" w:right="-23" w:hanging="2540"/>
        <w:jc w:val="both"/>
        <w:rPr>
          <w:sz w:val="16"/>
          <w:szCs w:val="16"/>
        </w:rPr>
      </w:pPr>
    </w:p>
    <w:p w14:paraId="69E17CBF" w14:textId="77777777" w:rsidR="002D47C8" w:rsidRPr="00821A47" w:rsidRDefault="002D47C8" w:rsidP="006F40A5">
      <w:pPr>
        <w:tabs>
          <w:tab w:val="left" w:pos="340"/>
          <w:tab w:val="left" w:pos="720"/>
          <w:tab w:val="left" w:pos="1200"/>
          <w:tab w:val="left" w:pos="1582"/>
          <w:tab w:val="left" w:pos="2060"/>
        </w:tabs>
        <w:ind w:left="2540" w:right="-23" w:hanging="2540"/>
        <w:jc w:val="both"/>
        <w:rPr>
          <w:sz w:val="22"/>
          <w:szCs w:val="22"/>
        </w:rPr>
      </w:pPr>
      <w:r w:rsidRPr="00821A47">
        <w:rPr>
          <w:sz w:val="22"/>
          <w:szCs w:val="22"/>
        </w:rPr>
        <w:t>6.</w:t>
      </w:r>
      <w:r w:rsidRPr="00821A47">
        <w:rPr>
          <w:sz w:val="22"/>
          <w:szCs w:val="22"/>
        </w:rPr>
        <w:tab/>
        <w:t>A.</w:t>
      </w:r>
      <w:r w:rsidRPr="00821A47">
        <w:rPr>
          <w:sz w:val="22"/>
          <w:szCs w:val="22"/>
        </w:rPr>
        <w:tab/>
        <w:t>1.</w:t>
      </w:r>
      <w:r w:rsidRPr="00821A47">
        <w:rPr>
          <w:sz w:val="22"/>
          <w:szCs w:val="22"/>
        </w:rPr>
        <w:tab/>
        <w:t>a.</w:t>
      </w:r>
      <w:r w:rsidRPr="00821A47">
        <w:rPr>
          <w:sz w:val="22"/>
          <w:szCs w:val="22"/>
        </w:rPr>
        <w:tab/>
        <w:t>2.</w:t>
      </w:r>
      <w:r w:rsidRPr="00821A47">
        <w:rPr>
          <w:sz w:val="22"/>
          <w:szCs w:val="22"/>
        </w:rPr>
        <w:tab/>
        <w:t>g.</w:t>
      </w:r>
      <w:r w:rsidRPr="00821A47">
        <w:rPr>
          <w:sz w:val="22"/>
          <w:szCs w:val="22"/>
        </w:rPr>
        <w:tab/>
        <w:t xml:space="preserve">Accelerometer-based hydro-acoustic sensors having all of the following: </w:t>
      </w:r>
    </w:p>
    <w:p w14:paraId="0A7B89E0" w14:textId="77777777" w:rsidR="002D47C8" w:rsidRPr="00821A47" w:rsidRDefault="002D47C8" w:rsidP="002D47C8">
      <w:pPr>
        <w:tabs>
          <w:tab w:val="left" w:pos="357"/>
          <w:tab w:val="left" w:pos="717"/>
          <w:tab w:val="left" w:pos="1200"/>
          <w:tab w:val="left" w:pos="1580"/>
          <w:tab w:val="left" w:pos="2060"/>
          <w:tab w:val="left" w:pos="2517"/>
        </w:tabs>
        <w:ind w:left="2977" w:right="-22" w:hanging="2977"/>
        <w:jc w:val="both"/>
        <w:rPr>
          <w:sz w:val="22"/>
          <w:szCs w:val="22"/>
        </w:rPr>
      </w:pP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t>1.</w:t>
      </w:r>
      <w:r w:rsidRPr="00821A47">
        <w:rPr>
          <w:sz w:val="22"/>
          <w:szCs w:val="22"/>
        </w:rPr>
        <w:tab/>
        <w:t>Composed of three accelerometers arranged along three distinct axes;</w:t>
      </w:r>
    </w:p>
    <w:p w14:paraId="40650BB9" w14:textId="77777777" w:rsidR="002D47C8" w:rsidRPr="00821A47" w:rsidRDefault="002D47C8" w:rsidP="002D47C8">
      <w:pPr>
        <w:tabs>
          <w:tab w:val="left" w:pos="357"/>
          <w:tab w:val="left" w:pos="717"/>
          <w:tab w:val="left" w:pos="1200"/>
          <w:tab w:val="left" w:pos="1580"/>
          <w:tab w:val="left" w:pos="2060"/>
          <w:tab w:val="left" w:pos="2517"/>
        </w:tabs>
        <w:ind w:left="2977" w:right="-22" w:hanging="2977"/>
        <w:jc w:val="both"/>
        <w:rPr>
          <w:sz w:val="22"/>
          <w:szCs w:val="22"/>
        </w:rPr>
      </w:pP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t>2.</w:t>
      </w:r>
      <w:r w:rsidRPr="00821A47">
        <w:rPr>
          <w:sz w:val="22"/>
          <w:szCs w:val="22"/>
        </w:rPr>
        <w:tab/>
        <w:t xml:space="preserve">Having an overall 'acceleration sensitivity' </w:t>
      </w:r>
      <w:r w:rsidR="003D3347" w:rsidRPr="00821A47">
        <w:rPr>
          <w:sz w:val="22"/>
          <w:szCs w:val="22"/>
        </w:rPr>
        <w:t>greater (</w:t>
      </w:r>
      <w:r w:rsidRPr="00821A47">
        <w:rPr>
          <w:sz w:val="22"/>
          <w:szCs w:val="22"/>
        </w:rPr>
        <w:t>better</w:t>
      </w:r>
      <w:r w:rsidR="003D3347" w:rsidRPr="00821A47">
        <w:rPr>
          <w:sz w:val="22"/>
          <w:szCs w:val="22"/>
        </w:rPr>
        <w:t>)</w:t>
      </w:r>
      <w:r w:rsidRPr="00821A47">
        <w:rPr>
          <w:sz w:val="22"/>
          <w:szCs w:val="22"/>
        </w:rPr>
        <w:t xml:space="preserve"> than 48 dB (reference 1,000 mV rms per 1g);</w:t>
      </w:r>
    </w:p>
    <w:p w14:paraId="7F7F9EA1" w14:textId="77777777" w:rsidR="002D47C8" w:rsidRPr="00821A47" w:rsidRDefault="002D47C8" w:rsidP="002D47C8">
      <w:pPr>
        <w:tabs>
          <w:tab w:val="left" w:pos="357"/>
          <w:tab w:val="left" w:pos="717"/>
          <w:tab w:val="left" w:pos="1200"/>
          <w:tab w:val="left" w:pos="1580"/>
          <w:tab w:val="left" w:pos="2060"/>
          <w:tab w:val="left" w:pos="2517"/>
        </w:tabs>
        <w:ind w:left="2977" w:right="-22" w:hanging="2977"/>
        <w:jc w:val="both"/>
        <w:rPr>
          <w:sz w:val="22"/>
          <w:szCs w:val="22"/>
          <w:u w:val="single"/>
        </w:rPr>
      </w:pP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t>3.</w:t>
      </w:r>
      <w:r w:rsidRPr="00821A47">
        <w:rPr>
          <w:sz w:val="22"/>
          <w:szCs w:val="22"/>
        </w:rPr>
        <w:tab/>
        <w:t xml:space="preserve">Designed to operate at depths greater than 35 meters; </w:t>
      </w:r>
      <w:r w:rsidRPr="00821A47">
        <w:rPr>
          <w:sz w:val="22"/>
          <w:szCs w:val="22"/>
          <w:u w:val="single"/>
        </w:rPr>
        <w:t>and</w:t>
      </w:r>
    </w:p>
    <w:p w14:paraId="5DF5924E" w14:textId="77777777" w:rsidR="002D47C8" w:rsidRPr="00821A47" w:rsidRDefault="002D47C8" w:rsidP="002D47C8">
      <w:pPr>
        <w:tabs>
          <w:tab w:val="left" w:pos="357"/>
          <w:tab w:val="left" w:pos="717"/>
          <w:tab w:val="left" w:pos="1200"/>
          <w:tab w:val="left" w:pos="1580"/>
          <w:tab w:val="left" w:pos="2060"/>
          <w:tab w:val="left" w:pos="2517"/>
        </w:tabs>
        <w:ind w:left="2977" w:right="-22" w:hanging="2977"/>
        <w:jc w:val="both"/>
        <w:rPr>
          <w:sz w:val="22"/>
          <w:szCs w:val="22"/>
        </w:rPr>
      </w:pP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t>4.</w:t>
      </w:r>
      <w:r w:rsidRPr="00821A47">
        <w:rPr>
          <w:sz w:val="22"/>
          <w:szCs w:val="22"/>
        </w:rPr>
        <w:tab/>
        <w:t>Operating frequency below 20 kHz.</w:t>
      </w:r>
    </w:p>
    <w:p w14:paraId="30FA9214" w14:textId="77777777" w:rsidR="002D47C8" w:rsidRPr="00821A47" w:rsidRDefault="002D47C8" w:rsidP="002D47C8">
      <w:pPr>
        <w:tabs>
          <w:tab w:val="left" w:pos="2552"/>
        </w:tabs>
        <w:spacing w:before="120"/>
        <w:ind w:left="3317" w:hanging="3317"/>
        <w:jc w:val="both"/>
        <w:rPr>
          <w:i/>
          <w:sz w:val="22"/>
          <w:szCs w:val="22"/>
        </w:rPr>
      </w:pPr>
      <w:r w:rsidRPr="00821A47">
        <w:rPr>
          <w:sz w:val="22"/>
          <w:szCs w:val="22"/>
        </w:rPr>
        <w:tab/>
      </w:r>
      <w:r w:rsidRPr="00821A47">
        <w:rPr>
          <w:i/>
          <w:sz w:val="22"/>
          <w:szCs w:val="22"/>
          <w:u w:val="single"/>
        </w:rPr>
        <w:t>Note</w:t>
      </w:r>
      <w:r w:rsidRPr="00821A47">
        <w:rPr>
          <w:i/>
          <w:sz w:val="22"/>
          <w:szCs w:val="22"/>
        </w:rPr>
        <w:tab/>
        <w:t>6.A.1.a.2.g. does not apply to particle velocity sensors or geophones.</w:t>
      </w:r>
    </w:p>
    <w:p w14:paraId="17C2D7A5" w14:textId="77777777" w:rsidR="002D47C8" w:rsidRPr="00821A47" w:rsidRDefault="002D47C8" w:rsidP="006F40A5">
      <w:pPr>
        <w:spacing w:before="120"/>
        <w:ind w:left="2552" w:hanging="2552"/>
        <w:rPr>
          <w:i/>
          <w:sz w:val="22"/>
          <w:szCs w:val="22"/>
          <w:u w:val="single"/>
        </w:rPr>
      </w:pPr>
      <w:r w:rsidRPr="00821A47">
        <w:rPr>
          <w:i/>
          <w:sz w:val="22"/>
          <w:szCs w:val="22"/>
        </w:rPr>
        <w:tab/>
      </w:r>
      <w:r w:rsidRPr="00821A47">
        <w:rPr>
          <w:i/>
          <w:sz w:val="22"/>
          <w:szCs w:val="22"/>
          <w:u w:val="single"/>
        </w:rPr>
        <w:t>Technical Notes</w:t>
      </w:r>
    </w:p>
    <w:p w14:paraId="28D78845" w14:textId="77777777" w:rsidR="002D47C8" w:rsidRPr="00821A47" w:rsidRDefault="002D47C8" w:rsidP="002D47C8">
      <w:pPr>
        <w:ind w:left="2884" w:hanging="332"/>
        <w:rPr>
          <w:i/>
          <w:sz w:val="22"/>
          <w:szCs w:val="22"/>
        </w:rPr>
      </w:pPr>
      <w:r w:rsidRPr="00821A47">
        <w:rPr>
          <w:i/>
          <w:sz w:val="22"/>
          <w:szCs w:val="22"/>
        </w:rPr>
        <w:t>1.</w:t>
      </w:r>
      <w:r w:rsidRPr="00821A47">
        <w:rPr>
          <w:i/>
          <w:sz w:val="22"/>
          <w:szCs w:val="22"/>
        </w:rPr>
        <w:tab/>
      </w:r>
      <w:r w:rsidR="00DB1FB9" w:rsidRPr="00821A47">
        <w:rPr>
          <w:i/>
          <w:sz w:val="22"/>
          <w:szCs w:val="22"/>
        </w:rPr>
        <w:t>For the purposes of 6.A.1.a.2.g., a</w:t>
      </w:r>
      <w:r w:rsidRPr="00821A47">
        <w:rPr>
          <w:i/>
          <w:sz w:val="22"/>
          <w:szCs w:val="22"/>
        </w:rPr>
        <w:t>ccelerometer-based hydro-acoustic sensors are also known as vector sensors.</w:t>
      </w:r>
    </w:p>
    <w:p w14:paraId="6F9382CD" w14:textId="77777777" w:rsidR="002D47C8" w:rsidRPr="00821A47" w:rsidRDefault="002D47C8" w:rsidP="002D47C8">
      <w:pPr>
        <w:tabs>
          <w:tab w:val="left" w:pos="1200"/>
          <w:tab w:val="left" w:pos="1582"/>
          <w:tab w:val="left" w:pos="2060"/>
        </w:tabs>
        <w:ind w:left="2884" w:right="-23" w:hanging="332"/>
        <w:jc w:val="both"/>
        <w:rPr>
          <w:sz w:val="22"/>
          <w:szCs w:val="22"/>
        </w:rPr>
      </w:pPr>
      <w:r w:rsidRPr="00821A47">
        <w:rPr>
          <w:i/>
          <w:sz w:val="22"/>
          <w:szCs w:val="22"/>
        </w:rPr>
        <w:t>2.</w:t>
      </w:r>
      <w:r w:rsidRPr="00821A47">
        <w:rPr>
          <w:i/>
          <w:sz w:val="22"/>
          <w:szCs w:val="22"/>
        </w:rPr>
        <w:tab/>
      </w:r>
      <w:r w:rsidR="00DB1FB9" w:rsidRPr="00821A47">
        <w:rPr>
          <w:i/>
          <w:sz w:val="22"/>
          <w:szCs w:val="22"/>
        </w:rPr>
        <w:t xml:space="preserve">For the purposes of 6.A.1.a.2.g.2., </w:t>
      </w:r>
      <w:r w:rsidRPr="00821A47">
        <w:rPr>
          <w:i/>
          <w:sz w:val="22"/>
          <w:szCs w:val="22"/>
        </w:rPr>
        <w:t>'</w:t>
      </w:r>
      <w:r w:rsidR="00DB1FB9" w:rsidRPr="00821A47">
        <w:rPr>
          <w:i/>
          <w:sz w:val="22"/>
          <w:szCs w:val="22"/>
        </w:rPr>
        <w:t>a</w:t>
      </w:r>
      <w:r w:rsidRPr="00821A47">
        <w:rPr>
          <w:i/>
          <w:sz w:val="22"/>
          <w:szCs w:val="22"/>
        </w:rPr>
        <w:t>cceleration sensitivity' is defined as twenty times the logarithm to the base 10 of the ratio of rms output voltage to a 1 V rms reference, when the hydro-acoustic sensor, without a preamplifier, is placed in a plane wave acoustic field with an rms acceleration of 1 g (i.e., 9.81 m/s</w:t>
      </w:r>
      <w:r w:rsidR="007E04F3" w:rsidRPr="00821A47">
        <w:rPr>
          <w:i/>
          <w:sz w:val="22"/>
          <w:szCs w:val="22"/>
          <w:vertAlign w:val="superscript"/>
        </w:rPr>
        <w:t>2</w:t>
      </w:r>
      <w:r w:rsidRPr="00821A47">
        <w:rPr>
          <w:i/>
          <w:sz w:val="22"/>
          <w:szCs w:val="22"/>
        </w:rPr>
        <w:t>).</w:t>
      </w:r>
    </w:p>
    <w:p w14:paraId="090DD41C" w14:textId="77777777" w:rsidR="00CF3264" w:rsidRPr="00821A47" w:rsidRDefault="00CF3264" w:rsidP="00CB0475">
      <w:pPr>
        <w:pStyle w:val="1A1a"/>
        <w:spacing w:before="120"/>
        <w:ind w:left="1582" w:right="-23" w:hanging="1582"/>
        <w:jc w:val="both"/>
        <w:rPr>
          <w:sz w:val="22"/>
          <w:szCs w:val="22"/>
        </w:rPr>
      </w:pPr>
      <w:r w:rsidRPr="00821A47">
        <w:rPr>
          <w:sz w:val="22"/>
          <w:szCs w:val="22"/>
        </w:rPr>
        <w:t>6.</w:t>
      </w:r>
      <w:r w:rsidRPr="00821A47">
        <w:rPr>
          <w:sz w:val="22"/>
          <w:szCs w:val="22"/>
        </w:rPr>
        <w:tab/>
        <w:t>A.</w:t>
      </w:r>
      <w:r w:rsidRPr="00821A47">
        <w:rPr>
          <w:sz w:val="22"/>
          <w:szCs w:val="22"/>
        </w:rPr>
        <w:tab/>
        <w:t>1.</w:t>
      </w:r>
      <w:r w:rsidRPr="00821A47">
        <w:rPr>
          <w:sz w:val="22"/>
          <w:szCs w:val="22"/>
        </w:rPr>
        <w:tab/>
        <w:t>b.</w:t>
      </w:r>
      <w:r w:rsidRPr="00821A47">
        <w:rPr>
          <w:sz w:val="22"/>
          <w:szCs w:val="22"/>
        </w:rPr>
        <w:tab/>
        <w:t>Correlation</w:t>
      </w:r>
      <w:r w:rsidRPr="00821A47">
        <w:rPr>
          <w:b/>
          <w:sz w:val="22"/>
          <w:szCs w:val="22"/>
        </w:rPr>
        <w:t>-</w:t>
      </w:r>
      <w:r w:rsidRPr="00821A47">
        <w:rPr>
          <w:sz w:val="22"/>
          <w:szCs w:val="22"/>
        </w:rPr>
        <w:t>velocity and Doppler-velocity sonar log equipment, designed to measure the horizontal speed of the equipment carrier relative to the seabed, as follows:</w:t>
      </w:r>
    </w:p>
    <w:p w14:paraId="728EDD5B" w14:textId="77777777" w:rsidR="00CF3264" w:rsidRPr="00821A47" w:rsidRDefault="00CF3264">
      <w:pPr>
        <w:pStyle w:val="1A1a1"/>
        <w:ind w:left="2064" w:hanging="2041"/>
        <w:jc w:val="both"/>
        <w:rPr>
          <w:sz w:val="22"/>
          <w:szCs w:val="22"/>
        </w:rPr>
      </w:pPr>
      <w:r w:rsidRPr="00821A47">
        <w:rPr>
          <w:sz w:val="22"/>
          <w:szCs w:val="22"/>
        </w:rPr>
        <w:tab/>
      </w:r>
      <w:r w:rsidRPr="00821A47">
        <w:rPr>
          <w:sz w:val="22"/>
          <w:szCs w:val="22"/>
        </w:rPr>
        <w:tab/>
      </w:r>
      <w:r w:rsidRPr="00821A47">
        <w:rPr>
          <w:sz w:val="22"/>
          <w:szCs w:val="22"/>
        </w:rPr>
        <w:tab/>
      </w:r>
      <w:r w:rsidRPr="00821A47">
        <w:rPr>
          <w:sz w:val="22"/>
          <w:szCs w:val="22"/>
        </w:rPr>
        <w:tab/>
        <w:t>1.</w:t>
      </w:r>
      <w:r w:rsidRPr="00821A47">
        <w:rPr>
          <w:sz w:val="22"/>
          <w:szCs w:val="22"/>
        </w:rPr>
        <w:tab/>
        <w:t>Correlation-velocity sonar log equipment having any of the following characteristics:</w:t>
      </w:r>
    </w:p>
    <w:p w14:paraId="6DCEEC2F" w14:textId="77777777" w:rsidR="00CF3264" w:rsidRPr="00821A47" w:rsidRDefault="00CF3264">
      <w:pPr>
        <w:pStyle w:val="1A1a1a"/>
        <w:jc w:val="both"/>
        <w:rPr>
          <w:bCs/>
          <w:sz w:val="22"/>
          <w:szCs w:val="22"/>
          <w:u w:val="single"/>
        </w:rPr>
      </w:pP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t>a.</w:t>
      </w:r>
      <w:r w:rsidRPr="00821A47">
        <w:rPr>
          <w:sz w:val="22"/>
          <w:szCs w:val="22"/>
        </w:rPr>
        <w:tab/>
        <w:t xml:space="preserve">Designed to operate at distances between the carrier and the seabed exceeding 500 m; </w:t>
      </w:r>
      <w:r w:rsidRPr="00821A47">
        <w:rPr>
          <w:bCs/>
          <w:sz w:val="22"/>
          <w:szCs w:val="22"/>
          <w:u w:val="single"/>
        </w:rPr>
        <w:t>or</w:t>
      </w:r>
    </w:p>
    <w:p w14:paraId="3647B84B" w14:textId="77777777" w:rsidR="00CF3264" w:rsidRPr="00821A47" w:rsidRDefault="00CF3264">
      <w:pPr>
        <w:pStyle w:val="1A1a1a"/>
        <w:jc w:val="both"/>
        <w:rPr>
          <w:sz w:val="22"/>
          <w:szCs w:val="22"/>
        </w:rPr>
      </w:pP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t>b.</w:t>
      </w:r>
      <w:r w:rsidRPr="00821A47">
        <w:rPr>
          <w:sz w:val="22"/>
          <w:szCs w:val="22"/>
        </w:rPr>
        <w:tab/>
      </w:r>
      <w:r w:rsidRPr="00821A47">
        <w:rPr>
          <w:bCs/>
          <w:sz w:val="22"/>
          <w:szCs w:val="22"/>
        </w:rPr>
        <w:t xml:space="preserve">Having speed </w:t>
      </w:r>
      <w:r w:rsidR="003021C3" w:rsidRPr="00821A47">
        <w:rPr>
          <w:bCs/>
          <w:sz w:val="22"/>
          <w:szCs w:val="22"/>
        </w:rPr>
        <w:t>"</w:t>
      </w:r>
      <w:r w:rsidRPr="00821A47">
        <w:rPr>
          <w:bCs/>
          <w:sz w:val="22"/>
          <w:szCs w:val="22"/>
        </w:rPr>
        <w:t>accuracy</w:t>
      </w:r>
      <w:r w:rsidR="003021C3" w:rsidRPr="00821A47">
        <w:rPr>
          <w:bCs/>
          <w:sz w:val="22"/>
          <w:szCs w:val="22"/>
        </w:rPr>
        <w:t>"</w:t>
      </w:r>
      <w:r w:rsidRPr="00821A47">
        <w:rPr>
          <w:bCs/>
          <w:sz w:val="22"/>
          <w:szCs w:val="22"/>
        </w:rPr>
        <w:t xml:space="preserve"> </w:t>
      </w:r>
      <w:r w:rsidR="00573CB8" w:rsidRPr="00821A47">
        <w:rPr>
          <w:bCs/>
          <w:sz w:val="22"/>
          <w:szCs w:val="22"/>
        </w:rPr>
        <w:t>less (</w:t>
      </w:r>
      <w:r w:rsidRPr="00821A47">
        <w:rPr>
          <w:bCs/>
          <w:sz w:val="22"/>
          <w:szCs w:val="22"/>
        </w:rPr>
        <w:t>better</w:t>
      </w:r>
      <w:r w:rsidR="00573CB8" w:rsidRPr="00821A47">
        <w:rPr>
          <w:bCs/>
          <w:sz w:val="22"/>
          <w:szCs w:val="22"/>
        </w:rPr>
        <w:t>)</w:t>
      </w:r>
      <w:r w:rsidRPr="00821A47">
        <w:rPr>
          <w:bCs/>
          <w:sz w:val="22"/>
          <w:szCs w:val="22"/>
        </w:rPr>
        <w:t xml:space="preserve"> than 1% of speed;</w:t>
      </w:r>
    </w:p>
    <w:p w14:paraId="7875DA67" w14:textId="77777777" w:rsidR="00CF3264" w:rsidRPr="00821A47" w:rsidRDefault="00CF3264">
      <w:pPr>
        <w:pStyle w:val="1A1a1"/>
        <w:jc w:val="both"/>
        <w:rPr>
          <w:sz w:val="22"/>
          <w:szCs w:val="22"/>
        </w:rPr>
      </w:pPr>
      <w:r w:rsidRPr="00821A47">
        <w:rPr>
          <w:sz w:val="22"/>
          <w:szCs w:val="22"/>
        </w:rPr>
        <w:tab/>
      </w:r>
      <w:r w:rsidRPr="00821A47">
        <w:rPr>
          <w:sz w:val="22"/>
          <w:szCs w:val="22"/>
        </w:rPr>
        <w:tab/>
      </w:r>
      <w:r w:rsidRPr="00821A47">
        <w:rPr>
          <w:sz w:val="22"/>
          <w:szCs w:val="22"/>
        </w:rPr>
        <w:tab/>
      </w:r>
      <w:r w:rsidRPr="00821A47">
        <w:rPr>
          <w:sz w:val="22"/>
          <w:szCs w:val="22"/>
        </w:rPr>
        <w:tab/>
        <w:t>2.</w:t>
      </w:r>
      <w:r w:rsidRPr="00821A47">
        <w:rPr>
          <w:sz w:val="22"/>
          <w:szCs w:val="22"/>
        </w:rPr>
        <w:tab/>
        <w:t xml:space="preserve">Doppler-velocity sonar log equipment having speed </w:t>
      </w:r>
      <w:r w:rsidR="003021C3" w:rsidRPr="00821A47">
        <w:rPr>
          <w:sz w:val="22"/>
          <w:szCs w:val="22"/>
        </w:rPr>
        <w:t>"</w:t>
      </w:r>
      <w:r w:rsidRPr="00821A47">
        <w:rPr>
          <w:sz w:val="22"/>
          <w:szCs w:val="22"/>
        </w:rPr>
        <w:t>accuracy</w:t>
      </w:r>
      <w:r w:rsidR="003021C3" w:rsidRPr="00821A47">
        <w:rPr>
          <w:sz w:val="22"/>
          <w:szCs w:val="22"/>
        </w:rPr>
        <w:t>"</w:t>
      </w:r>
      <w:r w:rsidRPr="00821A47">
        <w:rPr>
          <w:sz w:val="22"/>
          <w:szCs w:val="22"/>
        </w:rPr>
        <w:t xml:space="preserve"> </w:t>
      </w:r>
      <w:r w:rsidR="00573CB8" w:rsidRPr="00821A47">
        <w:rPr>
          <w:sz w:val="22"/>
          <w:szCs w:val="22"/>
        </w:rPr>
        <w:t>less (</w:t>
      </w:r>
      <w:r w:rsidRPr="00821A47">
        <w:rPr>
          <w:sz w:val="22"/>
          <w:szCs w:val="22"/>
        </w:rPr>
        <w:t>better</w:t>
      </w:r>
      <w:r w:rsidR="00573CB8" w:rsidRPr="00821A47">
        <w:rPr>
          <w:sz w:val="22"/>
          <w:szCs w:val="22"/>
        </w:rPr>
        <w:t>)</w:t>
      </w:r>
      <w:r w:rsidRPr="00821A47">
        <w:rPr>
          <w:sz w:val="22"/>
          <w:szCs w:val="22"/>
        </w:rPr>
        <w:t xml:space="preserve"> than 1% of speed.</w:t>
      </w:r>
    </w:p>
    <w:p w14:paraId="5C48945B" w14:textId="77777777" w:rsidR="00CF3264" w:rsidRPr="00821A47" w:rsidRDefault="00CF3264" w:rsidP="00CB0475">
      <w:pPr>
        <w:pStyle w:val="1A1anote1"/>
        <w:spacing w:before="60"/>
        <w:ind w:left="2432" w:hanging="833"/>
        <w:jc w:val="both"/>
        <w:rPr>
          <w:i/>
          <w:iCs/>
          <w:sz w:val="22"/>
          <w:szCs w:val="22"/>
        </w:rPr>
      </w:pPr>
      <w:r w:rsidRPr="00821A47">
        <w:rPr>
          <w:i/>
          <w:sz w:val="22"/>
          <w:szCs w:val="22"/>
          <w:u w:val="single"/>
        </w:rPr>
        <w:t>Note 1</w:t>
      </w:r>
      <w:r w:rsidRPr="00821A47">
        <w:rPr>
          <w:i/>
          <w:sz w:val="22"/>
          <w:szCs w:val="22"/>
        </w:rPr>
        <w:tab/>
      </w:r>
      <w:r w:rsidRPr="00821A47">
        <w:rPr>
          <w:i/>
          <w:iCs/>
          <w:sz w:val="22"/>
          <w:szCs w:val="22"/>
        </w:rPr>
        <w:t>6.A.1.b. does not apply to depth sounders limited to any of the following:</w:t>
      </w:r>
    </w:p>
    <w:p w14:paraId="67705979" w14:textId="77777777" w:rsidR="00CF3264" w:rsidRPr="00821A47" w:rsidRDefault="00CF3264">
      <w:pPr>
        <w:pStyle w:val="1A1anote1"/>
        <w:ind w:left="2842" w:hanging="364"/>
        <w:jc w:val="both"/>
        <w:rPr>
          <w:i/>
          <w:sz w:val="22"/>
          <w:szCs w:val="22"/>
        </w:rPr>
      </w:pPr>
      <w:r w:rsidRPr="00821A47">
        <w:rPr>
          <w:i/>
          <w:sz w:val="22"/>
          <w:szCs w:val="22"/>
        </w:rPr>
        <w:t>a.</w:t>
      </w:r>
      <w:r w:rsidRPr="00821A47">
        <w:rPr>
          <w:i/>
          <w:sz w:val="22"/>
          <w:szCs w:val="22"/>
        </w:rPr>
        <w:tab/>
      </w:r>
      <w:r w:rsidRPr="00821A47">
        <w:rPr>
          <w:i/>
          <w:iCs/>
          <w:sz w:val="22"/>
          <w:szCs w:val="22"/>
        </w:rPr>
        <w:t>Measuring the depth of water;</w:t>
      </w:r>
    </w:p>
    <w:p w14:paraId="5C255ECE" w14:textId="77777777" w:rsidR="00CF3264" w:rsidRPr="00821A47" w:rsidRDefault="00CF3264">
      <w:pPr>
        <w:pStyle w:val="1A1anote1"/>
        <w:ind w:left="2842" w:hanging="364"/>
        <w:jc w:val="both"/>
        <w:rPr>
          <w:i/>
          <w:sz w:val="22"/>
          <w:szCs w:val="22"/>
        </w:rPr>
      </w:pPr>
      <w:r w:rsidRPr="00821A47">
        <w:rPr>
          <w:i/>
          <w:sz w:val="22"/>
          <w:szCs w:val="22"/>
        </w:rPr>
        <w:t>b.</w:t>
      </w:r>
      <w:r w:rsidRPr="00821A47">
        <w:rPr>
          <w:i/>
          <w:sz w:val="22"/>
          <w:szCs w:val="22"/>
        </w:rPr>
        <w:tab/>
      </w:r>
      <w:r w:rsidRPr="00821A47">
        <w:rPr>
          <w:i/>
          <w:iCs/>
          <w:sz w:val="22"/>
          <w:szCs w:val="22"/>
        </w:rPr>
        <w:t xml:space="preserve">Measuring the distance of submerged or buried objects; </w:t>
      </w:r>
      <w:r w:rsidRPr="00821A47">
        <w:rPr>
          <w:i/>
          <w:iCs/>
          <w:sz w:val="22"/>
          <w:szCs w:val="22"/>
          <w:u w:val="single"/>
        </w:rPr>
        <w:t>or</w:t>
      </w:r>
    </w:p>
    <w:p w14:paraId="20B2FB99" w14:textId="77777777" w:rsidR="00CF3264" w:rsidRPr="00821A47" w:rsidRDefault="00CF3264">
      <w:pPr>
        <w:pStyle w:val="1A1anote1"/>
        <w:ind w:left="2842" w:hanging="364"/>
        <w:jc w:val="both"/>
        <w:rPr>
          <w:i/>
          <w:sz w:val="22"/>
          <w:szCs w:val="22"/>
        </w:rPr>
      </w:pPr>
      <w:r w:rsidRPr="00821A47">
        <w:rPr>
          <w:i/>
          <w:sz w:val="22"/>
          <w:szCs w:val="22"/>
        </w:rPr>
        <w:t>c.</w:t>
      </w:r>
      <w:r w:rsidRPr="00821A47">
        <w:rPr>
          <w:i/>
          <w:sz w:val="22"/>
          <w:szCs w:val="22"/>
        </w:rPr>
        <w:tab/>
      </w:r>
      <w:r w:rsidRPr="00821A47">
        <w:rPr>
          <w:i/>
          <w:iCs/>
          <w:sz w:val="22"/>
          <w:szCs w:val="22"/>
        </w:rPr>
        <w:t>Fish finding.</w:t>
      </w:r>
    </w:p>
    <w:p w14:paraId="0D6AF29A" w14:textId="77777777" w:rsidR="00CF3264" w:rsidRPr="00821A47" w:rsidRDefault="00CF3264">
      <w:pPr>
        <w:pStyle w:val="1A1anote1"/>
        <w:spacing w:before="60"/>
        <w:ind w:left="2478" w:hanging="879"/>
        <w:jc w:val="both"/>
        <w:rPr>
          <w:i/>
          <w:sz w:val="22"/>
          <w:szCs w:val="22"/>
        </w:rPr>
      </w:pPr>
      <w:r w:rsidRPr="00821A47">
        <w:rPr>
          <w:i/>
          <w:sz w:val="22"/>
          <w:szCs w:val="22"/>
          <w:u w:val="single"/>
        </w:rPr>
        <w:lastRenderedPageBreak/>
        <w:t>Note 2</w:t>
      </w:r>
      <w:r w:rsidRPr="00821A47">
        <w:rPr>
          <w:i/>
          <w:sz w:val="22"/>
          <w:szCs w:val="22"/>
        </w:rPr>
        <w:tab/>
      </w:r>
      <w:r w:rsidRPr="00821A47">
        <w:rPr>
          <w:i/>
          <w:iCs/>
          <w:sz w:val="22"/>
          <w:szCs w:val="22"/>
        </w:rPr>
        <w:t>6.A.1.b. does not apply to equipment specially designed for installation on surface vessels.</w:t>
      </w:r>
    </w:p>
    <w:p w14:paraId="5AE9C580" w14:textId="77777777" w:rsidR="00CF3264" w:rsidRPr="00821A47" w:rsidRDefault="00CF3264" w:rsidP="00CB0475">
      <w:pPr>
        <w:pStyle w:val="1A1a"/>
        <w:spacing w:before="120"/>
        <w:ind w:left="1582" w:right="-23" w:hanging="1582"/>
        <w:jc w:val="both"/>
        <w:rPr>
          <w:sz w:val="22"/>
          <w:szCs w:val="22"/>
        </w:rPr>
      </w:pPr>
      <w:r w:rsidRPr="00821A47">
        <w:rPr>
          <w:sz w:val="22"/>
          <w:szCs w:val="22"/>
        </w:rPr>
        <w:t>6.</w:t>
      </w:r>
      <w:r w:rsidRPr="00821A47">
        <w:rPr>
          <w:sz w:val="22"/>
          <w:szCs w:val="22"/>
        </w:rPr>
        <w:tab/>
        <w:t>A.</w:t>
      </w:r>
      <w:r w:rsidRPr="00821A47">
        <w:rPr>
          <w:sz w:val="22"/>
          <w:szCs w:val="22"/>
        </w:rPr>
        <w:tab/>
        <w:t>1.</w:t>
      </w:r>
      <w:r w:rsidRPr="00821A47">
        <w:rPr>
          <w:sz w:val="22"/>
          <w:szCs w:val="22"/>
        </w:rPr>
        <w:tab/>
        <w:t>c.</w:t>
      </w:r>
      <w:r w:rsidRPr="00821A47">
        <w:rPr>
          <w:sz w:val="22"/>
          <w:szCs w:val="22"/>
        </w:rPr>
        <w:tab/>
        <w:t>Not used since 2010</w:t>
      </w:r>
    </w:p>
    <w:p w14:paraId="554AAB3F" w14:textId="77777777" w:rsidR="00CF3264" w:rsidRPr="00821A47" w:rsidRDefault="00CF3264" w:rsidP="00D96F74">
      <w:pPr>
        <w:pStyle w:val="1A1anote1"/>
        <w:spacing w:before="60"/>
        <w:ind w:left="2410" w:hanging="811"/>
        <w:jc w:val="both"/>
        <w:rPr>
          <w:i/>
          <w:sz w:val="22"/>
          <w:szCs w:val="22"/>
        </w:rPr>
      </w:pPr>
      <w:r w:rsidRPr="00821A47">
        <w:rPr>
          <w:i/>
          <w:sz w:val="22"/>
          <w:szCs w:val="22"/>
          <w:u w:val="single"/>
        </w:rPr>
        <w:t>N.B.</w:t>
      </w:r>
      <w:r w:rsidRPr="00821A47">
        <w:rPr>
          <w:i/>
          <w:sz w:val="22"/>
          <w:szCs w:val="22"/>
        </w:rPr>
        <w:tab/>
      </w:r>
      <w:r w:rsidRPr="00821A47">
        <w:rPr>
          <w:i/>
          <w:spacing w:val="-2"/>
          <w:sz w:val="22"/>
          <w:szCs w:val="22"/>
        </w:rPr>
        <w:t>For diver deterrent acoustic systems, see 8.A.2.r.</w:t>
      </w:r>
    </w:p>
    <w:p w14:paraId="2C98715F" w14:textId="77777777" w:rsidR="00CF3264" w:rsidRPr="00821A47" w:rsidRDefault="00CF3264">
      <w:pPr>
        <w:pStyle w:val="1A1"/>
        <w:ind w:right="-22"/>
        <w:jc w:val="both"/>
        <w:rPr>
          <w:sz w:val="12"/>
          <w:szCs w:val="12"/>
        </w:rPr>
      </w:pPr>
    </w:p>
    <w:p w14:paraId="6F42090C" w14:textId="77777777" w:rsidR="00A67847" w:rsidRPr="00821A47" w:rsidRDefault="00A67847">
      <w:pPr>
        <w:pStyle w:val="1A1"/>
        <w:ind w:right="-22"/>
        <w:jc w:val="both"/>
        <w:rPr>
          <w:sz w:val="12"/>
          <w:szCs w:val="12"/>
        </w:rPr>
      </w:pPr>
    </w:p>
    <w:p w14:paraId="536212C2" w14:textId="77777777" w:rsidR="00CF3264" w:rsidRPr="00821A47" w:rsidRDefault="00CF3264">
      <w:pPr>
        <w:pStyle w:val="1A1"/>
        <w:ind w:right="-22"/>
        <w:jc w:val="both"/>
        <w:rPr>
          <w:sz w:val="22"/>
          <w:szCs w:val="22"/>
          <w:u w:val="single"/>
        </w:rPr>
      </w:pPr>
      <w:r w:rsidRPr="00821A47">
        <w:rPr>
          <w:sz w:val="22"/>
          <w:szCs w:val="22"/>
        </w:rPr>
        <w:tab/>
      </w:r>
      <w:r w:rsidRPr="00821A47">
        <w:rPr>
          <w:sz w:val="22"/>
          <w:szCs w:val="22"/>
          <w:u w:val="single"/>
        </w:rPr>
        <w:t>OPTICAL SENSORS</w:t>
      </w:r>
    </w:p>
    <w:p w14:paraId="747690FD" w14:textId="77777777" w:rsidR="00CF3264" w:rsidRPr="00821A47" w:rsidRDefault="00CF3264">
      <w:pPr>
        <w:pStyle w:val="1A1"/>
        <w:ind w:right="-22"/>
        <w:jc w:val="both"/>
        <w:rPr>
          <w:sz w:val="16"/>
          <w:szCs w:val="16"/>
        </w:rPr>
      </w:pPr>
    </w:p>
    <w:p w14:paraId="03A52510" w14:textId="77777777" w:rsidR="00CF3264" w:rsidRPr="00821A47" w:rsidRDefault="00CF3264">
      <w:pPr>
        <w:pStyle w:val="1A1"/>
        <w:numPr>
          <w:ins w:id="0" w:author="Author"/>
        </w:numPr>
        <w:ind w:left="1190" w:right="-22" w:hanging="1190"/>
        <w:jc w:val="both"/>
        <w:rPr>
          <w:sz w:val="22"/>
          <w:szCs w:val="22"/>
        </w:rPr>
      </w:pPr>
      <w:r w:rsidRPr="00821A47">
        <w:rPr>
          <w:sz w:val="22"/>
          <w:szCs w:val="22"/>
        </w:rPr>
        <w:t>6.</w:t>
      </w:r>
      <w:r w:rsidRPr="00821A47">
        <w:rPr>
          <w:sz w:val="22"/>
          <w:szCs w:val="22"/>
        </w:rPr>
        <w:tab/>
        <w:t>A.</w:t>
      </w:r>
      <w:r w:rsidRPr="00821A47">
        <w:rPr>
          <w:sz w:val="22"/>
          <w:szCs w:val="22"/>
        </w:rPr>
        <w:tab/>
        <w:t>2.</w:t>
      </w:r>
      <w:r w:rsidRPr="00821A47">
        <w:rPr>
          <w:sz w:val="22"/>
          <w:szCs w:val="22"/>
        </w:rPr>
        <w:tab/>
        <w:t>Optical sensors or equipment and components therefor, as follows:</w:t>
      </w:r>
    </w:p>
    <w:p w14:paraId="718B80B2" w14:textId="77777777" w:rsidR="00CF3264" w:rsidRPr="00821A47" w:rsidRDefault="00CF3264" w:rsidP="00CB0475">
      <w:pPr>
        <w:pStyle w:val="1A1a"/>
        <w:ind w:left="1582" w:right="-23" w:hanging="1582"/>
        <w:jc w:val="both"/>
        <w:rPr>
          <w:sz w:val="22"/>
          <w:szCs w:val="22"/>
        </w:rPr>
      </w:pPr>
      <w:r w:rsidRPr="00821A47">
        <w:rPr>
          <w:sz w:val="22"/>
          <w:szCs w:val="22"/>
        </w:rPr>
        <w:tab/>
      </w:r>
      <w:r w:rsidRPr="00821A47">
        <w:rPr>
          <w:sz w:val="22"/>
          <w:szCs w:val="22"/>
        </w:rPr>
        <w:tab/>
      </w:r>
      <w:r w:rsidRPr="00821A47">
        <w:rPr>
          <w:sz w:val="22"/>
          <w:szCs w:val="22"/>
        </w:rPr>
        <w:tab/>
        <w:t>a.</w:t>
      </w:r>
      <w:r w:rsidRPr="00821A47">
        <w:rPr>
          <w:sz w:val="22"/>
          <w:szCs w:val="22"/>
        </w:rPr>
        <w:tab/>
        <w:t>Optical detectors as follows:</w:t>
      </w:r>
    </w:p>
    <w:p w14:paraId="0FD51B1D" w14:textId="77777777" w:rsidR="00CF3264" w:rsidRPr="00821A47" w:rsidRDefault="00CF3264" w:rsidP="00CB0475">
      <w:pPr>
        <w:pStyle w:val="1A1a1"/>
        <w:ind w:left="2064" w:right="-23" w:hanging="2041"/>
        <w:jc w:val="both"/>
        <w:rPr>
          <w:sz w:val="22"/>
          <w:szCs w:val="22"/>
        </w:rPr>
      </w:pPr>
      <w:r w:rsidRPr="00821A47">
        <w:rPr>
          <w:sz w:val="22"/>
          <w:szCs w:val="22"/>
        </w:rPr>
        <w:tab/>
      </w:r>
      <w:r w:rsidRPr="00821A47">
        <w:rPr>
          <w:sz w:val="22"/>
          <w:szCs w:val="22"/>
        </w:rPr>
        <w:tab/>
      </w:r>
      <w:r w:rsidRPr="00821A47">
        <w:rPr>
          <w:sz w:val="22"/>
          <w:szCs w:val="22"/>
        </w:rPr>
        <w:tab/>
      </w:r>
      <w:r w:rsidRPr="00821A47">
        <w:rPr>
          <w:sz w:val="22"/>
          <w:szCs w:val="22"/>
        </w:rPr>
        <w:tab/>
        <w:t>1.</w:t>
      </w:r>
      <w:r w:rsidRPr="00821A47">
        <w:rPr>
          <w:sz w:val="22"/>
          <w:szCs w:val="22"/>
        </w:rPr>
        <w:tab/>
        <w:t>"Space-qualified" solid-state detectors as follows:</w:t>
      </w:r>
    </w:p>
    <w:p w14:paraId="7D7DD11E" w14:textId="77777777" w:rsidR="00CF3264" w:rsidRPr="00821A47" w:rsidRDefault="00CF3264">
      <w:pPr>
        <w:pStyle w:val="1A1a1note1"/>
        <w:spacing w:before="60"/>
        <w:ind w:left="2835" w:hanging="709"/>
        <w:jc w:val="both"/>
        <w:rPr>
          <w:i/>
          <w:sz w:val="22"/>
          <w:szCs w:val="22"/>
        </w:rPr>
      </w:pPr>
      <w:r w:rsidRPr="00821A47">
        <w:rPr>
          <w:i/>
          <w:sz w:val="22"/>
          <w:szCs w:val="22"/>
          <w:u w:val="single"/>
        </w:rPr>
        <w:t>Note</w:t>
      </w:r>
      <w:r w:rsidRPr="00821A47">
        <w:rPr>
          <w:i/>
          <w:sz w:val="22"/>
          <w:szCs w:val="22"/>
        </w:rPr>
        <w:tab/>
        <w:t>For the purpose of 6.A.2.a.1., solid-state detectors include "focal plane arrays".</w:t>
      </w:r>
    </w:p>
    <w:p w14:paraId="5ECC64D5" w14:textId="77777777" w:rsidR="006F40A5" w:rsidRPr="00821A47" w:rsidRDefault="006F40A5" w:rsidP="00303651">
      <w:pPr>
        <w:pStyle w:val="1A1a1a0"/>
        <w:tabs>
          <w:tab w:val="clear" w:pos="1440"/>
        </w:tabs>
        <w:ind w:left="2382" w:right="-23" w:hanging="2359"/>
        <w:jc w:val="both"/>
        <w:rPr>
          <w:sz w:val="12"/>
          <w:szCs w:val="12"/>
        </w:rPr>
      </w:pPr>
    </w:p>
    <w:p w14:paraId="62451FCF" w14:textId="77777777" w:rsidR="00CF3264" w:rsidRPr="00821A47" w:rsidRDefault="00BB19B0" w:rsidP="006F40A5">
      <w:pPr>
        <w:pStyle w:val="1A1a1a0"/>
        <w:tabs>
          <w:tab w:val="clear" w:pos="1440"/>
        </w:tabs>
        <w:ind w:left="2382" w:right="-23" w:hanging="2359"/>
        <w:jc w:val="both"/>
        <w:rPr>
          <w:sz w:val="22"/>
          <w:szCs w:val="22"/>
        </w:rPr>
      </w:pPr>
      <w:r w:rsidRPr="00821A47">
        <w:rPr>
          <w:sz w:val="22"/>
          <w:szCs w:val="22"/>
        </w:rPr>
        <w:tab/>
      </w:r>
      <w:r w:rsidRPr="00821A47">
        <w:rPr>
          <w:sz w:val="22"/>
          <w:szCs w:val="22"/>
        </w:rPr>
        <w:tab/>
      </w:r>
      <w:r w:rsidRPr="00821A47">
        <w:rPr>
          <w:sz w:val="22"/>
          <w:szCs w:val="22"/>
        </w:rPr>
        <w:tab/>
      </w:r>
      <w:r w:rsidR="00CF3264" w:rsidRPr="00821A47">
        <w:rPr>
          <w:sz w:val="22"/>
          <w:szCs w:val="22"/>
        </w:rPr>
        <w:tab/>
      </w:r>
      <w:r w:rsidR="00CF3264" w:rsidRPr="00821A47">
        <w:rPr>
          <w:sz w:val="22"/>
          <w:szCs w:val="22"/>
        </w:rPr>
        <w:tab/>
        <w:t>a.</w:t>
      </w:r>
      <w:r w:rsidR="00CF3264" w:rsidRPr="00821A47">
        <w:rPr>
          <w:sz w:val="22"/>
          <w:szCs w:val="22"/>
        </w:rPr>
        <w:tab/>
        <w:t>"Space-qualified" solid-state detectors having all of the following:</w:t>
      </w:r>
    </w:p>
    <w:p w14:paraId="10E23FA3" w14:textId="77777777" w:rsidR="00CF3264" w:rsidRPr="00821A47" w:rsidRDefault="00CF3264">
      <w:pPr>
        <w:pStyle w:val="1A1a1a1"/>
        <w:ind w:right="-22"/>
        <w:jc w:val="both"/>
        <w:rPr>
          <w:sz w:val="22"/>
          <w:szCs w:val="22"/>
        </w:rPr>
      </w:pP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t>1.</w:t>
      </w:r>
      <w:r w:rsidRPr="00821A47">
        <w:rPr>
          <w:sz w:val="22"/>
          <w:szCs w:val="22"/>
        </w:rPr>
        <w:tab/>
        <w:t xml:space="preserve">A peak response in the wavelength range exceeding 10 nm but not exceeding 300 nm; </w:t>
      </w:r>
      <w:r w:rsidRPr="00821A47">
        <w:rPr>
          <w:sz w:val="22"/>
          <w:szCs w:val="22"/>
          <w:u w:val="single"/>
        </w:rPr>
        <w:t>and</w:t>
      </w:r>
    </w:p>
    <w:p w14:paraId="52B01838" w14:textId="77777777" w:rsidR="00CF3264" w:rsidRPr="00821A47" w:rsidRDefault="00CF3264">
      <w:pPr>
        <w:pStyle w:val="1A1a1a1"/>
        <w:ind w:right="-22"/>
        <w:jc w:val="both"/>
        <w:rPr>
          <w:sz w:val="22"/>
          <w:szCs w:val="22"/>
        </w:rPr>
      </w:pP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t>2.</w:t>
      </w:r>
      <w:r w:rsidRPr="00821A47">
        <w:rPr>
          <w:sz w:val="22"/>
          <w:szCs w:val="22"/>
        </w:rPr>
        <w:tab/>
        <w:t>A response of less than 0.1% relative to the peak response at a wavelength exceeding 400 nm;</w:t>
      </w:r>
    </w:p>
    <w:p w14:paraId="489E0B8A" w14:textId="77777777" w:rsidR="00CF3264" w:rsidRPr="00821A47" w:rsidRDefault="00CF3264" w:rsidP="00D96F74">
      <w:pPr>
        <w:pStyle w:val="1A1a1a0"/>
        <w:ind w:left="2382" w:right="-23" w:hanging="2359"/>
        <w:jc w:val="both"/>
        <w:rPr>
          <w:sz w:val="22"/>
          <w:szCs w:val="22"/>
        </w:rPr>
      </w:pP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t>b.</w:t>
      </w:r>
      <w:r w:rsidRPr="00821A47">
        <w:rPr>
          <w:sz w:val="22"/>
          <w:szCs w:val="22"/>
        </w:rPr>
        <w:tab/>
        <w:t>"Space-qualified" solid-state detectors having all of the following:</w:t>
      </w:r>
    </w:p>
    <w:p w14:paraId="722D75E3" w14:textId="77777777" w:rsidR="00CF3264" w:rsidRPr="00821A47" w:rsidRDefault="00CF3264">
      <w:pPr>
        <w:pStyle w:val="1A1a1a1"/>
        <w:ind w:right="-22"/>
        <w:jc w:val="both"/>
        <w:rPr>
          <w:sz w:val="22"/>
          <w:szCs w:val="22"/>
        </w:rPr>
      </w:pP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t>1.</w:t>
      </w:r>
      <w:r w:rsidRPr="00821A47">
        <w:rPr>
          <w:sz w:val="22"/>
          <w:szCs w:val="22"/>
        </w:rPr>
        <w:tab/>
        <w:t xml:space="preserve">A peak response in the wavelength range exceeding 900 nm but not exceeding 1,200 nm; </w:t>
      </w:r>
      <w:r w:rsidRPr="00821A47">
        <w:rPr>
          <w:sz w:val="22"/>
          <w:szCs w:val="22"/>
          <w:u w:val="single"/>
        </w:rPr>
        <w:t>and</w:t>
      </w:r>
    </w:p>
    <w:p w14:paraId="55106D9D" w14:textId="77777777" w:rsidR="00CF3264" w:rsidRPr="00821A47" w:rsidRDefault="00CF3264">
      <w:pPr>
        <w:pStyle w:val="1A1a1a1"/>
        <w:ind w:right="-22"/>
        <w:jc w:val="both"/>
        <w:rPr>
          <w:sz w:val="22"/>
          <w:szCs w:val="22"/>
        </w:rPr>
      </w:pP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t>2.</w:t>
      </w:r>
      <w:r w:rsidRPr="00821A47">
        <w:rPr>
          <w:sz w:val="22"/>
          <w:szCs w:val="22"/>
        </w:rPr>
        <w:tab/>
        <w:t>A response "time constant" of 95 ns or less;</w:t>
      </w:r>
    </w:p>
    <w:p w14:paraId="724A0C74" w14:textId="77777777" w:rsidR="00CF3264" w:rsidRPr="00821A47" w:rsidRDefault="00CF3264" w:rsidP="00D96F74">
      <w:pPr>
        <w:pStyle w:val="1A1a1a"/>
        <w:ind w:right="-23"/>
        <w:jc w:val="both"/>
        <w:rPr>
          <w:sz w:val="22"/>
          <w:szCs w:val="22"/>
        </w:rPr>
      </w:pP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t>c.</w:t>
      </w:r>
      <w:r w:rsidRPr="00821A47">
        <w:rPr>
          <w:sz w:val="22"/>
          <w:szCs w:val="22"/>
        </w:rPr>
        <w:tab/>
        <w:t>"Space-qualified" solid-state detectors having a peak response in the wavelength range exceeding 1,200 nm but not exceeding 30,000 nm;</w:t>
      </w:r>
    </w:p>
    <w:p w14:paraId="1DCCB7FA" w14:textId="77777777" w:rsidR="00CF3264" w:rsidRPr="00821A47" w:rsidRDefault="00CB0475" w:rsidP="00D96F74">
      <w:pPr>
        <w:pStyle w:val="1A1a1a"/>
        <w:ind w:right="-23"/>
        <w:jc w:val="both"/>
        <w:rPr>
          <w:sz w:val="22"/>
          <w:szCs w:val="22"/>
        </w:rPr>
      </w:pP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r>
      <w:r w:rsidR="00CF3264" w:rsidRPr="00821A47">
        <w:rPr>
          <w:sz w:val="22"/>
          <w:szCs w:val="22"/>
        </w:rPr>
        <w:t>d.</w:t>
      </w:r>
      <w:r w:rsidR="00CF3264" w:rsidRPr="00821A47">
        <w:rPr>
          <w:sz w:val="22"/>
          <w:szCs w:val="22"/>
        </w:rPr>
        <w:tab/>
      </w:r>
      <w:r w:rsidR="00CF3264" w:rsidRPr="00821A47">
        <w:rPr>
          <w:sz w:val="22"/>
          <w:szCs w:val="22"/>
          <w:lang w:val="en-US"/>
        </w:rPr>
        <w:t>"Space-qualified" "focal plane arrays" having more than 2,048 elements per array and having a peak response in the wavelength range exceeding 300 nm but not exceeding 900 nm</w:t>
      </w:r>
      <w:r w:rsidR="009449F2" w:rsidRPr="00821A47">
        <w:rPr>
          <w:sz w:val="22"/>
          <w:szCs w:val="22"/>
          <w:lang w:val="en-US"/>
        </w:rPr>
        <w:t>;</w:t>
      </w:r>
    </w:p>
    <w:p w14:paraId="51BAB2C8" w14:textId="77777777" w:rsidR="00CF3264" w:rsidRPr="00821A47" w:rsidRDefault="00CF3264">
      <w:pPr>
        <w:pStyle w:val="1A1a1"/>
        <w:ind w:left="2064" w:right="-23" w:hanging="2041"/>
        <w:jc w:val="both"/>
        <w:rPr>
          <w:sz w:val="16"/>
          <w:szCs w:val="16"/>
        </w:rPr>
      </w:pPr>
    </w:p>
    <w:p w14:paraId="02698F02" w14:textId="77777777" w:rsidR="00CF3264" w:rsidRPr="00821A47" w:rsidRDefault="00CF3264">
      <w:pPr>
        <w:pStyle w:val="1A1a1"/>
        <w:ind w:left="2064" w:right="-23" w:hanging="2041"/>
        <w:jc w:val="both"/>
        <w:rPr>
          <w:sz w:val="22"/>
          <w:szCs w:val="22"/>
        </w:rPr>
      </w:pPr>
      <w:r w:rsidRPr="00821A47">
        <w:rPr>
          <w:sz w:val="22"/>
          <w:szCs w:val="22"/>
        </w:rPr>
        <w:t>6.</w:t>
      </w:r>
      <w:r w:rsidRPr="00821A47">
        <w:rPr>
          <w:sz w:val="22"/>
          <w:szCs w:val="22"/>
        </w:rPr>
        <w:tab/>
        <w:t>A.</w:t>
      </w:r>
      <w:r w:rsidRPr="00821A47">
        <w:rPr>
          <w:sz w:val="22"/>
          <w:szCs w:val="22"/>
        </w:rPr>
        <w:tab/>
        <w:t>2.</w:t>
      </w:r>
      <w:r w:rsidRPr="00821A47">
        <w:rPr>
          <w:sz w:val="22"/>
          <w:szCs w:val="22"/>
        </w:rPr>
        <w:tab/>
        <w:t>a.</w:t>
      </w:r>
      <w:r w:rsidRPr="00821A47">
        <w:rPr>
          <w:sz w:val="22"/>
          <w:szCs w:val="22"/>
        </w:rPr>
        <w:tab/>
        <w:t>2.</w:t>
      </w:r>
      <w:r w:rsidRPr="00821A47">
        <w:rPr>
          <w:sz w:val="22"/>
          <w:szCs w:val="22"/>
        </w:rPr>
        <w:tab/>
        <w:t>Image intensifier tubes and specially designed components therefor, as follows:</w:t>
      </w:r>
    </w:p>
    <w:p w14:paraId="269FE5DE" w14:textId="77777777" w:rsidR="00CF3264" w:rsidRPr="00821A47" w:rsidRDefault="00CF3264" w:rsidP="00D96F74">
      <w:pPr>
        <w:pStyle w:val="1A1a1note1"/>
        <w:spacing w:before="60"/>
        <w:ind w:left="2857" w:right="-23" w:hanging="799"/>
        <w:jc w:val="both"/>
        <w:rPr>
          <w:i/>
          <w:sz w:val="22"/>
          <w:szCs w:val="22"/>
        </w:rPr>
      </w:pPr>
      <w:r w:rsidRPr="00821A47">
        <w:rPr>
          <w:i/>
          <w:sz w:val="22"/>
          <w:szCs w:val="22"/>
          <w:u w:val="single"/>
        </w:rPr>
        <w:t>Note</w:t>
      </w:r>
      <w:r w:rsidRPr="00821A47">
        <w:rPr>
          <w:i/>
          <w:sz w:val="22"/>
          <w:szCs w:val="22"/>
        </w:rPr>
        <w:tab/>
        <w:t>6.A.2.a.2. does not apply to non-imaging photomultiplier tubes having an electron sensing device in the vacuum space limited solely to any of the following:</w:t>
      </w:r>
    </w:p>
    <w:p w14:paraId="5F423A95" w14:textId="77777777" w:rsidR="00CF3264" w:rsidRPr="00821A47" w:rsidRDefault="00CF3264">
      <w:pPr>
        <w:pStyle w:val="1A1a1note1"/>
        <w:ind w:left="3261" w:right="-22" w:hanging="377"/>
        <w:jc w:val="both"/>
        <w:rPr>
          <w:i/>
          <w:sz w:val="22"/>
          <w:szCs w:val="22"/>
        </w:rPr>
      </w:pPr>
      <w:r w:rsidRPr="00821A47">
        <w:rPr>
          <w:i/>
          <w:sz w:val="22"/>
          <w:szCs w:val="22"/>
        </w:rPr>
        <w:t>a.</w:t>
      </w:r>
      <w:r w:rsidRPr="00821A47">
        <w:rPr>
          <w:i/>
          <w:sz w:val="22"/>
          <w:szCs w:val="22"/>
        </w:rPr>
        <w:tab/>
      </w:r>
      <w:r w:rsidRPr="00821A47">
        <w:rPr>
          <w:bCs/>
          <w:i/>
          <w:sz w:val="22"/>
          <w:szCs w:val="22"/>
        </w:rPr>
        <w:t xml:space="preserve">A single metal anode; </w:t>
      </w:r>
      <w:r w:rsidRPr="00821A47">
        <w:rPr>
          <w:bCs/>
          <w:i/>
          <w:sz w:val="22"/>
          <w:szCs w:val="22"/>
          <w:u w:val="single"/>
        </w:rPr>
        <w:t>or</w:t>
      </w:r>
    </w:p>
    <w:p w14:paraId="0ACE5B2C" w14:textId="77777777" w:rsidR="00CF3264" w:rsidRPr="00821A47" w:rsidRDefault="00CF3264">
      <w:pPr>
        <w:pStyle w:val="1A1a1note1"/>
        <w:ind w:left="3261" w:right="-22" w:hanging="377"/>
        <w:jc w:val="both"/>
        <w:rPr>
          <w:bCs/>
          <w:i/>
          <w:color w:val="auto"/>
          <w:spacing w:val="-4"/>
          <w:sz w:val="22"/>
          <w:szCs w:val="22"/>
        </w:rPr>
      </w:pPr>
      <w:r w:rsidRPr="00821A47">
        <w:rPr>
          <w:i/>
          <w:sz w:val="22"/>
          <w:szCs w:val="22"/>
        </w:rPr>
        <w:t>b.</w:t>
      </w:r>
      <w:r w:rsidRPr="00821A47">
        <w:rPr>
          <w:i/>
          <w:sz w:val="22"/>
          <w:szCs w:val="22"/>
        </w:rPr>
        <w:tab/>
      </w:r>
      <w:r w:rsidRPr="00821A47">
        <w:rPr>
          <w:bCs/>
          <w:i/>
          <w:color w:val="auto"/>
          <w:spacing w:val="-4"/>
          <w:sz w:val="22"/>
          <w:szCs w:val="22"/>
        </w:rPr>
        <w:t>Metal anodes with a centre to centre spacing greater than 500 µm.</w:t>
      </w:r>
    </w:p>
    <w:p w14:paraId="298C4FD2" w14:textId="77777777" w:rsidR="00CF3264" w:rsidRPr="00821A47" w:rsidRDefault="00D25056">
      <w:pPr>
        <w:pStyle w:val="1A1a1a"/>
        <w:ind w:right="-23"/>
        <w:jc w:val="both"/>
        <w:rPr>
          <w:sz w:val="22"/>
          <w:szCs w:val="22"/>
        </w:rPr>
      </w:pPr>
      <w:r w:rsidRPr="00821A47">
        <w:rPr>
          <w:sz w:val="18"/>
          <w:szCs w:val="18"/>
        </w:rPr>
        <w:br w:type="page"/>
      </w:r>
      <w:r w:rsidR="00CF3264" w:rsidRPr="00821A47">
        <w:rPr>
          <w:sz w:val="22"/>
          <w:szCs w:val="22"/>
        </w:rPr>
        <w:lastRenderedPageBreak/>
        <w:t>6.</w:t>
      </w:r>
      <w:r w:rsidR="00CF3264" w:rsidRPr="00821A47">
        <w:rPr>
          <w:sz w:val="22"/>
          <w:szCs w:val="22"/>
        </w:rPr>
        <w:tab/>
        <w:t>A.</w:t>
      </w:r>
      <w:r w:rsidR="00CF3264" w:rsidRPr="00821A47">
        <w:rPr>
          <w:sz w:val="22"/>
          <w:szCs w:val="22"/>
        </w:rPr>
        <w:tab/>
        <w:t>2.</w:t>
      </w:r>
      <w:r w:rsidR="00CF3264" w:rsidRPr="00821A47">
        <w:rPr>
          <w:sz w:val="22"/>
          <w:szCs w:val="22"/>
        </w:rPr>
        <w:tab/>
        <w:t>a.</w:t>
      </w:r>
      <w:r w:rsidR="00CF3264" w:rsidRPr="00821A47">
        <w:rPr>
          <w:sz w:val="22"/>
          <w:szCs w:val="22"/>
        </w:rPr>
        <w:tab/>
        <w:t>2.</w:t>
      </w:r>
      <w:r w:rsidR="00CF3264" w:rsidRPr="00821A47">
        <w:rPr>
          <w:sz w:val="22"/>
          <w:szCs w:val="22"/>
        </w:rPr>
        <w:tab/>
        <w:t>a.</w:t>
      </w:r>
      <w:r w:rsidR="00CF3264" w:rsidRPr="00821A47">
        <w:rPr>
          <w:sz w:val="22"/>
          <w:szCs w:val="22"/>
        </w:rPr>
        <w:tab/>
        <w:t>Image intensifier tubes having all of the following:</w:t>
      </w:r>
    </w:p>
    <w:p w14:paraId="06DF04E8" w14:textId="77777777" w:rsidR="00CF3264" w:rsidRPr="00821A47" w:rsidRDefault="00CF3264">
      <w:pPr>
        <w:pStyle w:val="1A1a1a1"/>
        <w:ind w:right="-23"/>
        <w:jc w:val="both"/>
        <w:rPr>
          <w:sz w:val="22"/>
          <w:szCs w:val="22"/>
        </w:rPr>
      </w:pP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t>1.</w:t>
      </w:r>
      <w:r w:rsidRPr="00821A47">
        <w:rPr>
          <w:sz w:val="22"/>
          <w:szCs w:val="22"/>
        </w:rPr>
        <w:tab/>
        <w:t>A peak response in the wavelength range exceeding 400 nm but not exceeding 1,050 nm;</w:t>
      </w:r>
    </w:p>
    <w:p w14:paraId="34CBF50D" w14:textId="77777777" w:rsidR="00CF3264" w:rsidRPr="00821A47" w:rsidRDefault="00CF3264" w:rsidP="00D25056">
      <w:pPr>
        <w:pStyle w:val="1A1a1a1"/>
        <w:spacing w:before="60"/>
        <w:ind w:right="-23"/>
        <w:jc w:val="both"/>
        <w:rPr>
          <w:sz w:val="22"/>
          <w:szCs w:val="22"/>
        </w:rPr>
      </w:pP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t>2.</w:t>
      </w:r>
      <w:r w:rsidRPr="00821A47">
        <w:rPr>
          <w:sz w:val="22"/>
          <w:szCs w:val="22"/>
        </w:rPr>
        <w:tab/>
        <w:t>Electron image amplification using any of the following:</w:t>
      </w:r>
    </w:p>
    <w:p w14:paraId="0F84B31E" w14:textId="77777777" w:rsidR="00CF3264" w:rsidRPr="00821A47" w:rsidRDefault="00CF3264">
      <w:pPr>
        <w:pStyle w:val="1A1a1a1a"/>
        <w:ind w:right="-23"/>
        <w:jc w:val="both"/>
        <w:rPr>
          <w:sz w:val="22"/>
          <w:szCs w:val="22"/>
        </w:rPr>
      </w:pP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t>a.</w:t>
      </w:r>
      <w:r w:rsidRPr="00821A47">
        <w:rPr>
          <w:sz w:val="22"/>
          <w:szCs w:val="22"/>
        </w:rPr>
        <w:tab/>
      </w:r>
      <w:r w:rsidRPr="00821A47">
        <w:rPr>
          <w:bCs/>
          <w:sz w:val="22"/>
          <w:szCs w:val="22"/>
        </w:rPr>
        <w:t xml:space="preserve">A microchannel plate with a hole pitch (centre-to-centre spacing) of 12 µm or less; </w:t>
      </w:r>
      <w:r w:rsidRPr="00821A47">
        <w:rPr>
          <w:bCs/>
          <w:sz w:val="22"/>
          <w:szCs w:val="22"/>
          <w:u w:val="single"/>
        </w:rPr>
        <w:t>or</w:t>
      </w:r>
    </w:p>
    <w:p w14:paraId="70D82CA2" w14:textId="77777777" w:rsidR="00CF3264" w:rsidRPr="00821A47" w:rsidRDefault="00CF3264">
      <w:pPr>
        <w:pStyle w:val="1A1a1a1a"/>
        <w:ind w:right="-23"/>
        <w:jc w:val="both"/>
        <w:rPr>
          <w:sz w:val="22"/>
          <w:szCs w:val="22"/>
        </w:rPr>
      </w:pP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t>b.</w:t>
      </w:r>
      <w:r w:rsidRPr="00821A47">
        <w:rPr>
          <w:sz w:val="22"/>
          <w:szCs w:val="22"/>
        </w:rPr>
        <w:tab/>
      </w:r>
      <w:r w:rsidRPr="00821A47">
        <w:rPr>
          <w:bCs/>
          <w:sz w:val="22"/>
          <w:szCs w:val="22"/>
        </w:rPr>
        <w:t xml:space="preserve">An electron sensing device with a non-binned pixel pitch of 500 µm or less, specially designed or modified to achieve </w:t>
      </w:r>
      <w:r w:rsidR="0055548D" w:rsidRPr="00821A47">
        <w:rPr>
          <w:bCs/>
          <w:sz w:val="22"/>
          <w:szCs w:val="22"/>
        </w:rPr>
        <w:t>"</w:t>
      </w:r>
      <w:r w:rsidRPr="00821A47">
        <w:rPr>
          <w:bCs/>
          <w:sz w:val="22"/>
          <w:szCs w:val="22"/>
        </w:rPr>
        <w:t>charge multiplication</w:t>
      </w:r>
      <w:r w:rsidR="0055548D" w:rsidRPr="00821A47">
        <w:rPr>
          <w:bCs/>
          <w:sz w:val="22"/>
          <w:szCs w:val="22"/>
        </w:rPr>
        <w:t>"</w:t>
      </w:r>
      <w:r w:rsidRPr="00821A47">
        <w:rPr>
          <w:sz w:val="22"/>
          <w:szCs w:val="22"/>
        </w:rPr>
        <w:t xml:space="preserve"> </w:t>
      </w:r>
      <w:r w:rsidRPr="00821A47">
        <w:rPr>
          <w:bCs/>
          <w:sz w:val="22"/>
          <w:szCs w:val="22"/>
        </w:rPr>
        <w:t xml:space="preserve">other than by a microchannel plate; </w:t>
      </w:r>
      <w:r w:rsidRPr="00821A47">
        <w:rPr>
          <w:bCs/>
          <w:sz w:val="22"/>
          <w:szCs w:val="22"/>
          <w:u w:val="single"/>
        </w:rPr>
        <w:t>and</w:t>
      </w:r>
    </w:p>
    <w:p w14:paraId="30353F89" w14:textId="77777777" w:rsidR="00CF3264" w:rsidRPr="00821A47" w:rsidRDefault="00D25056" w:rsidP="00D25056">
      <w:pPr>
        <w:pStyle w:val="1A1a1a1"/>
        <w:spacing w:before="60"/>
        <w:ind w:right="-23"/>
        <w:jc w:val="both"/>
        <w:rPr>
          <w:sz w:val="22"/>
          <w:szCs w:val="22"/>
        </w:rPr>
      </w:pP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r>
      <w:r w:rsidR="00303651" w:rsidRPr="00821A47">
        <w:rPr>
          <w:sz w:val="22"/>
          <w:szCs w:val="22"/>
        </w:rPr>
        <w:tab/>
      </w:r>
      <w:r w:rsidR="00CF3264" w:rsidRPr="00821A47">
        <w:rPr>
          <w:sz w:val="22"/>
          <w:szCs w:val="22"/>
        </w:rPr>
        <w:t>3.</w:t>
      </w:r>
      <w:r w:rsidR="00CF3264" w:rsidRPr="00821A47">
        <w:rPr>
          <w:sz w:val="22"/>
          <w:szCs w:val="22"/>
        </w:rPr>
        <w:tab/>
        <w:t>Any of the following photocathodes:</w:t>
      </w:r>
    </w:p>
    <w:p w14:paraId="05D327D7" w14:textId="77777777" w:rsidR="00CF3264" w:rsidRPr="00821A47" w:rsidRDefault="00CF3264">
      <w:pPr>
        <w:pStyle w:val="1A1a1a0"/>
        <w:tabs>
          <w:tab w:val="clear" w:pos="1440"/>
          <w:tab w:val="left" w:pos="2460"/>
          <w:tab w:val="left" w:pos="2940"/>
        </w:tabs>
        <w:ind w:left="3340" w:right="-23" w:hanging="3320"/>
        <w:jc w:val="both"/>
        <w:rPr>
          <w:sz w:val="22"/>
          <w:szCs w:val="22"/>
        </w:rPr>
      </w:pP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t>a.</w:t>
      </w:r>
      <w:r w:rsidRPr="00821A47">
        <w:rPr>
          <w:sz w:val="22"/>
          <w:szCs w:val="22"/>
        </w:rPr>
        <w:tab/>
      </w:r>
      <w:proofErr w:type="spellStart"/>
      <w:r w:rsidRPr="00821A47">
        <w:rPr>
          <w:sz w:val="22"/>
          <w:szCs w:val="22"/>
        </w:rPr>
        <w:t>Multialkali</w:t>
      </w:r>
      <w:proofErr w:type="spellEnd"/>
      <w:r w:rsidRPr="00821A47">
        <w:rPr>
          <w:sz w:val="22"/>
          <w:szCs w:val="22"/>
        </w:rPr>
        <w:t xml:space="preserve"> photocathodes (e.g., S-20 and S-25) having a luminous sensitivity exceeding 350 µA/lm;</w:t>
      </w:r>
    </w:p>
    <w:p w14:paraId="10AC1802" w14:textId="77777777" w:rsidR="00CF3264" w:rsidRPr="00821A47" w:rsidRDefault="00CF3264">
      <w:pPr>
        <w:pStyle w:val="1A1a1a1a"/>
        <w:ind w:left="3340" w:right="-23" w:hanging="3340"/>
        <w:jc w:val="both"/>
        <w:rPr>
          <w:sz w:val="22"/>
          <w:szCs w:val="22"/>
          <w:u w:val="single"/>
        </w:rPr>
      </w:pP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t>b.</w:t>
      </w:r>
      <w:r w:rsidRPr="00821A47">
        <w:rPr>
          <w:sz w:val="22"/>
          <w:szCs w:val="22"/>
        </w:rPr>
        <w:tab/>
        <w:t xml:space="preserve">GaAs or GaInAs photocathodes; </w:t>
      </w:r>
      <w:r w:rsidRPr="00821A47">
        <w:rPr>
          <w:sz w:val="22"/>
          <w:szCs w:val="22"/>
          <w:u w:val="single"/>
        </w:rPr>
        <w:t>or</w:t>
      </w:r>
    </w:p>
    <w:p w14:paraId="3521C158" w14:textId="77777777" w:rsidR="00CF3264" w:rsidRPr="00821A47" w:rsidRDefault="00CF3264">
      <w:pPr>
        <w:pStyle w:val="1A1a1a"/>
        <w:tabs>
          <w:tab w:val="left" w:pos="2520"/>
          <w:tab w:val="left" w:pos="2960"/>
        </w:tabs>
        <w:ind w:left="3340" w:right="-23" w:hanging="3340"/>
        <w:jc w:val="both"/>
        <w:rPr>
          <w:i/>
          <w:sz w:val="22"/>
          <w:szCs w:val="22"/>
        </w:rPr>
      </w:pPr>
      <w:r w:rsidRPr="00821A47">
        <w:rPr>
          <w:sz w:val="22"/>
          <w:szCs w:val="22"/>
        </w:rPr>
        <w:tab/>
      </w:r>
      <w:r w:rsidRPr="00821A47">
        <w:rPr>
          <w:sz w:val="22"/>
          <w:szCs w:val="22"/>
        </w:rPr>
        <w:tab/>
      </w:r>
      <w:r w:rsidRPr="00821A47">
        <w:rPr>
          <w:sz w:val="22"/>
          <w:szCs w:val="22"/>
        </w:rPr>
        <w:tab/>
      </w:r>
      <w:r w:rsidRPr="00821A47">
        <w:rPr>
          <w:sz w:val="22"/>
          <w:szCs w:val="22"/>
        </w:rPr>
        <w:tab/>
      </w:r>
      <w:r w:rsidRPr="00821A47">
        <w:rPr>
          <w:b/>
          <w:sz w:val="22"/>
          <w:szCs w:val="22"/>
        </w:rPr>
        <w:tab/>
      </w:r>
      <w:r w:rsidRPr="00821A47">
        <w:rPr>
          <w:b/>
          <w:sz w:val="22"/>
          <w:szCs w:val="22"/>
        </w:rPr>
        <w:tab/>
      </w:r>
      <w:r w:rsidRPr="00821A47">
        <w:rPr>
          <w:b/>
          <w:sz w:val="22"/>
          <w:szCs w:val="22"/>
        </w:rPr>
        <w:tab/>
      </w:r>
      <w:r w:rsidRPr="00821A47">
        <w:rPr>
          <w:sz w:val="22"/>
          <w:szCs w:val="22"/>
        </w:rPr>
        <w:t>c.</w:t>
      </w:r>
      <w:r w:rsidRPr="00821A47">
        <w:rPr>
          <w:sz w:val="22"/>
          <w:szCs w:val="22"/>
        </w:rPr>
        <w:tab/>
        <w:t xml:space="preserve">Other "III/V compound" semiconductor photocathodes </w:t>
      </w:r>
      <w:r w:rsidRPr="00821A47">
        <w:rPr>
          <w:sz w:val="22"/>
          <w:szCs w:val="22"/>
          <w:lang w:val="en-US"/>
        </w:rPr>
        <w:t>having a maximum "radiant sensitivity" exceeding 10 mA/W</w:t>
      </w:r>
      <w:r w:rsidRPr="00821A47">
        <w:rPr>
          <w:sz w:val="22"/>
          <w:szCs w:val="22"/>
        </w:rPr>
        <w:t>;</w:t>
      </w:r>
    </w:p>
    <w:p w14:paraId="6B0324C8" w14:textId="77777777" w:rsidR="00CF3264" w:rsidRPr="00821A47" w:rsidRDefault="00CF3264">
      <w:pPr>
        <w:pStyle w:val="1A1a1note1"/>
        <w:ind w:left="0" w:right="-22" w:firstLine="0"/>
        <w:jc w:val="both"/>
        <w:rPr>
          <w:sz w:val="18"/>
          <w:szCs w:val="18"/>
        </w:rPr>
      </w:pPr>
    </w:p>
    <w:p w14:paraId="72A7085C" w14:textId="77777777" w:rsidR="00CF3264" w:rsidRPr="00821A47" w:rsidRDefault="00CF3264">
      <w:pPr>
        <w:pStyle w:val="1A1a1a"/>
        <w:ind w:right="-22"/>
        <w:jc w:val="both"/>
        <w:rPr>
          <w:sz w:val="22"/>
          <w:szCs w:val="22"/>
        </w:rPr>
      </w:pPr>
      <w:r w:rsidRPr="00821A47">
        <w:rPr>
          <w:sz w:val="22"/>
          <w:szCs w:val="22"/>
        </w:rPr>
        <w:t>6.</w:t>
      </w:r>
      <w:r w:rsidRPr="00821A47">
        <w:rPr>
          <w:sz w:val="22"/>
          <w:szCs w:val="22"/>
        </w:rPr>
        <w:tab/>
        <w:t>A.</w:t>
      </w:r>
      <w:r w:rsidRPr="00821A47">
        <w:rPr>
          <w:sz w:val="22"/>
          <w:szCs w:val="22"/>
        </w:rPr>
        <w:tab/>
        <w:t>2.</w:t>
      </w:r>
      <w:r w:rsidRPr="00821A47">
        <w:rPr>
          <w:sz w:val="22"/>
          <w:szCs w:val="22"/>
        </w:rPr>
        <w:tab/>
        <w:t>a.</w:t>
      </w:r>
      <w:r w:rsidRPr="00821A47">
        <w:rPr>
          <w:sz w:val="22"/>
          <w:szCs w:val="22"/>
        </w:rPr>
        <w:tab/>
        <w:t>2.</w:t>
      </w:r>
      <w:r w:rsidRPr="00821A47">
        <w:rPr>
          <w:sz w:val="22"/>
          <w:szCs w:val="22"/>
        </w:rPr>
        <w:tab/>
        <w:t>b.</w:t>
      </w:r>
      <w:r w:rsidRPr="00821A47">
        <w:rPr>
          <w:sz w:val="22"/>
          <w:szCs w:val="22"/>
        </w:rPr>
        <w:tab/>
      </w:r>
      <w:r w:rsidRPr="00821A47">
        <w:rPr>
          <w:bCs/>
          <w:sz w:val="22"/>
          <w:szCs w:val="22"/>
        </w:rPr>
        <w:t>Image intensifier tubes having all of the following:</w:t>
      </w:r>
    </w:p>
    <w:p w14:paraId="0CF8AD6F" w14:textId="77777777" w:rsidR="00CF3264" w:rsidRPr="00821A47" w:rsidRDefault="00CF3264">
      <w:pPr>
        <w:pStyle w:val="1A1a1a1"/>
        <w:ind w:right="-22"/>
        <w:jc w:val="both"/>
        <w:rPr>
          <w:sz w:val="22"/>
          <w:szCs w:val="22"/>
        </w:rPr>
      </w:pP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t>1.</w:t>
      </w:r>
      <w:r w:rsidRPr="00821A47">
        <w:rPr>
          <w:sz w:val="22"/>
          <w:szCs w:val="22"/>
        </w:rPr>
        <w:tab/>
      </w:r>
      <w:r w:rsidRPr="00821A47">
        <w:rPr>
          <w:bCs/>
          <w:sz w:val="22"/>
          <w:szCs w:val="22"/>
        </w:rPr>
        <w:t>A peak response in the wavelength range exceeding 1,050 nm but not exceeding 1,800 nm;</w:t>
      </w:r>
    </w:p>
    <w:p w14:paraId="3B22201D" w14:textId="77777777" w:rsidR="00CF3264" w:rsidRPr="00821A47" w:rsidRDefault="00CF3264">
      <w:pPr>
        <w:pStyle w:val="1A1a1a1"/>
        <w:spacing w:before="120"/>
        <w:ind w:right="-23"/>
        <w:jc w:val="both"/>
        <w:rPr>
          <w:sz w:val="22"/>
          <w:szCs w:val="22"/>
        </w:rPr>
      </w:pP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t>2.</w:t>
      </w:r>
      <w:r w:rsidRPr="00821A47">
        <w:rPr>
          <w:sz w:val="22"/>
          <w:szCs w:val="22"/>
        </w:rPr>
        <w:tab/>
      </w:r>
      <w:r w:rsidRPr="00821A47">
        <w:rPr>
          <w:bCs/>
          <w:sz w:val="22"/>
          <w:szCs w:val="22"/>
        </w:rPr>
        <w:t>Electron image amplification using any of the following:</w:t>
      </w:r>
    </w:p>
    <w:p w14:paraId="2736D97F" w14:textId="77777777" w:rsidR="00CF3264" w:rsidRPr="00821A47" w:rsidRDefault="00CF3264">
      <w:pPr>
        <w:pStyle w:val="1A1a1a1a"/>
        <w:ind w:right="-22"/>
        <w:jc w:val="both"/>
        <w:rPr>
          <w:sz w:val="22"/>
          <w:szCs w:val="22"/>
        </w:rPr>
      </w:pP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t>a.</w:t>
      </w:r>
      <w:r w:rsidRPr="00821A47">
        <w:rPr>
          <w:sz w:val="22"/>
          <w:szCs w:val="22"/>
        </w:rPr>
        <w:tab/>
      </w:r>
      <w:r w:rsidRPr="00821A47">
        <w:rPr>
          <w:bCs/>
          <w:sz w:val="22"/>
          <w:szCs w:val="22"/>
        </w:rPr>
        <w:t xml:space="preserve">A microchannel plate with a hole pitch (centre-to-centre spacing) of 12 µm or less; </w:t>
      </w:r>
      <w:r w:rsidRPr="00821A47">
        <w:rPr>
          <w:bCs/>
          <w:sz w:val="22"/>
          <w:szCs w:val="22"/>
          <w:u w:val="single"/>
        </w:rPr>
        <w:t>or</w:t>
      </w:r>
    </w:p>
    <w:p w14:paraId="7E429242" w14:textId="77777777" w:rsidR="00CF3264" w:rsidRPr="00821A47" w:rsidRDefault="00CF3264">
      <w:pPr>
        <w:pStyle w:val="1A1a1a1a"/>
        <w:ind w:right="-22"/>
        <w:jc w:val="both"/>
        <w:rPr>
          <w:sz w:val="22"/>
          <w:szCs w:val="22"/>
        </w:rPr>
      </w:pP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t>b.</w:t>
      </w:r>
      <w:r w:rsidRPr="00821A47">
        <w:rPr>
          <w:sz w:val="22"/>
          <w:szCs w:val="22"/>
        </w:rPr>
        <w:tab/>
      </w:r>
      <w:r w:rsidRPr="00821A47">
        <w:rPr>
          <w:bCs/>
          <w:spacing w:val="-2"/>
          <w:sz w:val="22"/>
          <w:szCs w:val="22"/>
        </w:rPr>
        <w:t xml:space="preserve">An electron sensing device with a non-binned pixel pitch of 500 µm or less, specially designed or modified to achieve </w:t>
      </w:r>
      <w:r w:rsidR="00811D48" w:rsidRPr="00821A47">
        <w:rPr>
          <w:bCs/>
          <w:spacing w:val="-2"/>
          <w:sz w:val="22"/>
          <w:szCs w:val="22"/>
        </w:rPr>
        <w:t>"</w:t>
      </w:r>
      <w:r w:rsidRPr="00821A47">
        <w:rPr>
          <w:bCs/>
          <w:spacing w:val="-2"/>
          <w:sz w:val="22"/>
          <w:szCs w:val="22"/>
        </w:rPr>
        <w:t>charge multiplication</w:t>
      </w:r>
      <w:r w:rsidR="00811D48" w:rsidRPr="00821A47">
        <w:rPr>
          <w:bCs/>
          <w:spacing w:val="-2"/>
          <w:sz w:val="22"/>
          <w:szCs w:val="22"/>
        </w:rPr>
        <w:t>"</w:t>
      </w:r>
      <w:r w:rsidRPr="00821A47">
        <w:rPr>
          <w:spacing w:val="-2"/>
          <w:sz w:val="22"/>
          <w:szCs w:val="22"/>
        </w:rPr>
        <w:t xml:space="preserve"> </w:t>
      </w:r>
      <w:r w:rsidRPr="00821A47">
        <w:rPr>
          <w:bCs/>
          <w:spacing w:val="-2"/>
          <w:sz w:val="22"/>
          <w:szCs w:val="22"/>
        </w:rPr>
        <w:t xml:space="preserve">other than by a microchannel plate; </w:t>
      </w:r>
      <w:r w:rsidRPr="00821A47">
        <w:rPr>
          <w:bCs/>
          <w:spacing w:val="-2"/>
          <w:sz w:val="22"/>
          <w:szCs w:val="22"/>
          <w:u w:val="single"/>
        </w:rPr>
        <w:t>and</w:t>
      </w:r>
    </w:p>
    <w:p w14:paraId="5AF1E5DC" w14:textId="77777777" w:rsidR="00CF3264" w:rsidRPr="00821A47" w:rsidRDefault="00CF3264">
      <w:pPr>
        <w:pStyle w:val="1A1a1a1"/>
        <w:spacing w:before="120"/>
        <w:ind w:right="-23"/>
        <w:jc w:val="both"/>
        <w:rPr>
          <w:sz w:val="22"/>
          <w:szCs w:val="22"/>
        </w:rPr>
      </w:pP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t>3.</w:t>
      </w:r>
      <w:r w:rsidRPr="00821A47">
        <w:rPr>
          <w:sz w:val="22"/>
          <w:szCs w:val="22"/>
        </w:rPr>
        <w:tab/>
        <w:t>"</w:t>
      </w:r>
      <w:r w:rsidRPr="00821A47">
        <w:rPr>
          <w:spacing w:val="-4"/>
          <w:sz w:val="22"/>
          <w:szCs w:val="22"/>
        </w:rPr>
        <w:t xml:space="preserve">III/V compound" semiconductor (e.g., GaAs or GaInAs) photocathodes and transferred electron photocathodes, </w:t>
      </w:r>
      <w:r w:rsidRPr="00821A47">
        <w:rPr>
          <w:spacing w:val="-4"/>
          <w:sz w:val="22"/>
          <w:szCs w:val="22"/>
          <w:lang w:val="en-US"/>
        </w:rPr>
        <w:t>having a maximum "radiant sensitivity" exceeding 15 mA/W</w:t>
      </w:r>
      <w:r w:rsidRPr="00821A47">
        <w:rPr>
          <w:spacing w:val="-4"/>
          <w:sz w:val="22"/>
          <w:szCs w:val="22"/>
        </w:rPr>
        <w:t>;</w:t>
      </w:r>
    </w:p>
    <w:p w14:paraId="0D0C1ABE" w14:textId="77777777" w:rsidR="00CF3264" w:rsidRPr="00821A47" w:rsidRDefault="00CF3264">
      <w:pPr>
        <w:pStyle w:val="1A1a1note1"/>
        <w:ind w:left="0" w:right="-22" w:firstLine="0"/>
        <w:jc w:val="both"/>
        <w:rPr>
          <w:sz w:val="16"/>
          <w:szCs w:val="16"/>
        </w:rPr>
      </w:pPr>
    </w:p>
    <w:p w14:paraId="246A9B21" w14:textId="77777777" w:rsidR="00CF3264" w:rsidRPr="00821A47" w:rsidRDefault="00CF3264">
      <w:pPr>
        <w:pStyle w:val="1A1a1a"/>
        <w:ind w:right="-23"/>
        <w:jc w:val="both"/>
        <w:rPr>
          <w:sz w:val="22"/>
          <w:szCs w:val="22"/>
        </w:rPr>
      </w:pPr>
      <w:r w:rsidRPr="00821A47">
        <w:rPr>
          <w:sz w:val="22"/>
          <w:szCs w:val="22"/>
        </w:rPr>
        <w:t>6.</w:t>
      </w:r>
      <w:r w:rsidRPr="00821A47">
        <w:rPr>
          <w:sz w:val="22"/>
          <w:szCs w:val="22"/>
        </w:rPr>
        <w:tab/>
        <w:t>A.</w:t>
      </w:r>
      <w:r w:rsidRPr="00821A47">
        <w:rPr>
          <w:sz w:val="22"/>
          <w:szCs w:val="22"/>
        </w:rPr>
        <w:tab/>
        <w:t>2.</w:t>
      </w:r>
      <w:r w:rsidRPr="00821A47">
        <w:rPr>
          <w:sz w:val="22"/>
          <w:szCs w:val="22"/>
        </w:rPr>
        <w:tab/>
        <w:t>a.</w:t>
      </w:r>
      <w:r w:rsidRPr="00821A47">
        <w:rPr>
          <w:sz w:val="22"/>
          <w:szCs w:val="22"/>
        </w:rPr>
        <w:tab/>
        <w:t>2.</w:t>
      </w:r>
      <w:r w:rsidRPr="00821A47">
        <w:rPr>
          <w:sz w:val="22"/>
          <w:szCs w:val="22"/>
        </w:rPr>
        <w:tab/>
        <w:t>c.</w:t>
      </w:r>
      <w:r w:rsidRPr="00821A47">
        <w:rPr>
          <w:sz w:val="22"/>
          <w:szCs w:val="22"/>
        </w:rPr>
        <w:tab/>
        <w:t>Specially designed components as follows:</w:t>
      </w:r>
    </w:p>
    <w:p w14:paraId="28CE0BFE" w14:textId="77777777" w:rsidR="00CF3264" w:rsidRPr="00821A47" w:rsidRDefault="00CF3264">
      <w:pPr>
        <w:pStyle w:val="1A1a1a1"/>
        <w:ind w:right="-22"/>
        <w:jc w:val="both"/>
        <w:rPr>
          <w:sz w:val="22"/>
          <w:szCs w:val="22"/>
        </w:rPr>
      </w:pP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t>1.</w:t>
      </w:r>
      <w:r w:rsidRPr="00821A47">
        <w:rPr>
          <w:sz w:val="22"/>
          <w:szCs w:val="22"/>
        </w:rPr>
        <w:tab/>
        <w:t>Microchannel plates having a hole pitch (centre-to-centre spacing) of 12 µm or less;</w:t>
      </w:r>
    </w:p>
    <w:p w14:paraId="03AEE24C" w14:textId="77777777" w:rsidR="00CF3264" w:rsidRPr="00821A47" w:rsidRDefault="00CF3264">
      <w:pPr>
        <w:pStyle w:val="1A1a1a1a"/>
        <w:tabs>
          <w:tab w:val="clear" w:pos="2940"/>
        </w:tabs>
        <w:ind w:left="2920" w:right="-22" w:hanging="2920"/>
        <w:jc w:val="both"/>
        <w:rPr>
          <w:sz w:val="22"/>
          <w:szCs w:val="22"/>
        </w:rPr>
      </w:pP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t>2.</w:t>
      </w:r>
      <w:r w:rsidRPr="00821A47">
        <w:rPr>
          <w:sz w:val="22"/>
          <w:szCs w:val="22"/>
        </w:rPr>
        <w:tab/>
      </w:r>
      <w:r w:rsidRPr="00821A47">
        <w:rPr>
          <w:bCs/>
          <w:sz w:val="22"/>
          <w:szCs w:val="22"/>
        </w:rPr>
        <w:t xml:space="preserve">An electron sensing device with a non-binned pixel pitch of 500 µm or less, specially designed or modified to achieve </w:t>
      </w:r>
      <w:r w:rsidR="008A44C1" w:rsidRPr="00821A47">
        <w:rPr>
          <w:bCs/>
          <w:sz w:val="22"/>
          <w:szCs w:val="22"/>
        </w:rPr>
        <w:t>"</w:t>
      </w:r>
      <w:r w:rsidRPr="00821A47">
        <w:rPr>
          <w:bCs/>
          <w:sz w:val="22"/>
          <w:szCs w:val="22"/>
        </w:rPr>
        <w:t>charge multiplication</w:t>
      </w:r>
      <w:r w:rsidR="008A44C1" w:rsidRPr="00821A47">
        <w:rPr>
          <w:bCs/>
          <w:sz w:val="22"/>
          <w:szCs w:val="22"/>
        </w:rPr>
        <w:t>"</w:t>
      </w:r>
      <w:r w:rsidRPr="00821A47">
        <w:rPr>
          <w:sz w:val="22"/>
          <w:szCs w:val="22"/>
        </w:rPr>
        <w:t xml:space="preserve"> </w:t>
      </w:r>
      <w:r w:rsidRPr="00821A47">
        <w:rPr>
          <w:bCs/>
          <w:sz w:val="22"/>
          <w:szCs w:val="22"/>
        </w:rPr>
        <w:t>other than by a microchannel plate;</w:t>
      </w:r>
    </w:p>
    <w:p w14:paraId="672C3AF9" w14:textId="77777777" w:rsidR="00CF3264" w:rsidRPr="00821A47" w:rsidRDefault="00CF3264">
      <w:pPr>
        <w:pStyle w:val="1A1a1a1Note"/>
        <w:tabs>
          <w:tab w:val="clear" w:pos="2940"/>
        </w:tabs>
        <w:ind w:left="2940" w:right="-22" w:hanging="2960"/>
        <w:jc w:val="both"/>
        <w:rPr>
          <w:i/>
          <w:sz w:val="22"/>
          <w:szCs w:val="22"/>
        </w:rPr>
      </w:pP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t>3.</w:t>
      </w:r>
      <w:r w:rsidRPr="00821A47">
        <w:rPr>
          <w:sz w:val="22"/>
          <w:szCs w:val="22"/>
        </w:rPr>
        <w:tab/>
        <w:t>"III/V compound" semiconductor (e.g., GaAs or GaInAs) photocathodes and transferred electron photocathodes;</w:t>
      </w:r>
    </w:p>
    <w:p w14:paraId="26DF5998" w14:textId="77777777" w:rsidR="00CF3264" w:rsidRPr="00821A47" w:rsidRDefault="00CF3264">
      <w:pPr>
        <w:pStyle w:val="1A1a1a1note1"/>
        <w:spacing w:before="60"/>
        <w:ind w:left="3759" w:right="-23" w:hanging="879"/>
        <w:jc w:val="both"/>
        <w:rPr>
          <w:i/>
          <w:spacing w:val="-4"/>
          <w:sz w:val="22"/>
          <w:szCs w:val="22"/>
        </w:rPr>
      </w:pPr>
      <w:r w:rsidRPr="00821A47">
        <w:rPr>
          <w:i/>
          <w:sz w:val="22"/>
          <w:szCs w:val="22"/>
          <w:u w:val="single"/>
        </w:rPr>
        <w:t>Note</w:t>
      </w:r>
      <w:r w:rsidRPr="00821A47">
        <w:rPr>
          <w:i/>
          <w:sz w:val="22"/>
          <w:szCs w:val="22"/>
        </w:rPr>
        <w:tab/>
      </w:r>
      <w:r w:rsidRPr="00821A47">
        <w:rPr>
          <w:i/>
          <w:spacing w:val="-4"/>
          <w:sz w:val="22"/>
          <w:szCs w:val="22"/>
        </w:rPr>
        <w:t>6.A.2.a.2.c.3. does not apply to compound semiconductor photocathodes designed to achieve a maximum "radiant sensitivity" of any of the following:</w:t>
      </w:r>
    </w:p>
    <w:p w14:paraId="617CEEB7" w14:textId="77777777" w:rsidR="00CF3264" w:rsidRPr="00821A47" w:rsidRDefault="00CF3264">
      <w:pPr>
        <w:pStyle w:val="1A1a1a1note1"/>
        <w:ind w:left="4158" w:right="-22" w:hanging="378"/>
        <w:jc w:val="both"/>
        <w:rPr>
          <w:i/>
          <w:sz w:val="22"/>
          <w:szCs w:val="22"/>
        </w:rPr>
      </w:pPr>
      <w:r w:rsidRPr="00821A47">
        <w:rPr>
          <w:i/>
          <w:sz w:val="22"/>
          <w:szCs w:val="22"/>
        </w:rPr>
        <w:t>a.</w:t>
      </w:r>
      <w:r w:rsidRPr="00821A47">
        <w:rPr>
          <w:i/>
          <w:sz w:val="22"/>
          <w:szCs w:val="22"/>
        </w:rPr>
        <w:tab/>
        <w:t xml:space="preserve">10 mA/W or less at the peak response in the wavelength range exceeding 400 nm but not exceeding 1,050 nm; </w:t>
      </w:r>
      <w:r w:rsidRPr="00821A47">
        <w:rPr>
          <w:i/>
          <w:sz w:val="22"/>
          <w:szCs w:val="22"/>
          <w:u w:val="single"/>
        </w:rPr>
        <w:t>or</w:t>
      </w:r>
    </w:p>
    <w:p w14:paraId="10DEBBCC" w14:textId="77777777" w:rsidR="00CF3264" w:rsidRPr="00821A47" w:rsidRDefault="00CF3264">
      <w:pPr>
        <w:pStyle w:val="1A1a1a1note1"/>
        <w:ind w:left="4158" w:right="-22" w:hanging="378"/>
        <w:jc w:val="both"/>
        <w:rPr>
          <w:i/>
          <w:spacing w:val="-4"/>
          <w:sz w:val="22"/>
          <w:szCs w:val="22"/>
        </w:rPr>
      </w:pPr>
      <w:r w:rsidRPr="00821A47">
        <w:rPr>
          <w:i/>
          <w:sz w:val="22"/>
          <w:szCs w:val="22"/>
        </w:rPr>
        <w:t>b.</w:t>
      </w:r>
      <w:r w:rsidRPr="00821A47">
        <w:rPr>
          <w:i/>
          <w:sz w:val="22"/>
          <w:szCs w:val="22"/>
        </w:rPr>
        <w:tab/>
      </w:r>
      <w:r w:rsidRPr="00821A47">
        <w:rPr>
          <w:i/>
          <w:spacing w:val="-4"/>
          <w:sz w:val="22"/>
          <w:szCs w:val="22"/>
        </w:rPr>
        <w:t>15 mA/W or less at the peak response in the wavelength range exceeding 1,050 nm but not exceeding 1,800 nm.</w:t>
      </w:r>
    </w:p>
    <w:p w14:paraId="4BD7485E" w14:textId="77777777" w:rsidR="00CF3264" w:rsidRPr="00821A47" w:rsidRDefault="00D25056">
      <w:pPr>
        <w:pStyle w:val="1A1a1"/>
        <w:ind w:right="-22"/>
        <w:jc w:val="both"/>
        <w:rPr>
          <w:sz w:val="22"/>
          <w:szCs w:val="22"/>
        </w:rPr>
      </w:pPr>
      <w:r w:rsidRPr="00821A47">
        <w:rPr>
          <w:sz w:val="16"/>
          <w:szCs w:val="16"/>
        </w:rPr>
        <w:br w:type="page"/>
      </w:r>
      <w:r w:rsidR="00CF3264" w:rsidRPr="00821A47">
        <w:rPr>
          <w:sz w:val="22"/>
          <w:szCs w:val="22"/>
        </w:rPr>
        <w:lastRenderedPageBreak/>
        <w:t>6.</w:t>
      </w:r>
      <w:r w:rsidR="00CF3264" w:rsidRPr="00821A47">
        <w:rPr>
          <w:sz w:val="22"/>
          <w:szCs w:val="22"/>
        </w:rPr>
        <w:tab/>
        <w:t>A.</w:t>
      </w:r>
      <w:r w:rsidR="00CF3264" w:rsidRPr="00821A47">
        <w:rPr>
          <w:sz w:val="22"/>
          <w:szCs w:val="22"/>
        </w:rPr>
        <w:tab/>
        <w:t>2.</w:t>
      </w:r>
      <w:r w:rsidR="00CF3264" w:rsidRPr="00821A47">
        <w:rPr>
          <w:sz w:val="22"/>
          <w:szCs w:val="22"/>
        </w:rPr>
        <w:tab/>
        <w:t>a.</w:t>
      </w:r>
      <w:r w:rsidR="00CF3264" w:rsidRPr="00821A47">
        <w:rPr>
          <w:sz w:val="22"/>
          <w:szCs w:val="22"/>
        </w:rPr>
        <w:tab/>
        <w:t>3.</w:t>
      </w:r>
      <w:r w:rsidR="00CF3264" w:rsidRPr="00821A47">
        <w:rPr>
          <w:sz w:val="22"/>
          <w:szCs w:val="22"/>
        </w:rPr>
        <w:tab/>
        <w:t>Non-"space-qualified" "focal plane arrays" as follows:</w:t>
      </w:r>
    </w:p>
    <w:p w14:paraId="1D000E06" w14:textId="77777777" w:rsidR="00CF3264" w:rsidRPr="00821A47" w:rsidRDefault="00CF3264">
      <w:pPr>
        <w:pStyle w:val="1A1anote1"/>
        <w:ind w:left="2660" w:right="-23" w:hanging="590"/>
        <w:jc w:val="both"/>
        <w:rPr>
          <w:i/>
          <w:sz w:val="22"/>
          <w:szCs w:val="22"/>
        </w:rPr>
      </w:pPr>
      <w:r w:rsidRPr="00821A47">
        <w:rPr>
          <w:i/>
          <w:sz w:val="22"/>
          <w:szCs w:val="22"/>
          <w:u w:val="single"/>
        </w:rPr>
        <w:t>N.B.</w:t>
      </w:r>
      <w:r w:rsidRPr="00821A47">
        <w:rPr>
          <w:i/>
          <w:sz w:val="22"/>
          <w:szCs w:val="22"/>
        </w:rPr>
        <w:t xml:space="preserve"> </w:t>
      </w:r>
      <w:r w:rsidRPr="00821A47">
        <w:rPr>
          <w:i/>
          <w:sz w:val="22"/>
          <w:szCs w:val="22"/>
        </w:rPr>
        <w:tab/>
        <w:t xml:space="preserve">'Microbolometer' non-"space-qualified" "focal plane arrays" are only specified </w:t>
      </w:r>
      <w:r w:rsidR="00F52B50" w:rsidRPr="00821A47">
        <w:rPr>
          <w:i/>
          <w:sz w:val="22"/>
          <w:szCs w:val="22"/>
        </w:rPr>
        <w:t>in</w:t>
      </w:r>
      <w:r w:rsidRPr="00821A47">
        <w:rPr>
          <w:i/>
          <w:sz w:val="22"/>
          <w:szCs w:val="22"/>
        </w:rPr>
        <w:t xml:space="preserve"> 6.A.2.a.3.f.</w:t>
      </w:r>
    </w:p>
    <w:p w14:paraId="2626C7C9" w14:textId="77777777" w:rsidR="00CF3264" w:rsidRPr="00821A47" w:rsidRDefault="00CF3264">
      <w:pPr>
        <w:pStyle w:val="1A1a1"/>
        <w:spacing w:before="60"/>
        <w:ind w:left="2064" w:right="-23" w:hanging="2041"/>
        <w:jc w:val="both"/>
        <w:rPr>
          <w:i/>
          <w:sz w:val="22"/>
          <w:szCs w:val="22"/>
        </w:rPr>
      </w:pPr>
      <w:r w:rsidRPr="00821A47">
        <w:rPr>
          <w:i/>
          <w:sz w:val="22"/>
          <w:szCs w:val="22"/>
        </w:rPr>
        <w:tab/>
      </w:r>
      <w:r w:rsidRPr="00821A47">
        <w:rPr>
          <w:i/>
          <w:sz w:val="22"/>
          <w:szCs w:val="22"/>
        </w:rPr>
        <w:tab/>
      </w:r>
      <w:r w:rsidRPr="00821A47">
        <w:rPr>
          <w:i/>
          <w:sz w:val="22"/>
          <w:szCs w:val="22"/>
        </w:rPr>
        <w:tab/>
      </w:r>
      <w:r w:rsidRPr="00821A47">
        <w:rPr>
          <w:i/>
          <w:sz w:val="22"/>
          <w:szCs w:val="22"/>
        </w:rPr>
        <w:tab/>
      </w:r>
      <w:r w:rsidRPr="00821A47">
        <w:rPr>
          <w:i/>
          <w:sz w:val="22"/>
          <w:szCs w:val="22"/>
        </w:rPr>
        <w:tab/>
      </w:r>
      <w:r w:rsidRPr="00821A47">
        <w:rPr>
          <w:i/>
          <w:sz w:val="22"/>
          <w:szCs w:val="22"/>
          <w:u w:val="single"/>
        </w:rPr>
        <w:t>Technical Note</w:t>
      </w:r>
    </w:p>
    <w:p w14:paraId="38CB2810" w14:textId="77777777" w:rsidR="00CF3264" w:rsidRPr="00821A47" w:rsidRDefault="00CF3264" w:rsidP="006A2C56">
      <w:pPr>
        <w:pStyle w:val="1A1a1a"/>
        <w:tabs>
          <w:tab w:val="clear" w:pos="2060"/>
        </w:tabs>
        <w:ind w:left="2072" w:right="-22" w:hanging="2072"/>
        <w:jc w:val="both"/>
        <w:rPr>
          <w:i/>
          <w:sz w:val="22"/>
          <w:szCs w:val="22"/>
        </w:rPr>
      </w:pPr>
      <w:r w:rsidRPr="00821A47">
        <w:rPr>
          <w:i/>
          <w:sz w:val="22"/>
          <w:szCs w:val="22"/>
        </w:rPr>
        <w:tab/>
      </w:r>
      <w:r w:rsidRPr="00821A47">
        <w:rPr>
          <w:i/>
          <w:sz w:val="22"/>
          <w:szCs w:val="22"/>
        </w:rPr>
        <w:tab/>
      </w:r>
      <w:r w:rsidRPr="00821A47">
        <w:rPr>
          <w:i/>
          <w:sz w:val="22"/>
          <w:szCs w:val="22"/>
        </w:rPr>
        <w:tab/>
      </w:r>
      <w:r w:rsidRPr="00821A47">
        <w:rPr>
          <w:i/>
          <w:sz w:val="22"/>
          <w:szCs w:val="22"/>
        </w:rPr>
        <w:tab/>
      </w:r>
      <w:r w:rsidRPr="00821A47">
        <w:rPr>
          <w:i/>
          <w:sz w:val="22"/>
          <w:szCs w:val="22"/>
        </w:rPr>
        <w:tab/>
      </w:r>
      <w:r w:rsidR="004B1422" w:rsidRPr="00821A47">
        <w:rPr>
          <w:i/>
          <w:sz w:val="22"/>
          <w:szCs w:val="22"/>
        </w:rPr>
        <w:t>For the purposes of 6.A.2.a.3., l</w:t>
      </w:r>
      <w:r w:rsidRPr="00821A47">
        <w:rPr>
          <w:i/>
          <w:sz w:val="22"/>
          <w:szCs w:val="22"/>
        </w:rPr>
        <w:t>inear or two-dimensional multi-element detector arrays are referred to as "focal plane arrays"</w:t>
      </w:r>
      <w:r w:rsidR="009449F2" w:rsidRPr="00821A47">
        <w:rPr>
          <w:i/>
          <w:sz w:val="22"/>
          <w:szCs w:val="22"/>
        </w:rPr>
        <w:t>.</w:t>
      </w:r>
    </w:p>
    <w:p w14:paraId="64CCB092" w14:textId="77777777" w:rsidR="00CF3264" w:rsidRPr="00821A47" w:rsidRDefault="00CF3264">
      <w:pPr>
        <w:pStyle w:val="1A1a1note1"/>
        <w:spacing w:before="60"/>
        <w:ind w:left="2857" w:right="-23" w:hanging="799"/>
        <w:jc w:val="both"/>
        <w:rPr>
          <w:i/>
          <w:sz w:val="22"/>
          <w:szCs w:val="22"/>
        </w:rPr>
      </w:pPr>
      <w:r w:rsidRPr="00821A47">
        <w:rPr>
          <w:i/>
          <w:sz w:val="22"/>
          <w:szCs w:val="22"/>
          <w:u w:val="single"/>
        </w:rPr>
        <w:t>Note 1</w:t>
      </w:r>
      <w:r w:rsidRPr="00821A47">
        <w:rPr>
          <w:i/>
          <w:sz w:val="22"/>
          <w:szCs w:val="22"/>
        </w:rPr>
        <w:tab/>
        <w:t>6.A.2.a.3. includes photoconductive arrays and photovoltaic arrays.</w:t>
      </w:r>
    </w:p>
    <w:p w14:paraId="1B9ECB2D" w14:textId="77777777" w:rsidR="00CF3264" w:rsidRPr="00821A47" w:rsidRDefault="00CF3264" w:rsidP="00CB0475">
      <w:pPr>
        <w:pStyle w:val="1A1a1note1"/>
        <w:spacing w:before="60"/>
        <w:ind w:left="2857" w:right="-23" w:hanging="799"/>
        <w:rPr>
          <w:i/>
          <w:sz w:val="22"/>
          <w:szCs w:val="22"/>
        </w:rPr>
      </w:pPr>
      <w:r w:rsidRPr="00821A47">
        <w:rPr>
          <w:i/>
          <w:sz w:val="22"/>
          <w:szCs w:val="22"/>
          <w:u w:val="single"/>
        </w:rPr>
        <w:t>Note 2</w:t>
      </w:r>
      <w:r w:rsidRPr="00821A47">
        <w:rPr>
          <w:i/>
          <w:sz w:val="22"/>
          <w:szCs w:val="22"/>
        </w:rPr>
        <w:tab/>
        <w:t>6.A.2.a.3. does not apply to:</w:t>
      </w:r>
    </w:p>
    <w:p w14:paraId="35E533AC" w14:textId="77777777" w:rsidR="00CF3264" w:rsidRPr="00821A47" w:rsidRDefault="00CF3264">
      <w:pPr>
        <w:pStyle w:val="1A1a1note1a"/>
        <w:ind w:right="-22"/>
        <w:rPr>
          <w:sz w:val="22"/>
          <w:szCs w:val="22"/>
        </w:rPr>
      </w:pPr>
      <w:r w:rsidRPr="00821A47">
        <w:rPr>
          <w:sz w:val="22"/>
          <w:szCs w:val="22"/>
        </w:rPr>
        <w:t>a.</w:t>
      </w:r>
      <w:r w:rsidRPr="00821A47">
        <w:rPr>
          <w:sz w:val="22"/>
          <w:szCs w:val="22"/>
        </w:rPr>
        <w:tab/>
        <w:t>Multi-element (not to exceed 16 elements) encapsulated photoconductive cells using either lead sulphide or lead selenide;</w:t>
      </w:r>
    </w:p>
    <w:p w14:paraId="34FC1B69" w14:textId="77777777" w:rsidR="00CF3264" w:rsidRPr="00821A47" w:rsidRDefault="00CF3264">
      <w:pPr>
        <w:pStyle w:val="1A1a1note1a"/>
        <w:ind w:right="-22"/>
        <w:rPr>
          <w:sz w:val="22"/>
          <w:szCs w:val="22"/>
        </w:rPr>
      </w:pPr>
      <w:r w:rsidRPr="00821A47">
        <w:rPr>
          <w:sz w:val="22"/>
          <w:szCs w:val="22"/>
        </w:rPr>
        <w:t>b.</w:t>
      </w:r>
      <w:r w:rsidRPr="00821A47">
        <w:rPr>
          <w:sz w:val="22"/>
          <w:szCs w:val="22"/>
        </w:rPr>
        <w:tab/>
        <w:t>Pyroelectric detectors using any of the following:</w:t>
      </w:r>
    </w:p>
    <w:p w14:paraId="46B46163" w14:textId="77777777" w:rsidR="00CF3264" w:rsidRPr="00821A47" w:rsidRDefault="00CF3264">
      <w:pPr>
        <w:pStyle w:val="1A1a1note1a"/>
        <w:ind w:left="3686" w:right="-22" w:hanging="425"/>
        <w:rPr>
          <w:sz w:val="22"/>
          <w:szCs w:val="22"/>
        </w:rPr>
      </w:pPr>
      <w:r w:rsidRPr="00821A47">
        <w:rPr>
          <w:sz w:val="22"/>
          <w:szCs w:val="22"/>
        </w:rPr>
        <w:t>1.</w:t>
      </w:r>
      <w:r w:rsidRPr="00821A47">
        <w:rPr>
          <w:sz w:val="22"/>
          <w:szCs w:val="22"/>
        </w:rPr>
        <w:tab/>
        <w:t>Triglycine sulphate and variants;</w:t>
      </w:r>
    </w:p>
    <w:p w14:paraId="1108EF6E" w14:textId="77777777" w:rsidR="00CF3264" w:rsidRPr="00821A47" w:rsidRDefault="00CF3264">
      <w:pPr>
        <w:pStyle w:val="1A1a1note1a"/>
        <w:ind w:left="3686" w:right="-22" w:hanging="425"/>
        <w:rPr>
          <w:sz w:val="22"/>
          <w:szCs w:val="22"/>
        </w:rPr>
      </w:pPr>
      <w:r w:rsidRPr="00821A47">
        <w:rPr>
          <w:sz w:val="22"/>
          <w:szCs w:val="22"/>
        </w:rPr>
        <w:t>2.</w:t>
      </w:r>
      <w:r w:rsidRPr="00821A47">
        <w:rPr>
          <w:sz w:val="22"/>
          <w:szCs w:val="22"/>
        </w:rPr>
        <w:tab/>
        <w:t>Lead-lanthanum-zirconium titanate and variants;</w:t>
      </w:r>
    </w:p>
    <w:p w14:paraId="1ED607FC" w14:textId="77777777" w:rsidR="00CF3264" w:rsidRPr="00821A47" w:rsidRDefault="00CF3264">
      <w:pPr>
        <w:pStyle w:val="1A1a1note1a"/>
        <w:ind w:left="3686" w:right="-22" w:hanging="425"/>
        <w:rPr>
          <w:sz w:val="22"/>
          <w:szCs w:val="22"/>
        </w:rPr>
      </w:pPr>
      <w:r w:rsidRPr="00821A47">
        <w:rPr>
          <w:sz w:val="22"/>
          <w:szCs w:val="22"/>
        </w:rPr>
        <w:t>3.</w:t>
      </w:r>
      <w:r w:rsidRPr="00821A47">
        <w:rPr>
          <w:sz w:val="22"/>
          <w:szCs w:val="22"/>
        </w:rPr>
        <w:tab/>
        <w:t>Lithium tantalate;</w:t>
      </w:r>
    </w:p>
    <w:p w14:paraId="13FD0ACB" w14:textId="77777777" w:rsidR="00CF3264" w:rsidRPr="00821A47" w:rsidRDefault="00CF3264">
      <w:pPr>
        <w:pStyle w:val="1A1a1note1a"/>
        <w:ind w:left="3686" w:right="-22" w:hanging="425"/>
        <w:rPr>
          <w:sz w:val="22"/>
          <w:szCs w:val="22"/>
        </w:rPr>
      </w:pPr>
      <w:r w:rsidRPr="00821A47">
        <w:rPr>
          <w:sz w:val="22"/>
          <w:szCs w:val="22"/>
        </w:rPr>
        <w:t>4.</w:t>
      </w:r>
      <w:r w:rsidRPr="00821A47">
        <w:rPr>
          <w:sz w:val="22"/>
          <w:szCs w:val="22"/>
        </w:rPr>
        <w:tab/>
        <w:t xml:space="preserve">Polyvinylidene fluoride and variants; </w:t>
      </w:r>
      <w:r w:rsidRPr="00821A47">
        <w:rPr>
          <w:sz w:val="22"/>
          <w:szCs w:val="22"/>
          <w:u w:val="single"/>
        </w:rPr>
        <w:t>or</w:t>
      </w:r>
    </w:p>
    <w:p w14:paraId="6D93C2B8" w14:textId="77777777" w:rsidR="00CF3264" w:rsidRPr="00821A47" w:rsidRDefault="00CF3264">
      <w:pPr>
        <w:pStyle w:val="1A1a1note1a"/>
        <w:ind w:left="3686" w:right="-22" w:hanging="425"/>
        <w:rPr>
          <w:sz w:val="22"/>
          <w:szCs w:val="22"/>
        </w:rPr>
      </w:pPr>
      <w:r w:rsidRPr="00821A47">
        <w:rPr>
          <w:sz w:val="22"/>
          <w:szCs w:val="22"/>
        </w:rPr>
        <w:t>5.</w:t>
      </w:r>
      <w:r w:rsidRPr="00821A47">
        <w:rPr>
          <w:sz w:val="22"/>
          <w:szCs w:val="22"/>
        </w:rPr>
        <w:tab/>
        <w:t>Strontium barium niobate and variants</w:t>
      </w:r>
      <w:r w:rsidR="009449F2" w:rsidRPr="00821A47">
        <w:rPr>
          <w:sz w:val="22"/>
          <w:szCs w:val="22"/>
        </w:rPr>
        <w:t>;</w:t>
      </w:r>
    </w:p>
    <w:p w14:paraId="58A1F6CB" w14:textId="77777777" w:rsidR="00CF3264" w:rsidRPr="00821A47" w:rsidRDefault="00CF3264">
      <w:pPr>
        <w:pStyle w:val="1A1a1note1a"/>
        <w:ind w:right="-22"/>
        <w:rPr>
          <w:spacing w:val="-6"/>
          <w:sz w:val="22"/>
          <w:szCs w:val="22"/>
        </w:rPr>
      </w:pPr>
      <w:r w:rsidRPr="00821A47">
        <w:rPr>
          <w:sz w:val="22"/>
          <w:szCs w:val="22"/>
        </w:rPr>
        <w:t>c.</w:t>
      </w:r>
      <w:r w:rsidRPr="00821A47">
        <w:rPr>
          <w:sz w:val="22"/>
          <w:szCs w:val="22"/>
        </w:rPr>
        <w:tab/>
      </w:r>
      <w:r w:rsidRPr="00821A47">
        <w:rPr>
          <w:bCs/>
          <w:spacing w:val="-6"/>
          <w:sz w:val="22"/>
          <w:szCs w:val="22"/>
        </w:rPr>
        <w:t xml:space="preserve">"Focal plane arrays" specially designed or modified to achieve </w:t>
      </w:r>
      <w:r w:rsidR="008A44C1" w:rsidRPr="00821A47">
        <w:rPr>
          <w:bCs/>
          <w:spacing w:val="-6"/>
          <w:sz w:val="22"/>
          <w:szCs w:val="22"/>
        </w:rPr>
        <w:t>"</w:t>
      </w:r>
      <w:r w:rsidRPr="00821A47">
        <w:rPr>
          <w:bCs/>
          <w:spacing w:val="-6"/>
          <w:sz w:val="22"/>
          <w:szCs w:val="22"/>
        </w:rPr>
        <w:t>charge multiplication</w:t>
      </w:r>
      <w:r w:rsidR="008A44C1" w:rsidRPr="00821A47">
        <w:rPr>
          <w:bCs/>
          <w:spacing w:val="-6"/>
          <w:sz w:val="22"/>
          <w:szCs w:val="22"/>
        </w:rPr>
        <w:t>"</w:t>
      </w:r>
      <w:r w:rsidRPr="00821A47">
        <w:rPr>
          <w:bCs/>
          <w:spacing w:val="-6"/>
          <w:sz w:val="22"/>
          <w:szCs w:val="22"/>
        </w:rPr>
        <w:t xml:space="preserve"> and limited by design to have a maximum "radiant sensitivity" of 10 mA/W or less for wavelengths exceeding 760 nm, having all of the following:</w:t>
      </w:r>
    </w:p>
    <w:p w14:paraId="58859D97" w14:textId="77777777" w:rsidR="00CF3264" w:rsidRPr="00821A47" w:rsidRDefault="00CF3264">
      <w:pPr>
        <w:pStyle w:val="1A1a1note1a"/>
        <w:ind w:left="3686" w:right="-22" w:hanging="425"/>
        <w:rPr>
          <w:sz w:val="22"/>
          <w:szCs w:val="22"/>
        </w:rPr>
      </w:pPr>
      <w:r w:rsidRPr="00821A47">
        <w:rPr>
          <w:sz w:val="22"/>
          <w:szCs w:val="22"/>
        </w:rPr>
        <w:t>1.</w:t>
      </w:r>
      <w:r w:rsidRPr="00821A47">
        <w:rPr>
          <w:sz w:val="22"/>
          <w:szCs w:val="22"/>
        </w:rPr>
        <w:tab/>
      </w:r>
      <w:r w:rsidRPr="00821A47">
        <w:rPr>
          <w:bCs/>
          <w:sz w:val="22"/>
          <w:szCs w:val="22"/>
        </w:rPr>
        <w:t xml:space="preserve">Incorporating a response limiting mechanism designed not to be removed or modified; </w:t>
      </w:r>
      <w:r w:rsidRPr="00821A47">
        <w:rPr>
          <w:bCs/>
          <w:sz w:val="22"/>
          <w:szCs w:val="22"/>
          <w:u w:val="single"/>
        </w:rPr>
        <w:t>and</w:t>
      </w:r>
    </w:p>
    <w:p w14:paraId="18FB8D83" w14:textId="77777777" w:rsidR="00CF3264" w:rsidRPr="00821A47" w:rsidRDefault="00CF3264">
      <w:pPr>
        <w:pStyle w:val="1A1a1note1a"/>
        <w:ind w:left="3686" w:right="-22" w:hanging="425"/>
        <w:rPr>
          <w:sz w:val="22"/>
          <w:szCs w:val="22"/>
        </w:rPr>
      </w:pPr>
      <w:r w:rsidRPr="00821A47">
        <w:rPr>
          <w:sz w:val="22"/>
          <w:szCs w:val="22"/>
        </w:rPr>
        <w:t>2.</w:t>
      </w:r>
      <w:r w:rsidRPr="00821A47">
        <w:rPr>
          <w:sz w:val="22"/>
          <w:szCs w:val="22"/>
        </w:rPr>
        <w:tab/>
      </w:r>
      <w:r w:rsidRPr="00821A47">
        <w:rPr>
          <w:bCs/>
          <w:color w:val="auto"/>
          <w:sz w:val="22"/>
          <w:szCs w:val="22"/>
        </w:rPr>
        <w:t>Any of the following:</w:t>
      </w:r>
    </w:p>
    <w:p w14:paraId="0570A466" w14:textId="77777777" w:rsidR="00CF3264" w:rsidRPr="00821A47" w:rsidRDefault="00CF3264">
      <w:pPr>
        <w:pStyle w:val="1A1a1note1a"/>
        <w:ind w:left="4111" w:right="-22" w:hanging="425"/>
        <w:rPr>
          <w:sz w:val="22"/>
          <w:szCs w:val="22"/>
        </w:rPr>
      </w:pPr>
      <w:r w:rsidRPr="00821A47">
        <w:rPr>
          <w:sz w:val="22"/>
          <w:szCs w:val="22"/>
        </w:rPr>
        <w:t>a.</w:t>
      </w:r>
      <w:r w:rsidRPr="00821A47">
        <w:rPr>
          <w:sz w:val="22"/>
          <w:szCs w:val="22"/>
        </w:rPr>
        <w:tab/>
      </w:r>
      <w:r w:rsidRPr="00821A47">
        <w:rPr>
          <w:bCs/>
          <w:sz w:val="22"/>
          <w:szCs w:val="22"/>
        </w:rPr>
        <w:t xml:space="preserve">The response limiting mechanism is integral to or combined with the detector element; </w:t>
      </w:r>
      <w:r w:rsidRPr="00821A47">
        <w:rPr>
          <w:bCs/>
          <w:sz w:val="22"/>
          <w:szCs w:val="22"/>
          <w:u w:val="single"/>
        </w:rPr>
        <w:t>or</w:t>
      </w:r>
    </w:p>
    <w:p w14:paraId="4D5F8D4F" w14:textId="77777777" w:rsidR="00CF3264" w:rsidRPr="00821A47" w:rsidRDefault="00CF3264">
      <w:pPr>
        <w:pStyle w:val="1A1a1note1a"/>
        <w:ind w:left="4111" w:right="-22" w:hanging="425"/>
        <w:rPr>
          <w:sz w:val="22"/>
          <w:szCs w:val="22"/>
        </w:rPr>
      </w:pPr>
      <w:r w:rsidRPr="00821A47">
        <w:rPr>
          <w:sz w:val="22"/>
          <w:szCs w:val="22"/>
        </w:rPr>
        <w:t>b.</w:t>
      </w:r>
      <w:r w:rsidRPr="00821A47">
        <w:rPr>
          <w:sz w:val="22"/>
          <w:szCs w:val="22"/>
        </w:rPr>
        <w:tab/>
      </w:r>
      <w:r w:rsidRPr="00821A47">
        <w:rPr>
          <w:bCs/>
          <w:color w:val="auto"/>
          <w:spacing w:val="-4"/>
          <w:sz w:val="22"/>
          <w:szCs w:val="22"/>
        </w:rPr>
        <w:t>The "focal plane array" is only operable with the response limiting mechanism in place</w:t>
      </w:r>
      <w:r w:rsidR="009449F2" w:rsidRPr="00821A47">
        <w:rPr>
          <w:bCs/>
          <w:color w:val="auto"/>
          <w:spacing w:val="-4"/>
          <w:sz w:val="22"/>
          <w:szCs w:val="22"/>
        </w:rPr>
        <w:t>;</w:t>
      </w:r>
    </w:p>
    <w:p w14:paraId="65BCE8A3" w14:textId="77777777" w:rsidR="00CF3264" w:rsidRPr="00821A47" w:rsidRDefault="00CF3264">
      <w:pPr>
        <w:pStyle w:val="1A1a1note1a"/>
        <w:spacing w:before="60"/>
        <w:ind w:left="3260" w:right="-23" w:firstLine="0"/>
        <w:rPr>
          <w:sz w:val="22"/>
          <w:szCs w:val="22"/>
        </w:rPr>
      </w:pPr>
      <w:r w:rsidRPr="00821A47">
        <w:rPr>
          <w:sz w:val="22"/>
          <w:szCs w:val="22"/>
          <w:u w:val="single"/>
        </w:rPr>
        <w:t>Technical Note</w:t>
      </w:r>
    </w:p>
    <w:p w14:paraId="1B35A65C" w14:textId="77777777" w:rsidR="00CF3264" w:rsidRPr="00821A47" w:rsidRDefault="004B1422">
      <w:pPr>
        <w:pStyle w:val="1A1a1note1a"/>
        <w:ind w:left="3261" w:right="-22" w:firstLine="0"/>
        <w:rPr>
          <w:bCs/>
          <w:sz w:val="22"/>
          <w:szCs w:val="22"/>
        </w:rPr>
      </w:pPr>
      <w:r w:rsidRPr="00821A47">
        <w:rPr>
          <w:bCs/>
          <w:sz w:val="22"/>
          <w:szCs w:val="22"/>
        </w:rPr>
        <w:t>For the purposes of 6.A.2.a.3. Note 2.c.2.a., a</w:t>
      </w:r>
      <w:r w:rsidR="00CF3264" w:rsidRPr="00821A47">
        <w:rPr>
          <w:bCs/>
          <w:sz w:val="22"/>
          <w:szCs w:val="22"/>
        </w:rPr>
        <w:t xml:space="preserve"> response limiting mechanism integral to the detector element is designed not to be removed or modified without rendering the detector inoperable.</w:t>
      </w:r>
    </w:p>
    <w:p w14:paraId="743BD589" w14:textId="77777777" w:rsidR="003021C3" w:rsidRPr="00821A47" w:rsidRDefault="003021C3" w:rsidP="003021C3">
      <w:pPr>
        <w:pStyle w:val="1A1a1note1a"/>
        <w:spacing w:before="120"/>
        <w:ind w:left="3283" w:right="-23" w:hanging="425"/>
        <w:rPr>
          <w:sz w:val="22"/>
          <w:szCs w:val="22"/>
        </w:rPr>
      </w:pPr>
      <w:r w:rsidRPr="00821A47">
        <w:rPr>
          <w:sz w:val="22"/>
          <w:szCs w:val="22"/>
        </w:rPr>
        <w:t>d.</w:t>
      </w:r>
      <w:r w:rsidRPr="00821A47">
        <w:rPr>
          <w:sz w:val="22"/>
          <w:szCs w:val="22"/>
        </w:rPr>
        <w:tab/>
      </w:r>
      <w:r w:rsidRPr="00821A47">
        <w:rPr>
          <w:sz w:val="22"/>
          <w:szCs w:val="22"/>
          <w:lang w:val="da-DK"/>
        </w:rPr>
        <w:t>Thermopile arrays having less than 5,130 elements</w:t>
      </w:r>
      <w:r w:rsidR="009449F2" w:rsidRPr="00821A47">
        <w:rPr>
          <w:sz w:val="22"/>
          <w:szCs w:val="22"/>
        </w:rPr>
        <w:t>.</w:t>
      </w:r>
    </w:p>
    <w:p w14:paraId="367BD8DD" w14:textId="77777777" w:rsidR="00CF3264" w:rsidRPr="00821A47" w:rsidRDefault="00CF3264">
      <w:pPr>
        <w:pStyle w:val="1A1a1note1a"/>
        <w:ind w:left="0" w:right="-22" w:firstLine="0"/>
        <w:rPr>
          <w:i w:val="0"/>
          <w:sz w:val="16"/>
          <w:szCs w:val="16"/>
        </w:rPr>
      </w:pPr>
    </w:p>
    <w:p w14:paraId="483B65EF" w14:textId="77777777" w:rsidR="00CF3264" w:rsidRPr="00821A47" w:rsidRDefault="00CF3264">
      <w:pPr>
        <w:pStyle w:val="1A1a1a0"/>
        <w:tabs>
          <w:tab w:val="clear" w:pos="1440"/>
        </w:tabs>
        <w:ind w:left="2520" w:right="-22" w:hanging="2500"/>
        <w:jc w:val="both"/>
        <w:rPr>
          <w:sz w:val="22"/>
          <w:szCs w:val="22"/>
        </w:rPr>
      </w:pPr>
      <w:r w:rsidRPr="00821A47">
        <w:rPr>
          <w:sz w:val="22"/>
          <w:szCs w:val="22"/>
        </w:rPr>
        <w:t>6.</w:t>
      </w:r>
      <w:r w:rsidRPr="00821A47">
        <w:rPr>
          <w:sz w:val="22"/>
          <w:szCs w:val="22"/>
        </w:rPr>
        <w:tab/>
        <w:t>A.</w:t>
      </w:r>
      <w:r w:rsidRPr="00821A47">
        <w:rPr>
          <w:sz w:val="22"/>
          <w:szCs w:val="22"/>
        </w:rPr>
        <w:tab/>
        <w:t>2.</w:t>
      </w:r>
      <w:r w:rsidRPr="00821A47">
        <w:rPr>
          <w:sz w:val="22"/>
          <w:szCs w:val="22"/>
        </w:rPr>
        <w:tab/>
        <w:t>a.</w:t>
      </w:r>
      <w:r w:rsidRPr="00821A47">
        <w:rPr>
          <w:sz w:val="22"/>
          <w:szCs w:val="22"/>
        </w:rPr>
        <w:tab/>
        <w:t>3.</w:t>
      </w:r>
      <w:r w:rsidRPr="00821A47">
        <w:rPr>
          <w:sz w:val="22"/>
          <w:szCs w:val="22"/>
        </w:rPr>
        <w:tab/>
        <w:t>a.</w:t>
      </w:r>
      <w:r w:rsidRPr="00821A47">
        <w:rPr>
          <w:sz w:val="22"/>
          <w:szCs w:val="22"/>
        </w:rPr>
        <w:tab/>
        <w:t>Non-"space-qualified" "focal plane arrays" having all of the following:</w:t>
      </w:r>
    </w:p>
    <w:p w14:paraId="29C25EE3" w14:textId="77777777" w:rsidR="00CF3264" w:rsidRPr="00821A47" w:rsidRDefault="00CF3264">
      <w:pPr>
        <w:pStyle w:val="1A1a1a1"/>
        <w:ind w:right="-22"/>
        <w:jc w:val="both"/>
        <w:rPr>
          <w:sz w:val="22"/>
          <w:szCs w:val="22"/>
        </w:rPr>
      </w:pP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t>1.</w:t>
      </w:r>
      <w:r w:rsidRPr="00821A47">
        <w:rPr>
          <w:sz w:val="22"/>
          <w:szCs w:val="22"/>
        </w:rPr>
        <w:tab/>
        <w:t xml:space="preserve">Individual elements with a peak response within the wavelength range exceeding 900 nm but not exceeding 1,050 nm; </w:t>
      </w:r>
      <w:r w:rsidRPr="00821A47">
        <w:rPr>
          <w:sz w:val="22"/>
          <w:szCs w:val="22"/>
          <w:u w:val="single"/>
        </w:rPr>
        <w:t>and</w:t>
      </w:r>
    </w:p>
    <w:p w14:paraId="20BEF4DF" w14:textId="77777777" w:rsidR="00CF3264" w:rsidRPr="00821A47" w:rsidRDefault="00CF3264">
      <w:pPr>
        <w:pStyle w:val="1A1a1a1"/>
        <w:ind w:right="-22"/>
        <w:jc w:val="both"/>
        <w:rPr>
          <w:sz w:val="22"/>
          <w:szCs w:val="22"/>
        </w:rPr>
      </w:pP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t>2.</w:t>
      </w:r>
      <w:r w:rsidRPr="00821A47">
        <w:rPr>
          <w:sz w:val="22"/>
          <w:szCs w:val="22"/>
        </w:rPr>
        <w:tab/>
        <w:t>Any of the following:</w:t>
      </w:r>
    </w:p>
    <w:p w14:paraId="58C4D0A6" w14:textId="77777777" w:rsidR="00CF3264" w:rsidRPr="00821A47" w:rsidRDefault="00CF3264">
      <w:pPr>
        <w:pStyle w:val="1A1a1a1a"/>
        <w:ind w:right="-22"/>
        <w:rPr>
          <w:sz w:val="22"/>
          <w:szCs w:val="22"/>
          <w:u w:val="single"/>
        </w:rPr>
      </w:pP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t>a.</w:t>
      </w:r>
      <w:r w:rsidRPr="00821A47">
        <w:rPr>
          <w:sz w:val="22"/>
          <w:szCs w:val="22"/>
        </w:rPr>
        <w:tab/>
        <w:t xml:space="preserve">A response "time constant" of less than 0.5 ns; </w:t>
      </w:r>
      <w:r w:rsidRPr="00821A47">
        <w:rPr>
          <w:sz w:val="22"/>
          <w:szCs w:val="22"/>
          <w:u w:val="single"/>
        </w:rPr>
        <w:t>or</w:t>
      </w:r>
    </w:p>
    <w:p w14:paraId="11854EA4" w14:textId="77777777" w:rsidR="00CF3264" w:rsidRPr="00821A47" w:rsidRDefault="00CF3264">
      <w:pPr>
        <w:pStyle w:val="1A1a1a1a"/>
        <w:ind w:right="-22"/>
        <w:jc w:val="both"/>
        <w:rPr>
          <w:sz w:val="22"/>
          <w:szCs w:val="22"/>
        </w:rPr>
      </w:pP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t>b.</w:t>
      </w:r>
      <w:r w:rsidRPr="00821A47">
        <w:rPr>
          <w:sz w:val="22"/>
          <w:szCs w:val="22"/>
        </w:rPr>
        <w:tab/>
        <w:t xml:space="preserve">Specially designed or modified to achieve </w:t>
      </w:r>
      <w:r w:rsidR="008A44C1" w:rsidRPr="00821A47">
        <w:rPr>
          <w:sz w:val="22"/>
          <w:szCs w:val="22"/>
        </w:rPr>
        <w:t>"</w:t>
      </w:r>
      <w:r w:rsidRPr="00821A47">
        <w:rPr>
          <w:sz w:val="22"/>
          <w:szCs w:val="22"/>
        </w:rPr>
        <w:t>charge multiplication</w:t>
      </w:r>
      <w:r w:rsidR="008A44C1" w:rsidRPr="00821A47">
        <w:rPr>
          <w:sz w:val="22"/>
          <w:szCs w:val="22"/>
        </w:rPr>
        <w:t>"</w:t>
      </w:r>
      <w:r w:rsidRPr="00821A47">
        <w:rPr>
          <w:sz w:val="22"/>
          <w:szCs w:val="22"/>
        </w:rPr>
        <w:t xml:space="preserve"> and having a maximum "radiant sensitivity"</w:t>
      </w:r>
      <w:r w:rsidR="001654EE" w:rsidRPr="00821A47">
        <w:rPr>
          <w:sz w:val="22"/>
          <w:szCs w:val="22"/>
        </w:rPr>
        <w:t xml:space="preserve"> exceeding 10 mA/W;</w:t>
      </w:r>
    </w:p>
    <w:p w14:paraId="4226B75B" w14:textId="77777777" w:rsidR="00CF3264" w:rsidRPr="00821A47" w:rsidRDefault="006A2C56" w:rsidP="009449F2">
      <w:pPr>
        <w:pStyle w:val="1A1a1a1"/>
        <w:ind w:right="-22"/>
        <w:jc w:val="both"/>
        <w:rPr>
          <w:sz w:val="22"/>
          <w:szCs w:val="22"/>
        </w:rPr>
      </w:pPr>
      <w:r w:rsidRPr="00821A47">
        <w:rPr>
          <w:sz w:val="16"/>
          <w:szCs w:val="16"/>
        </w:rPr>
        <w:br w:type="page"/>
      </w:r>
      <w:r w:rsidR="00CF3264" w:rsidRPr="00821A47">
        <w:rPr>
          <w:sz w:val="22"/>
          <w:szCs w:val="22"/>
        </w:rPr>
        <w:lastRenderedPageBreak/>
        <w:t>6.</w:t>
      </w:r>
      <w:r w:rsidR="00CF3264" w:rsidRPr="00821A47">
        <w:rPr>
          <w:sz w:val="22"/>
          <w:szCs w:val="22"/>
        </w:rPr>
        <w:tab/>
        <w:t>A.</w:t>
      </w:r>
      <w:r w:rsidR="00CF3264" w:rsidRPr="00821A47">
        <w:rPr>
          <w:sz w:val="22"/>
          <w:szCs w:val="22"/>
        </w:rPr>
        <w:tab/>
        <w:t>2.</w:t>
      </w:r>
      <w:r w:rsidR="00CF3264" w:rsidRPr="00821A47">
        <w:rPr>
          <w:sz w:val="22"/>
          <w:szCs w:val="22"/>
        </w:rPr>
        <w:tab/>
        <w:t>a.</w:t>
      </w:r>
      <w:r w:rsidR="00CF3264" w:rsidRPr="00821A47">
        <w:rPr>
          <w:sz w:val="22"/>
          <w:szCs w:val="22"/>
        </w:rPr>
        <w:tab/>
        <w:t>3.</w:t>
      </w:r>
      <w:r w:rsidR="00CF3264" w:rsidRPr="00821A47">
        <w:rPr>
          <w:sz w:val="22"/>
          <w:szCs w:val="22"/>
        </w:rPr>
        <w:tab/>
        <w:t>b.</w:t>
      </w:r>
      <w:r w:rsidR="00CF3264" w:rsidRPr="00821A47">
        <w:rPr>
          <w:sz w:val="22"/>
          <w:szCs w:val="22"/>
        </w:rPr>
        <w:tab/>
        <w:t>Non-"space-qualified" "focal plane arrays" having all of the following:</w:t>
      </w:r>
    </w:p>
    <w:p w14:paraId="6254E65D" w14:textId="77777777" w:rsidR="00CF3264" w:rsidRPr="00821A47" w:rsidRDefault="00CF3264">
      <w:pPr>
        <w:pStyle w:val="1A1a1a1"/>
        <w:ind w:right="-22"/>
        <w:jc w:val="both"/>
        <w:rPr>
          <w:sz w:val="22"/>
          <w:szCs w:val="22"/>
        </w:rPr>
      </w:pP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t>1.</w:t>
      </w:r>
      <w:r w:rsidRPr="00821A47">
        <w:rPr>
          <w:sz w:val="22"/>
          <w:szCs w:val="22"/>
        </w:rPr>
        <w:tab/>
        <w:t xml:space="preserve">Individual elements with a peak response in the wavelength range exceeding 1,050 nm but not exceeding 1,200 nm; </w:t>
      </w:r>
      <w:r w:rsidRPr="00821A47">
        <w:rPr>
          <w:sz w:val="22"/>
          <w:szCs w:val="22"/>
          <w:u w:val="single"/>
        </w:rPr>
        <w:t>and</w:t>
      </w:r>
    </w:p>
    <w:p w14:paraId="6E16627C" w14:textId="77777777" w:rsidR="00CF3264" w:rsidRPr="00821A47" w:rsidRDefault="00CF3264">
      <w:pPr>
        <w:pStyle w:val="1A1a1a1"/>
        <w:ind w:right="-22"/>
        <w:jc w:val="both"/>
        <w:rPr>
          <w:sz w:val="22"/>
          <w:szCs w:val="22"/>
        </w:rPr>
      </w:pP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t>2.</w:t>
      </w:r>
      <w:r w:rsidRPr="00821A47">
        <w:rPr>
          <w:sz w:val="22"/>
          <w:szCs w:val="22"/>
        </w:rPr>
        <w:tab/>
        <w:t>Any of the following:</w:t>
      </w:r>
    </w:p>
    <w:p w14:paraId="6BCD340B" w14:textId="77777777" w:rsidR="00CF3264" w:rsidRPr="00821A47" w:rsidRDefault="00CF3264">
      <w:pPr>
        <w:pStyle w:val="1A1a1a1a"/>
        <w:ind w:right="-22"/>
        <w:jc w:val="both"/>
        <w:rPr>
          <w:sz w:val="22"/>
          <w:szCs w:val="22"/>
          <w:u w:val="single"/>
        </w:rPr>
      </w:pP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t>a.</w:t>
      </w:r>
      <w:r w:rsidRPr="00821A47">
        <w:rPr>
          <w:sz w:val="22"/>
          <w:szCs w:val="22"/>
        </w:rPr>
        <w:tab/>
        <w:t xml:space="preserve">A response "time constant" of 95 ns or less; </w:t>
      </w:r>
      <w:r w:rsidRPr="00821A47">
        <w:rPr>
          <w:sz w:val="22"/>
          <w:szCs w:val="22"/>
          <w:u w:val="single"/>
        </w:rPr>
        <w:t>or</w:t>
      </w:r>
    </w:p>
    <w:p w14:paraId="3A5273B8" w14:textId="77777777" w:rsidR="00CF3264" w:rsidRPr="00821A47" w:rsidRDefault="00CF3264">
      <w:pPr>
        <w:pStyle w:val="1A1a1a1a"/>
        <w:ind w:right="-22"/>
        <w:jc w:val="both"/>
        <w:rPr>
          <w:sz w:val="22"/>
          <w:szCs w:val="22"/>
          <w:u w:val="single"/>
        </w:rPr>
      </w:pP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t>b.</w:t>
      </w:r>
      <w:r w:rsidRPr="00821A47">
        <w:rPr>
          <w:sz w:val="22"/>
          <w:szCs w:val="22"/>
        </w:rPr>
        <w:tab/>
        <w:t xml:space="preserve">Specially designed or modified to achieve </w:t>
      </w:r>
      <w:r w:rsidR="006E66C2" w:rsidRPr="00821A47">
        <w:rPr>
          <w:sz w:val="22"/>
          <w:szCs w:val="22"/>
        </w:rPr>
        <w:t>"</w:t>
      </w:r>
      <w:r w:rsidRPr="00821A47">
        <w:rPr>
          <w:sz w:val="22"/>
          <w:szCs w:val="22"/>
        </w:rPr>
        <w:t>charge multiplication</w:t>
      </w:r>
      <w:r w:rsidR="006E66C2" w:rsidRPr="00821A47">
        <w:rPr>
          <w:sz w:val="22"/>
          <w:szCs w:val="22"/>
        </w:rPr>
        <w:t>"</w:t>
      </w:r>
      <w:r w:rsidRPr="00821A47">
        <w:rPr>
          <w:sz w:val="22"/>
          <w:szCs w:val="22"/>
        </w:rPr>
        <w:t xml:space="preserve"> and having a maximum "radiant sensitivity" exceeding 10 mA/W</w:t>
      </w:r>
      <w:r w:rsidR="001654EE" w:rsidRPr="00821A47">
        <w:rPr>
          <w:sz w:val="22"/>
          <w:szCs w:val="22"/>
        </w:rPr>
        <w:t>;</w:t>
      </w:r>
    </w:p>
    <w:p w14:paraId="082E3F13" w14:textId="77777777" w:rsidR="00CF3264" w:rsidRPr="00821A47" w:rsidRDefault="00CF3264">
      <w:pPr>
        <w:pStyle w:val="1A1a1a1"/>
        <w:ind w:right="-23"/>
        <w:jc w:val="both"/>
        <w:rPr>
          <w:sz w:val="16"/>
          <w:szCs w:val="16"/>
        </w:rPr>
      </w:pPr>
    </w:p>
    <w:p w14:paraId="71367E96" w14:textId="77777777" w:rsidR="00CF3264" w:rsidRPr="00821A47" w:rsidRDefault="00CF3264">
      <w:pPr>
        <w:pStyle w:val="1A1a1a"/>
        <w:ind w:right="-22"/>
        <w:jc w:val="both"/>
        <w:rPr>
          <w:sz w:val="22"/>
          <w:szCs w:val="22"/>
        </w:rPr>
      </w:pPr>
      <w:r w:rsidRPr="00821A47">
        <w:rPr>
          <w:sz w:val="22"/>
          <w:szCs w:val="22"/>
        </w:rPr>
        <w:t>6.</w:t>
      </w:r>
      <w:r w:rsidRPr="00821A47">
        <w:rPr>
          <w:sz w:val="22"/>
          <w:szCs w:val="22"/>
        </w:rPr>
        <w:tab/>
        <w:t>A.</w:t>
      </w:r>
      <w:r w:rsidRPr="00821A47">
        <w:rPr>
          <w:sz w:val="22"/>
          <w:szCs w:val="22"/>
        </w:rPr>
        <w:tab/>
        <w:t>2.</w:t>
      </w:r>
      <w:r w:rsidRPr="00821A47">
        <w:rPr>
          <w:sz w:val="22"/>
          <w:szCs w:val="22"/>
        </w:rPr>
        <w:tab/>
        <w:t>a.</w:t>
      </w:r>
      <w:r w:rsidRPr="00821A47">
        <w:rPr>
          <w:sz w:val="22"/>
          <w:szCs w:val="22"/>
        </w:rPr>
        <w:tab/>
        <w:t>3.</w:t>
      </w:r>
      <w:r w:rsidRPr="00821A47">
        <w:rPr>
          <w:sz w:val="22"/>
          <w:szCs w:val="22"/>
        </w:rPr>
        <w:tab/>
        <w:t>c.</w:t>
      </w:r>
      <w:r w:rsidRPr="00821A47">
        <w:rPr>
          <w:sz w:val="22"/>
          <w:szCs w:val="22"/>
        </w:rPr>
        <w:tab/>
        <w:t>Non-"space-qualified" non-linear (2-dimensional) "focal plane arrays" having</w:t>
      </w:r>
      <w:r w:rsidRPr="00821A47">
        <w:rPr>
          <w:b/>
          <w:sz w:val="22"/>
          <w:szCs w:val="22"/>
        </w:rPr>
        <w:t xml:space="preserve"> </w:t>
      </w:r>
      <w:r w:rsidRPr="00821A47">
        <w:rPr>
          <w:sz w:val="22"/>
          <w:szCs w:val="22"/>
        </w:rPr>
        <w:t>individual elements with a peak response in the wavelength range exceeding 1,200 nm but not exceeding 30,000 nm;</w:t>
      </w:r>
    </w:p>
    <w:p w14:paraId="52A333A8" w14:textId="77777777" w:rsidR="00CF3264" w:rsidRPr="00821A47" w:rsidRDefault="00CF3264" w:rsidP="00C64D7F">
      <w:pPr>
        <w:pStyle w:val="1A1anote1"/>
        <w:spacing w:before="60"/>
        <w:ind w:left="3249" w:right="-23" w:hanging="675"/>
        <w:jc w:val="both"/>
        <w:rPr>
          <w:i/>
          <w:sz w:val="22"/>
          <w:szCs w:val="22"/>
        </w:rPr>
      </w:pPr>
      <w:r w:rsidRPr="00821A47">
        <w:rPr>
          <w:i/>
          <w:sz w:val="22"/>
          <w:szCs w:val="22"/>
          <w:u w:val="single"/>
        </w:rPr>
        <w:t>N.B.</w:t>
      </w:r>
      <w:r w:rsidRPr="00821A47">
        <w:rPr>
          <w:i/>
          <w:sz w:val="22"/>
          <w:szCs w:val="22"/>
        </w:rPr>
        <w:tab/>
        <w:t xml:space="preserve">Silicon and other material based 'microbolometer' non-"space-qualified" "focal plane arrays" are only specified </w:t>
      </w:r>
      <w:r w:rsidR="002F1FB9" w:rsidRPr="00821A47">
        <w:rPr>
          <w:i/>
          <w:sz w:val="22"/>
          <w:szCs w:val="22"/>
        </w:rPr>
        <w:t>in</w:t>
      </w:r>
      <w:r w:rsidRPr="00821A47">
        <w:rPr>
          <w:i/>
          <w:sz w:val="22"/>
          <w:szCs w:val="22"/>
        </w:rPr>
        <w:t xml:space="preserve"> 6.A.2.a.3.f.</w:t>
      </w:r>
    </w:p>
    <w:p w14:paraId="5A0194EA" w14:textId="77777777" w:rsidR="00CF3264" w:rsidRPr="00821A47" w:rsidRDefault="00CF3264">
      <w:pPr>
        <w:pStyle w:val="1A1a1a"/>
        <w:ind w:left="2552" w:right="-22" w:hanging="2552"/>
        <w:jc w:val="both"/>
        <w:rPr>
          <w:sz w:val="16"/>
          <w:szCs w:val="16"/>
        </w:rPr>
      </w:pPr>
    </w:p>
    <w:p w14:paraId="09BAA988" w14:textId="77777777" w:rsidR="00CF3264" w:rsidRPr="00821A47" w:rsidRDefault="00CF3264">
      <w:pPr>
        <w:pStyle w:val="1A1a1a"/>
        <w:ind w:left="2552" w:right="-22" w:hanging="2552"/>
        <w:jc w:val="both"/>
        <w:rPr>
          <w:sz w:val="22"/>
          <w:szCs w:val="22"/>
        </w:rPr>
      </w:pPr>
      <w:r w:rsidRPr="00821A47">
        <w:rPr>
          <w:sz w:val="22"/>
          <w:szCs w:val="22"/>
        </w:rPr>
        <w:t>6.</w:t>
      </w:r>
      <w:r w:rsidRPr="00821A47">
        <w:rPr>
          <w:sz w:val="22"/>
          <w:szCs w:val="22"/>
        </w:rPr>
        <w:tab/>
        <w:t>A.</w:t>
      </w:r>
      <w:r w:rsidRPr="00821A47">
        <w:rPr>
          <w:sz w:val="22"/>
          <w:szCs w:val="22"/>
        </w:rPr>
        <w:tab/>
        <w:t>2.</w:t>
      </w:r>
      <w:r w:rsidRPr="00821A47">
        <w:rPr>
          <w:sz w:val="22"/>
          <w:szCs w:val="22"/>
        </w:rPr>
        <w:tab/>
        <w:t>a.</w:t>
      </w:r>
      <w:r w:rsidRPr="00821A47">
        <w:rPr>
          <w:sz w:val="22"/>
          <w:szCs w:val="22"/>
        </w:rPr>
        <w:tab/>
        <w:t>3.</w:t>
      </w:r>
      <w:r w:rsidRPr="00821A47">
        <w:rPr>
          <w:sz w:val="22"/>
          <w:szCs w:val="22"/>
        </w:rPr>
        <w:tab/>
        <w:t>d.</w:t>
      </w:r>
      <w:r w:rsidRPr="00821A47">
        <w:rPr>
          <w:sz w:val="22"/>
          <w:szCs w:val="22"/>
        </w:rPr>
        <w:tab/>
        <w:t>Non-"space-qualified</w:t>
      </w:r>
      <w:r w:rsidRPr="00821A47">
        <w:rPr>
          <w:spacing w:val="-4"/>
          <w:sz w:val="22"/>
          <w:szCs w:val="22"/>
        </w:rPr>
        <w:t xml:space="preserve">" linear (1-dimensional) </w:t>
      </w:r>
      <w:r w:rsidRPr="00821A47">
        <w:rPr>
          <w:sz w:val="22"/>
          <w:szCs w:val="22"/>
        </w:rPr>
        <w:t>"focal plane arrays" having all of the following:</w:t>
      </w:r>
    </w:p>
    <w:p w14:paraId="590675AF" w14:textId="77777777" w:rsidR="00CF3264" w:rsidRPr="00821A47" w:rsidRDefault="00CF3264">
      <w:pPr>
        <w:pStyle w:val="1A1a1a1"/>
        <w:ind w:right="-22"/>
        <w:jc w:val="both"/>
        <w:rPr>
          <w:sz w:val="22"/>
          <w:szCs w:val="22"/>
          <w:u w:val="single"/>
        </w:rPr>
      </w:pP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t>1.</w:t>
      </w:r>
      <w:r w:rsidRPr="00821A47">
        <w:rPr>
          <w:sz w:val="22"/>
          <w:szCs w:val="22"/>
        </w:rPr>
        <w:tab/>
        <w:t xml:space="preserve">Individual elements with a peak response in the wavelength range exceeding 1,200 nm but not exceeding 3,000 nm; </w:t>
      </w:r>
      <w:r w:rsidRPr="00821A47">
        <w:rPr>
          <w:sz w:val="22"/>
          <w:szCs w:val="22"/>
          <w:u w:val="single"/>
        </w:rPr>
        <w:t>and</w:t>
      </w:r>
    </w:p>
    <w:p w14:paraId="67DDAC03" w14:textId="77777777" w:rsidR="00CF3264" w:rsidRPr="00821A47" w:rsidRDefault="00303651">
      <w:pPr>
        <w:pStyle w:val="1A1a1a1"/>
        <w:ind w:right="-22"/>
        <w:jc w:val="both"/>
        <w:rPr>
          <w:sz w:val="22"/>
          <w:szCs w:val="22"/>
        </w:rPr>
      </w:pP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r>
      <w:r w:rsidR="00C64D7F" w:rsidRPr="00821A47">
        <w:rPr>
          <w:sz w:val="22"/>
          <w:szCs w:val="22"/>
        </w:rPr>
        <w:tab/>
      </w:r>
      <w:r w:rsidR="00CF3264" w:rsidRPr="00821A47">
        <w:rPr>
          <w:sz w:val="22"/>
          <w:szCs w:val="22"/>
        </w:rPr>
        <w:t>2.</w:t>
      </w:r>
      <w:r w:rsidR="00CF3264" w:rsidRPr="00821A47">
        <w:rPr>
          <w:sz w:val="22"/>
          <w:szCs w:val="22"/>
        </w:rPr>
        <w:tab/>
        <w:t>Any of the following:</w:t>
      </w:r>
    </w:p>
    <w:p w14:paraId="3E1CEF71" w14:textId="77777777" w:rsidR="00CF3264" w:rsidRPr="00821A47" w:rsidRDefault="00CF3264">
      <w:pPr>
        <w:pStyle w:val="1A1a1a1a"/>
        <w:ind w:right="-22"/>
        <w:jc w:val="both"/>
        <w:rPr>
          <w:sz w:val="22"/>
          <w:szCs w:val="22"/>
        </w:rPr>
      </w:pP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t>a.</w:t>
      </w:r>
      <w:r w:rsidRPr="00821A47">
        <w:rPr>
          <w:sz w:val="22"/>
          <w:szCs w:val="22"/>
        </w:rPr>
        <w:tab/>
        <w:t xml:space="preserve">A ratio of 'scan direction' dimension of the detector element to the 'cross-scan direction' dimension of the detector element of less than 3.8; </w:t>
      </w:r>
      <w:r w:rsidRPr="00821A47">
        <w:rPr>
          <w:sz w:val="22"/>
          <w:szCs w:val="22"/>
          <w:u w:val="single"/>
        </w:rPr>
        <w:t>or</w:t>
      </w:r>
    </w:p>
    <w:p w14:paraId="771AA1A8" w14:textId="77777777" w:rsidR="00CF3264" w:rsidRPr="00821A47" w:rsidRDefault="00BB19B0">
      <w:pPr>
        <w:pStyle w:val="1A1a1a1a"/>
        <w:ind w:right="-22"/>
        <w:jc w:val="both"/>
        <w:rPr>
          <w:i/>
          <w:sz w:val="22"/>
          <w:szCs w:val="22"/>
          <w:u w:val="single"/>
        </w:rPr>
      </w:pP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t>b.</w:t>
      </w:r>
      <w:r w:rsidRPr="00821A47">
        <w:rPr>
          <w:sz w:val="22"/>
          <w:szCs w:val="22"/>
        </w:rPr>
        <w:tab/>
        <w:t>Signal p</w:t>
      </w:r>
      <w:r w:rsidR="00CF3264" w:rsidRPr="00821A47">
        <w:rPr>
          <w:sz w:val="22"/>
          <w:szCs w:val="22"/>
        </w:rPr>
        <w:t xml:space="preserve">rocessing in the </w:t>
      </w:r>
      <w:r w:rsidRPr="00821A47">
        <w:rPr>
          <w:sz w:val="22"/>
          <w:szCs w:val="22"/>
        </w:rPr>
        <w:t>detector e</w:t>
      </w:r>
      <w:r w:rsidR="00CF3264" w:rsidRPr="00821A47">
        <w:rPr>
          <w:sz w:val="22"/>
          <w:szCs w:val="22"/>
        </w:rPr>
        <w:t>lement</w:t>
      </w:r>
      <w:r w:rsidRPr="00821A47">
        <w:rPr>
          <w:sz w:val="22"/>
          <w:szCs w:val="22"/>
        </w:rPr>
        <w:t>s</w:t>
      </w:r>
      <w:r w:rsidR="00CF3264" w:rsidRPr="00821A47">
        <w:rPr>
          <w:sz w:val="22"/>
          <w:szCs w:val="22"/>
        </w:rPr>
        <w:t>;</w:t>
      </w:r>
    </w:p>
    <w:p w14:paraId="53B8A18A" w14:textId="77777777" w:rsidR="00CF3264" w:rsidRPr="00821A47" w:rsidRDefault="00CF3264" w:rsidP="00C64D7F">
      <w:pPr>
        <w:pStyle w:val="1A1a1anote1"/>
        <w:spacing w:before="60"/>
        <w:ind w:left="3339" w:right="-23" w:hanging="799"/>
        <w:jc w:val="both"/>
        <w:rPr>
          <w:i/>
          <w:sz w:val="22"/>
          <w:szCs w:val="22"/>
        </w:rPr>
      </w:pPr>
      <w:r w:rsidRPr="00821A47">
        <w:rPr>
          <w:i/>
          <w:sz w:val="22"/>
          <w:szCs w:val="22"/>
          <w:u w:val="single"/>
        </w:rPr>
        <w:t>Note</w:t>
      </w:r>
      <w:r w:rsidRPr="00821A47">
        <w:rPr>
          <w:i/>
          <w:sz w:val="22"/>
          <w:szCs w:val="22"/>
        </w:rPr>
        <w:tab/>
        <w:t>6.A.2.a.3.d. does not apply to "focal plane arrays"</w:t>
      </w:r>
      <w:r w:rsidR="002F1FB9" w:rsidRPr="00821A47">
        <w:t xml:space="preserve"> </w:t>
      </w:r>
      <w:r w:rsidR="002F1FB9" w:rsidRPr="00821A47">
        <w:rPr>
          <w:i/>
          <w:sz w:val="22"/>
          <w:szCs w:val="22"/>
        </w:rPr>
        <w:t>with 32 elements or fewer,</w:t>
      </w:r>
      <w:r w:rsidRPr="00821A47">
        <w:rPr>
          <w:i/>
          <w:sz w:val="22"/>
          <w:szCs w:val="22"/>
        </w:rPr>
        <w:t xml:space="preserve"> </w:t>
      </w:r>
      <w:r w:rsidR="002F1FB9" w:rsidRPr="00821A47">
        <w:rPr>
          <w:i/>
          <w:sz w:val="22"/>
          <w:szCs w:val="22"/>
        </w:rPr>
        <w:t xml:space="preserve">where all the </w:t>
      </w:r>
      <w:r w:rsidRPr="00821A47">
        <w:rPr>
          <w:i/>
          <w:sz w:val="22"/>
          <w:szCs w:val="22"/>
        </w:rPr>
        <w:t xml:space="preserve">detector elements </w:t>
      </w:r>
      <w:r w:rsidR="002F1FB9" w:rsidRPr="00821A47">
        <w:rPr>
          <w:i/>
          <w:sz w:val="22"/>
          <w:szCs w:val="22"/>
        </w:rPr>
        <w:t xml:space="preserve">are made from </w:t>
      </w:r>
      <w:r w:rsidRPr="00821A47">
        <w:rPr>
          <w:i/>
          <w:sz w:val="22"/>
          <w:szCs w:val="22"/>
        </w:rPr>
        <w:t>germanium.</w:t>
      </w:r>
    </w:p>
    <w:p w14:paraId="6D1A208B" w14:textId="77777777" w:rsidR="00CF3264" w:rsidRPr="00821A47" w:rsidRDefault="00CF3264" w:rsidP="00C64D7F">
      <w:pPr>
        <w:pStyle w:val="1A1a1a1a"/>
        <w:tabs>
          <w:tab w:val="clear" w:pos="2060"/>
          <w:tab w:val="clear" w:pos="2540"/>
          <w:tab w:val="clear" w:pos="2940"/>
        </w:tabs>
        <w:spacing w:before="60"/>
        <w:ind w:left="2552" w:right="-23" w:firstLine="0"/>
        <w:jc w:val="both"/>
        <w:rPr>
          <w:sz w:val="22"/>
          <w:szCs w:val="22"/>
        </w:rPr>
      </w:pPr>
      <w:r w:rsidRPr="00821A47">
        <w:rPr>
          <w:i/>
          <w:sz w:val="22"/>
          <w:szCs w:val="22"/>
          <w:u w:val="single"/>
        </w:rPr>
        <w:t>Technical Note</w:t>
      </w:r>
      <w:r w:rsidR="00BA2018" w:rsidRPr="00821A47">
        <w:rPr>
          <w:i/>
          <w:sz w:val="22"/>
          <w:szCs w:val="22"/>
          <w:u w:val="single"/>
        </w:rPr>
        <w:t>s</w:t>
      </w:r>
    </w:p>
    <w:p w14:paraId="1E5F668A" w14:textId="77777777" w:rsidR="00BA2018" w:rsidRPr="00821A47" w:rsidRDefault="00CF3264">
      <w:pPr>
        <w:pStyle w:val="1A1a1a1a"/>
        <w:numPr>
          <w:ins w:id="1" w:author="Author"/>
        </w:numPr>
        <w:tabs>
          <w:tab w:val="clear" w:pos="2060"/>
          <w:tab w:val="clear" w:pos="2540"/>
          <w:tab w:val="clear" w:pos="2940"/>
        </w:tabs>
        <w:ind w:left="2552" w:right="-22" w:firstLine="0"/>
        <w:jc w:val="both"/>
        <w:rPr>
          <w:i/>
          <w:color w:val="auto"/>
          <w:sz w:val="22"/>
          <w:szCs w:val="22"/>
        </w:rPr>
      </w:pPr>
      <w:r w:rsidRPr="00821A47">
        <w:rPr>
          <w:i/>
          <w:color w:val="auto"/>
          <w:sz w:val="22"/>
          <w:szCs w:val="22"/>
        </w:rPr>
        <w:t>For the purposes of 6.A.2.a.3.d.</w:t>
      </w:r>
      <w:r w:rsidR="00BA2018" w:rsidRPr="00821A47">
        <w:rPr>
          <w:i/>
          <w:color w:val="auto"/>
          <w:sz w:val="22"/>
          <w:szCs w:val="22"/>
        </w:rPr>
        <w:t>2.a.:</w:t>
      </w:r>
    </w:p>
    <w:p w14:paraId="4CED814B" w14:textId="77777777" w:rsidR="00BA2018" w:rsidRPr="00821A47" w:rsidRDefault="00BA2018" w:rsidP="00BA2018">
      <w:pPr>
        <w:pStyle w:val="1A1a1a1a"/>
        <w:numPr>
          <w:ilvl w:val="0"/>
          <w:numId w:val="9"/>
        </w:numPr>
        <w:tabs>
          <w:tab w:val="clear" w:pos="2060"/>
          <w:tab w:val="clear" w:pos="2540"/>
          <w:tab w:val="clear" w:pos="2940"/>
        </w:tabs>
        <w:ind w:right="-22"/>
        <w:jc w:val="both"/>
        <w:rPr>
          <w:i/>
          <w:color w:val="auto"/>
          <w:sz w:val="22"/>
          <w:szCs w:val="22"/>
        </w:rPr>
      </w:pPr>
      <w:r w:rsidRPr="00821A47">
        <w:rPr>
          <w:i/>
          <w:sz w:val="22"/>
          <w:szCs w:val="22"/>
        </w:rPr>
        <w:t>'Scan direction' is defined as the axis perpendicular to the linear array of detector elements.</w:t>
      </w:r>
    </w:p>
    <w:p w14:paraId="4E85E6D2" w14:textId="77777777" w:rsidR="00CF3264" w:rsidRPr="00821A47" w:rsidRDefault="00CF3264" w:rsidP="00BA2018">
      <w:pPr>
        <w:pStyle w:val="1A1a1a1a"/>
        <w:numPr>
          <w:ilvl w:val="0"/>
          <w:numId w:val="9"/>
        </w:numPr>
        <w:tabs>
          <w:tab w:val="clear" w:pos="2060"/>
          <w:tab w:val="clear" w:pos="2540"/>
          <w:tab w:val="clear" w:pos="2940"/>
        </w:tabs>
        <w:ind w:right="-22"/>
        <w:jc w:val="both"/>
        <w:rPr>
          <w:i/>
          <w:color w:val="auto"/>
          <w:sz w:val="22"/>
          <w:szCs w:val="22"/>
        </w:rPr>
      </w:pPr>
      <w:r w:rsidRPr="00821A47">
        <w:rPr>
          <w:i/>
          <w:sz w:val="22"/>
          <w:szCs w:val="22"/>
        </w:rPr>
        <w:t>'</w:t>
      </w:r>
      <w:r w:rsidR="00BA2018" w:rsidRPr="00821A47">
        <w:rPr>
          <w:i/>
          <w:sz w:val="22"/>
          <w:szCs w:val="22"/>
        </w:rPr>
        <w:t>C</w:t>
      </w:r>
      <w:r w:rsidRPr="00821A47">
        <w:rPr>
          <w:i/>
          <w:sz w:val="22"/>
          <w:szCs w:val="22"/>
        </w:rPr>
        <w:t>ross-scan direction' is defined as the axis parallel to the linear array of detector elements</w:t>
      </w:r>
      <w:r w:rsidR="00BA2018" w:rsidRPr="00821A47">
        <w:rPr>
          <w:i/>
          <w:sz w:val="22"/>
          <w:szCs w:val="22"/>
        </w:rPr>
        <w:t>.</w:t>
      </w:r>
    </w:p>
    <w:p w14:paraId="01F4F88F" w14:textId="77777777" w:rsidR="00CF3264" w:rsidRPr="00821A47" w:rsidRDefault="00CF3264">
      <w:pPr>
        <w:pStyle w:val="1A1a1a"/>
        <w:ind w:right="-23"/>
        <w:jc w:val="both"/>
        <w:rPr>
          <w:sz w:val="16"/>
          <w:szCs w:val="16"/>
        </w:rPr>
      </w:pPr>
    </w:p>
    <w:p w14:paraId="2DF03980" w14:textId="77777777" w:rsidR="00CF3264" w:rsidRPr="00821A47" w:rsidRDefault="00CF3264">
      <w:pPr>
        <w:pStyle w:val="1A1a1a"/>
        <w:ind w:right="-23"/>
        <w:jc w:val="both"/>
        <w:rPr>
          <w:spacing w:val="-2"/>
          <w:sz w:val="22"/>
          <w:szCs w:val="22"/>
        </w:rPr>
      </w:pPr>
      <w:r w:rsidRPr="00821A47">
        <w:rPr>
          <w:sz w:val="22"/>
          <w:szCs w:val="22"/>
        </w:rPr>
        <w:t>6.</w:t>
      </w:r>
      <w:r w:rsidRPr="00821A47">
        <w:rPr>
          <w:sz w:val="22"/>
          <w:szCs w:val="22"/>
        </w:rPr>
        <w:tab/>
        <w:t>A.</w:t>
      </w:r>
      <w:r w:rsidRPr="00821A47">
        <w:rPr>
          <w:sz w:val="22"/>
          <w:szCs w:val="22"/>
        </w:rPr>
        <w:tab/>
        <w:t>2.</w:t>
      </w:r>
      <w:r w:rsidRPr="00821A47">
        <w:rPr>
          <w:sz w:val="22"/>
          <w:szCs w:val="22"/>
        </w:rPr>
        <w:tab/>
        <w:t>a.</w:t>
      </w:r>
      <w:r w:rsidRPr="00821A47">
        <w:rPr>
          <w:sz w:val="22"/>
          <w:szCs w:val="22"/>
        </w:rPr>
        <w:tab/>
        <w:t>3.</w:t>
      </w:r>
      <w:r w:rsidRPr="00821A47">
        <w:rPr>
          <w:sz w:val="22"/>
          <w:szCs w:val="22"/>
        </w:rPr>
        <w:tab/>
        <w:t>e.</w:t>
      </w:r>
      <w:r w:rsidRPr="00821A47">
        <w:rPr>
          <w:sz w:val="22"/>
          <w:szCs w:val="22"/>
        </w:rPr>
        <w:tab/>
      </w:r>
      <w:r w:rsidRPr="00821A47">
        <w:rPr>
          <w:spacing w:val="-2"/>
          <w:sz w:val="22"/>
          <w:szCs w:val="22"/>
        </w:rPr>
        <w:t>Non-"space-qualified" linear (1-dimensional) "focal plane arrays" having individual elements with a peak response in the wavelength range exceeding 3,000 nm but not exceeding 30,000 nm;</w:t>
      </w:r>
    </w:p>
    <w:p w14:paraId="73DABC24" w14:textId="77777777" w:rsidR="00CF3264" w:rsidRPr="00821A47" w:rsidRDefault="00CF3264">
      <w:pPr>
        <w:pStyle w:val="1A1a1a1"/>
        <w:tabs>
          <w:tab w:val="left" w:pos="8222"/>
        </w:tabs>
        <w:ind w:left="2517" w:right="-85" w:hanging="2517"/>
        <w:jc w:val="both"/>
        <w:rPr>
          <w:sz w:val="16"/>
          <w:szCs w:val="16"/>
        </w:rPr>
      </w:pPr>
    </w:p>
    <w:p w14:paraId="29709D5A" w14:textId="77777777" w:rsidR="00CF3264" w:rsidRPr="00821A47" w:rsidRDefault="00CF3264">
      <w:pPr>
        <w:pStyle w:val="1A1a1a"/>
        <w:ind w:right="-23"/>
        <w:jc w:val="both"/>
        <w:rPr>
          <w:spacing w:val="-4"/>
          <w:sz w:val="22"/>
          <w:szCs w:val="22"/>
        </w:rPr>
      </w:pPr>
      <w:r w:rsidRPr="00821A47">
        <w:rPr>
          <w:sz w:val="22"/>
          <w:szCs w:val="22"/>
        </w:rPr>
        <w:t>6.</w:t>
      </w:r>
      <w:r w:rsidRPr="00821A47">
        <w:rPr>
          <w:sz w:val="22"/>
          <w:szCs w:val="22"/>
        </w:rPr>
        <w:tab/>
        <w:t>A.</w:t>
      </w:r>
      <w:r w:rsidRPr="00821A47">
        <w:rPr>
          <w:sz w:val="22"/>
          <w:szCs w:val="22"/>
        </w:rPr>
        <w:tab/>
        <w:t>2.</w:t>
      </w:r>
      <w:r w:rsidRPr="00821A47">
        <w:rPr>
          <w:sz w:val="22"/>
          <w:szCs w:val="22"/>
        </w:rPr>
        <w:tab/>
        <w:t>a.</w:t>
      </w:r>
      <w:r w:rsidRPr="00821A47">
        <w:rPr>
          <w:sz w:val="22"/>
          <w:szCs w:val="22"/>
        </w:rPr>
        <w:tab/>
        <w:t>3.</w:t>
      </w:r>
      <w:r w:rsidRPr="00821A47">
        <w:rPr>
          <w:sz w:val="22"/>
          <w:szCs w:val="22"/>
        </w:rPr>
        <w:tab/>
        <w:t>f.</w:t>
      </w:r>
      <w:r w:rsidRPr="00821A47">
        <w:rPr>
          <w:sz w:val="22"/>
          <w:szCs w:val="22"/>
        </w:rPr>
        <w:tab/>
      </w:r>
      <w:r w:rsidRPr="00821A47">
        <w:rPr>
          <w:spacing w:val="-4"/>
          <w:sz w:val="22"/>
          <w:szCs w:val="22"/>
        </w:rPr>
        <w:t xml:space="preserve">Non-"space-qualified" non-linear (2-dimensional) infrared "focal plane arrays" based on 'microbolometer' material having individual elements with an unfiltered response in the wavelength range equal to or exceeding 8,000 nm but not exceeding 14,000 nm; </w:t>
      </w:r>
    </w:p>
    <w:p w14:paraId="60514B4D" w14:textId="77777777" w:rsidR="00CF3264" w:rsidRPr="00821A47" w:rsidRDefault="00CF3264">
      <w:pPr>
        <w:pStyle w:val="1A1a1anote1"/>
        <w:spacing w:before="120"/>
        <w:ind w:left="3339" w:hanging="799"/>
        <w:rPr>
          <w:i/>
          <w:sz w:val="22"/>
          <w:szCs w:val="22"/>
          <w:u w:val="single"/>
        </w:rPr>
      </w:pPr>
      <w:r w:rsidRPr="00821A47">
        <w:rPr>
          <w:i/>
          <w:sz w:val="22"/>
          <w:szCs w:val="22"/>
          <w:u w:val="single"/>
        </w:rPr>
        <w:t>Technical Note</w:t>
      </w:r>
    </w:p>
    <w:p w14:paraId="29C2BF5C" w14:textId="77777777" w:rsidR="00CF3264" w:rsidRPr="00821A47" w:rsidRDefault="00CF3264" w:rsidP="002F1CFB">
      <w:pPr>
        <w:pStyle w:val="1A1a1anote1"/>
        <w:ind w:left="2552" w:firstLine="0"/>
        <w:jc w:val="both"/>
        <w:rPr>
          <w:i/>
          <w:sz w:val="22"/>
          <w:szCs w:val="22"/>
        </w:rPr>
      </w:pPr>
      <w:r w:rsidRPr="00821A47">
        <w:rPr>
          <w:i/>
          <w:sz w:val="22"/>
          <w:szCs w:val="22"/>
        </w:rPr>
        <w:t>For the purposes of 6.A.2.a.3.f., 'microbolometer' is defined as a thermal imaging detector that, as a result of a temperature change in the detector caused by the absorption of infrared radiation, is used to generate any usable signal.</w:t>
      </w:r>
    </w:p>
    <w:p w14:paraId="2F3405F6" w14:textId="77777777" w:rsidR="00CF3264" w:rsidRPr="00821A47" w:rsidRDefault="00CF3264" w:rsidP="009449F2">
      <w:pPr>
        <w:pStyle w:val="1A1a"/>
        <w:ind w:left="0" w:right="-23" w:firstLine="0"/>
        <w:jc w:val="both"/>
        <w:rPr>
          <w:spacing w:val="-2"/>
          <w:sz w:val="16"/>
          <w:szCs w:val="16"/>
        </w:rPr>
      </w:pPr>
    </w:p>
    <w:p w14:paraId="79D58A87" w14:textId="77777777" w:rsidR="009449F2" w:rsidRPr="00821A47" w:rsidRDefault="009449F2" w:rsidP="009449F2">
      <w:pPr>
        <w:pStyle w:val="1A1a"/>
        <w:ind w:left="0" w:right="-23" w:firstLine="0"/>
        <w:jc w:val="both"/>
        <w:rPr>
          <w:spacing w:val="-2"/>
          <w:sz w:val="16"/>
          <w:szCs w:val="16"/>
        </w:rPr>
      </w:pPr>
    </w:p>
    <w:p w14:paraId="103046EB" w14:textId="77777777" w:rsidR="009449F2" w:rsidRPr="00821A47" w:rsidRDefault="009449F2" w:rsidP="009449F2">
      <w:pPr>
        <w:pStyle w:val="1A1a"/>
        <w:ind w:left="0" w:right="-23" w:firstLine="0"/>
        <w:jc w:val="both"/>
        <w:rPr>
          <w:spacing w:val="-2"/>
          <w:sz w:val="16"/>
          <w:szCs w:val="16"/>
        </w:rPr>
      </w:pPr>
    </w:p>
    <w:p w14:paraId="271D722D" w14:textId="77777777" w:rsidR="009449F2" w:rsidRPr="00821A47" w:rsidRDefault="009449F2" w:rsidP="009449F2">
      <w:pPr>
        <w:pStyle w:val="1A1a"/>
        <w:ind w:left="0" w:right="-23" w:firstLine="0"/>
        <w:jc w:val="both"/>
        <w:rPr>
          <w:spacing w:val="-2"/>
          <w:sz w:val="16"/>
          <w:szCs w:val="16"/>
        </w:rPr>
      </w:pPr>
    </w:p>
    <w:p w14:paraId="2FB1E2CB" w14:textId="77777777" w:rsidR="009449F2" w:rsidRPr="00821A47" w:rsidRDefault="009449F2" w:rsidP="009449F2">
      <w:pPr>
        <w:pStyle w:val="1A1a"/>
        <w:ind w:left="0" w:right="-23" w:firstLine="0"/>
        <w:jc w:val="both"/>
        <w:rPr>
          <w:spacing w:val="-2"/>
          <w:sz w:val="16"/>
          <w:szCs w:val="16"/>
        </w:rPr>
      </w:pPr>
    </w:p>
    <w:p w14:paraId="5656534C" w14:textId="77777777" w:rsidR="00CF3264" w:rsidRPr="00821A47" w:rsidRDefault="00CF3264">
      <w:pPr>
        <w:pStyle w:val="1A1a1a"/>
        <w:ind w:right="-23"/>
        <w:jc w:val="both"/>
        <w:rPr>
          <w:spacing w:val="-2"/>
          <w:sz w:val="22"/>
          <w:szCs w:val="22"/>
        </w:rPr>
      </w:pPr>
      <w:r w:rsidRPr="00821A47">
        <w:rPr>
          <w:sz w:val="22"/>
          <w:szCs w:val="22"/>
        </w:rPr>
        <w:lastRenderedPageBreak/>
        <w:t>6.</w:t>
      </w:r>
      <w:r w:rsidRPr="00821A47">
        <w:rPr>
          <w:sz w:val="22"/>
          <w:szCs w:val="22"/>
        </w:rPr>
        <w:tab/>
        <w:t>A.</w:t>
      </w:r>
      <w:r w:rsidRPr="00821A47">
        <w:rPr>
          <w:sz w:val="22"/>
          <w:szCs w:val="22"/>
        </w:rPr>
        <w:tab/>
        <w:t>2.</w:t>
      </w:r>
      <w:r w:rsidRPr="00821A47">
        <w:rPr>
          <w:sz w:val="22"/>
          <w:szCs w:val="22"/>
        </w:rPr>
        <w:tab/>
        <w:t>a.</w:t>
      </w:r>
      <w:r w:rsidRPr="00821A47">
        <w:rPr>
          <w:sz w:val="22"/>
          <w:szCs w:val="22"/>
        </w:rPr>
        <w:tab/>
        <w:t>3.</w:t>
      </w:r>
      <w:r w:rsidRPr="00821A47">
        <w:rPr>
          <w:sz w:val="22"/>
          <w:szCs w:val="22"/>
        </w:rPr>
        <w:tab/>
        <w:t>g.</w:t>
      </w:r>
      <w:r w:rsidRPr="00821A47">
        <w:rPr>
          <w:sz w:val="22"/>
          <w:szCs w:val="22"/>
        </w:rPr>
        <w:tab/>
        <w:t>Non-"space-qualified" "focal plane arrays" having all of the following:</w:t>
      </w:r>
      <w:r w:rsidRPr="00821A47">
        <w:rPr>
          <w:spacing w:val="-2"/>
          <w:sz w:val="22"/>
          <w:szCs w:val="22"/>
        </w:rPr>
        <w:t xml:space="preserve"> </w:t>
      </w:r>
    </w:p>
    <w:p w14:paraId="48C66460" w14:textId="77777777" w:rsidR="00CF3264" w:rsidRPr="00821A47" w:rsidRDefault="00CF3264">
      <w:pPr>
        <w:pStyle w:val="1A1a1a1"/>
        <w:ind w:right="-23"/>
        <w:jc w:val="both"/>
        <w:rPr>
          <w:spacing w:val="-4"/>
          <w:sz w:val="22"/>
          <w:szCs w:val="22"/>
        </w:rPr>
      </w:pPr>
      <w:r w:rsidRPr="00821A47">
        <w:rPr>
          <w:spacing w:val="-4"/>
          <w:sz w:val="22"/>
          <w:szCs w:val="22"/>
        </w:rPr>
        <w:tab/>
      </w:r>
      <w:r w:rsidRPr="00821A47">
        <w:rPr>
          <w:spacing w:val="-4"/>
          <w:sz w:val="22"/>
          <w:szCs w:val="22"/>
        </w:rPr>
        <w:tab/>
      </w:r>
      <w:r w:rsidRPr="00821A47">
        <w:rPr>
          <w:spacing w:val="-4"/>
          <w:sz w:val="22"/>
          <w:szCs w:val="22"/>
        </w:rPr>
        <w:tab/>
      </w:r>
      <w:r w:rsidRPr="00821A47">
        <w:rPr>
          <w:spacing w:val="-4"/>
          <w:sz w:val="22"/>
          <w:szCs w:val="22"/>
        </w:rPr>
        <w:tab/>
      </w:r>
      <w:r w:rsidRPr="00821A47">
        <w:rPr>
          <w:spacing w:val="-4"/>
          <w:sz w:val="22"/>
          <w:szCs w:val="22"/>
        </w:rPr>
        <w:tab/>
      </w:r>
      <w:r w:rsidRPr="00821A47">
        <w:rPr>
          <w:spacing w:val="-4"/>
          <w:sz w:val="22"/>
          <w:szCs w:val="22"/>
        </w:rPr>
        <w:tab/>
        <w:t>1.</w:t>
      </w:r>
      <w:r w:rsidRPr="00821A47">
        <w:rPr>
          <w:spacing w:val="-4"/>
          <w:sz w:val="22"/>
          <w:szCs w:val="22"/>
        </w:rPr>
        <w:tab/>
        <w:t>Individual detector elements with a peak response in the wavelength range exceeding 400 nm but not exceeding 900 nm;</w:t>
      </w:r>
    </w:p>
    <w:p w14:paraId="7E058193" w14:textId="77777777" w:rsidR="00CF3264" w:rsidRPr="00821A47" w:rsidRDefault="00CF3264">
      <w:pPr>
        <w:pStyle w:val="1A1a1a1"/>
        <w:ind w:right="-23"/>
        <w:jc w:val="both"/>
        <w:rPr>
          <w:sz w:val="22"/>
          <w:szCs w:val="22"/>
        </w:rPr>
      </w:pP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t>2.</w:t>
      </w:r>
      <w:r w:rsidRPr="00821A47">
        <w:rPr>
          <w:sz w:val="22"/>
          <w:szCs w:val="22"/>
        </w:rPr>
        <w:tab/>
        <w:t xml:space="preserve">Specially designed or modified to achieve </w:t>
      </w:r>
      <w:r w:rsidR="004E669C" w:rsidRPr="00821A47">
        <w:rPr>
          <w:sz w:val="22"/>
          <w:szCs w:val="22"/>
        </w:rPr>
        <w:t>"</w:t>
      </w:r>
      <w:r w:rsidRPr="00821A47">
        <w:rPr>
          <w:sz w:val="22"/>
          <w:szCs w:val="22"/>
        </w:rPr>
        <w:t>charge multiplication</w:t>
      </w:r>
      <w:r w:rsidR="004E669C" w:rsidRPr="00821A47">
        <w:rPr>
          <w:sz w:val="22"/>
          <w:szCs w:val="22"/>
        </w:rPr>
        <w:t>"</w:t>
      </w:r>
      <w:r w:rsidRPr="00821A47">
        <w:rPr>
          <w:sz w:val="22"/>
          <w:szCs w:val="22"/>
        </w:rPr>
        <w:t xml:space="preserve"> and having a maximum "radiant sensitivity" exceeding 10 mA/W for wavelengths exceeding 760 nm; </w:t>
      </w:r>
      <w:r w:rsidRPr="00821A47">
        <w:rPr>
          <w:sz w:val="22"/>
          <w:szCs w:val="22"/>
          <w:u w:val="single"/>
        </w:rPr>
        <w:t>and</w:t>
      </w:r>
    </w:p>
    <w:p w14:paraId="3448E847" w14:textId="77777777" w:rsidR="00CF3264" w:rsidRPr="00821A47" w:rsidRDefault="00CF3264">
      <w:pPr>
        <w:pStyle w:val="1A1a1a1"/>
        <w:ind w:right="-23"/>
        <w:jc w:val="both"/>
        <w:rPr>
          <w:sz w:val="22"/>
          <w:szCs w:val="22"/>
        </w:rPr>
      </w:pPr>
      <w:r w:rsidRPr="00821A47">
        <w:rPr>
          <w:sz w:val="22"/>
          <w:szCs w:val="22"/>
        </w:rPr>
        <w:tab/>
      </w:r>
      <w:r w:rsidRPr="00821A47">
        <w:rPr>
          <w:sz w:val="22"/>
          <w:szCs w:val="22"/>
        </w:rPr>
        <w:tab/>
      </w:r>
      <w:r w:rsidR="005B2182" w:rsidRPr="00821A47">
        <w:rPr>
          <w:sz w:val="22"/>
          <w:szCs w:val="22"/>
        </w:rPr>
        <w:tab/>
      </w:r>
      <w:r w:rsidR="005B2182" w:rsidRPr="00821A47">
        <w:rPr>
          <w:sz w:val="22"/>
          <w:szCs w:val="22"/>
        </w:rPr>
        <w:tab/>
      </w:r>
      <w:r w:rsidR="005B2182" w:rsidRPr="00821A47">
        <w:rPr>
          <w:sz w:val="22"/>
          <w:szCs w:val="22"/>
        </w:rPr>
        <w:tab/>
      </w:r>
      <w:r w:rsidR="005B2182" w:rsidRPr="00821A47">
        <w:rPr>
          <w:sz w:val="22"/>
          <w:szCs w:val="22"/>
        </w:rPr>
        <w:tab/>
        <w:t>3.</w:t>
      </w:r>
      <w:r w:rsidR="005B2182" w:rsidRPr="00821A47">
        <w:rPr>
          <w:sz w:val="22"/>
          <w:szCs w:val="22"/>
        </w:rPr>
        <w:tab/>
        <w:t>Greater than 32 elements;</w:t>
      </w:r>
    </w:p>
    <w:p w14:paraId="6C03B9A4" w14:textId="77777777" w:rsidR="00CF3264" w:rsidRPr="00821A47" w:rsidRDefault="00CF3264">
      <w:pPr>
        <w:pStyle w:val="1A1a1a1"/>
        <w:ind w:right="-23"/>
        <w:jc w:val="both"/>
        <w:rPr>
          <w:sz w:val="22"/>
          <w:szCs w:val="22"/>
        </w:rPr>
      </w:pPr>
    </w:p>
    <w:p w14:paraId="65F5BE37" w14:textId="77777777" w:rsidR="00CF3264" w:rsidRPr="00821A47" w:rsidRDefault="00CF3264">
      <w:pPr>
        <w:pStyle w:val="1A1a"/>
        <w:ind w:left="1582" w:right="-23" w:hanging="1582"/>
        <w:jc w:val="both"/>
        <w:rPr>
          <w:spacing w:val="-2"/>
          <w:sz w:val="22"/>
          <w:szCs w:val="22"/>
        </w:rPr>
      </w:pPr>
      <w:bookmarkStart w:id="2" w:name="_Hlk214459615"/>
      <w:r w:rsidRPr="00821A47">
        <w:rPr>
          <w:spacing w:val="-2"/>
          <w:sz w:val="22"/>
          <w:szCs w:val="22"/>
        </w:rPr>
        <w:t>6.</w:t>
      </w:r>
      <w:r w:rsidRPr="00821A47">
        <w:rPr>
          <w:spacing w:val="-2"/>
          <w:sz w:val="22"/>
          <w:szCs w:val="22"/>
        </w:rPr>
        <w:tab/>
        <w:t>A.</w:t>
      </w:r>
      <w:r w:rsidRPr="00821A47">
        <w:rPr>
          <w:spacing w:val="-2"/>
          <w:sz w:val="22"/>
          <w:szCs w:val="22"/>
        </w:rPr>
        <w:tab/>
        <w:t>2.</w:t>
      </w:r>
      <w:r w:rsidRPr="00821A47">
        <w:rPr>
          <w:spacing w:val="-2"/>
          <w:sz w:val="22"/>
          <w:szCs w:val="22"/>
        </w:rPr>
        <w:tab/>
        <w:t>b.</w:t>
      </w:r>
      <w:r w:rsidRPr="00821A47">
        <w:rPr>
          <w:spacing w:val="-2"/>
          <w:sz w:val="22"/>
          <w:szCs w:val="22"/>
        </w:rPr>
        <w:tab/>
        <w:t>"</w:t>
      </w:r>
      <w:proofErr w:type="spellStart"/>
      <w:r w:rsidRPr="00821A47">
        <w:rPr>
          <w:spacing w:val="-2"/>
          <w:sz w:val="22"/>
          <w:szCs w:val="22"/>
        </w:rPr>
        <w:t>Monospectral</w:t>
      </w:r>
      <w:proofErr w:type="spellEnd"/>
      <w:r w:rsidRPr="00821A47">
        <w:rPr>
          <w:spacing w:val="-2"/>
          <w:sz w:val="22"/>
          <w:szCs w:val="22"/>
        </w:rPr>
        <w:t xml:space="preserve"> imaging sensors" and "multispectral imaging sensors", designed for remote sensing applications and having any of the following:</w:t>
      </w:r>
    </w:p>
    <w:p w14:paraId="1F8F24B7" w14:textId="77777777" w:rsidR="00CF3264" w:rsidRPr="00821A47" w:rsidRDefault="00CF3264">
      <w:pPr>
        <w:pStyle w:val="1A1a1"/>
        <w:ind w:right="-23"/>
        <w:jc w:val="both"/>
        <w:rPr>
          <w:sz w:val="22"/>
          <w:szCs w:val="22"/>
        </w:rPr>
      </w:pPr>
      <w:r w:rsidRPr="00821A47">
        <w:rPr>
          <w:spacing w:val="-2"/>
          <w:sz w:val="22"/>
          <w:szCs w:val="22"/>
        </w:rPr>
        <w:tab/>
      </w:r>
      <w:r w:rsidRPr="00821A47">
        <w:rPr>
          <w:spacing w:val="-2"/>
          <w:sz w:val="22"/>
          <w:szCs w:val="22"/>
        </w:rPr>
        <w:tab/>
      </w:r>
      <w:r w:rsidRPr="00821A47">
        <w:rPr>
          <w:spacing w:val="-2"/>
          <w:sz w:val="22"/>
          <w:szCs w:val="22"/>
        </w:rPr>
        <w:tab/>
      </w:r>
      <w:r w:rsidRPr="00821A47">
        <w:rPr>
          <w:spacing w:val="-2"/>
          <w:sz w:val="22"/>
          <w:szCs w:val="22"/>
        </w:rPr>
        <w:tab/>
      </w:r>
      <w:r w:rsidRPr="00821A47">
        <w:rPr>
          <w:sz w:val="22"/>
          <w:szCs w:val="22"/>
        </w:rPr>
        <w:t>1.</w:t>
      </w:r>
      <w:r w:rsidRPr="00821A47">
        <w:rPr>
          <w:sz w:val="22"/>
          <w:szCs w:val="22"/>
        </w:rPr>
        <w:tab/>
        <w:t>An Instantaneous</w:t>
      </w:r>
      <w:r w:rsidR="004E669C" w:rsidRPr="00821A47">
        <w:rPr>
          <w:sz w:val="22"/>
          <w:szCs w:val="22"/>
        </w:rPr>
        <w:t xml:space="preserve"> </w:t>
      </w:r>
      <w:r w:rsidRPr="00821A47">
        <w:rPr>
          <w:sz w:val="22"/>
          <w:szCs w:val="22"/>
        </w:rPr>
        <w:t>Field</w:t>
      </w:r>
      <w:r w:rsidR="004E669C" w:rsidRPr="00821A47">
        <w:rPr>
          <w:sz w:val="22"/>
          <w:szCs w:val="22"/>
        </w:rPr>
        <w:t xml:space="preserve"> of </w:t>
      </w:r>
      <w:r w:rsidRPr="00821A47">
        <w:rPr>
          <w:sz w:val="22"/>
          <w:szCs w:val="22"/>
        </w:rPr>
        <w:t xml:space="preserve">View (IFOV) of less than 200 µrad (microradians); </w:t>
      </w:r>
      <w:r w:rsidRPr="00821A47">
        <w:rPr>
          <w:sz w:val="22"/>
          <w:szCs w:val="22"/>
          <w:u w:val="single"/>
        </w:rPr>
        <w:t>or</w:t>
      </w:r>
    </w:p>
    <w:p w14:paraId="51804710" w14:textId="77777777" w:rsidR="00CF3264" w:rsidRPr="00821A47" w:rsidRDefault="00C64D7F">
      <w:pPr>
        <w:pStyle w:val="1A1a1"/>
        <w:ind w:right="-23"/>
        <w:jc w:val="both"/>
        <w:rPr>
          <w:sz w:val="22"/>
          <w:szCs w:val="22"/>
        </w:rPr>
      </w:pPr>
      <w:r w:rsidRPr="00821A47">
        <w:rPr>
          <w:spacing w:val="-2"/>
          <w:sz w:val="22"/>
          <w:szCs w:val="22"/>
        </w:rPr>
        <w:tab/>
      </w:r>
      <w:r w:rsidRPr="00821A47">
        <w:rPr>
          <w:spacing w:val="-2"/>
          <w:sz w:val="22"/>
          <w:szCs w:val="22"/>
        </w:rPr>
        <w:tab/>
      </w:r>
      <w:r w:rsidRPr="00821A47">
        <w:rPr>
          <w:spacing w:val="-2"/>
          <w:sz w:val="22"/>
          <w:szCs w:val="22"/>
        </w:rPr>
        <w:tab/>
      </w:r>
      <w:r w:rsidR="007616B5" w:rsidRPr="00821A47">
        <w:rPr>
          <w:spacing w:val="-2"/>
          <w:sz w:val="22"/>
          <w:szCs w:val="22"/>
        </w:rPr>
        <w:tab/>
      </w:r>
      <w:r w:rsidR="00CF3264" w:rsidRPr="00821A47">
        <w:rPr>
          <w:sz w:val="22"/>
          <w:szCs w:val="22"/>
        </w:rPr>
        <w:t>2.</w:t>
      </w:r>
      <w:r w:rsidR="00CF3264" w:rsidRPr="00821A47">
        <w:rPr>
          <w:sz w:val="22"/>
          <w:szCs w:val="22"/>
        </w:rPr>
        <w:tab/>
        <w:t>Specified for operation in the wavelength range exceeding 400 nm but not exceeding 30,000 nm and having all the following</w:t>
      </w:r>
      <w:r w:rsidR="001647CD" w:rsidRPr="00821A47">
        <w:rPr>
          <w:sz w:val="22"/>
          <w:szCs w:val="22"/>
        </w:rPr>
        <w:t>:</w:t>
      </w:r>
      <w:r w:rsidR="00CF3264" w:rsidRPr="00821A47">
        <w:rPr>
          <w:sz w:val="22"/>
          <w:szCs w:val="22"/>
        </w:rPr>
        <w:t xml:space="preserve"> </w:t>
      </w:r>
    </w:p>
    <w:bookmarkEnd w:id="2"/>
    <w:p w14:paraId="41330EB3" w14:textId="77777777" w:rsidR="00CF3264" w:rsidRPr="00821A47" w:rsidRDefault="00CF3264">
      <w:pPr>
        <w:pStyle w:val="1A1a1a"/>
        <w:ind w:right="-23"/>
        <w:jc w:val="both"/>
        <w:rPr>
          <w:sz w:val="22"/>
          <w:szCs w:val="22"/>
          <w:u w:val="single"/>
        </w:rPr>
      </w:pP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t>a.</w:t>
      </w:r>
      <w:r w:rsidRPr="00821A47">
        <w:rPr>
          <w:sz w:val="22"/>
          <w:szCs w:val="22"/>
        </w:rPr>
        <w:tab/>
        <w:t xml:space="preserve">Providing output imaging data in digital format; </w:t>
      </w:r>
      <w:r w:rsidRPr="00821A47">
        <w:rPr>
          <w:sz w:val="22"/>
          <w:szCs w:val="22"/>
          <w:u w:val="single"/>
        </w:rPr>
        <w:t>and</w:t>
      </w:r>
    </w:p>
    <w:p w14:paraId="5EC7B35B" w14:textId="77777777" w:rsidR="00CF3264" w:rsidRPr="00821A47" w:rsidRDefault="00CF3264">
      <w:pPr>
        <w:pStyle w:val="1A1a1a1"/>
        <w:ind w:right="-23"/>
        <w:jc w:val="both"/>
        <w:rPr>
          <w:sz w:val="22"/>
          <w:szCs w:val="22"/>
        </w:rPr>
      </w:pP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t>b.</w:t>
      </w:r>
      <w:r w:rsidRPr="00821A47">
        <w:rPr>
          <w:sz w:val="22"/>
          <w:szCs w:val="22"/>
        </w:rPr>
        <w:tab/>
        <w:t>Having any of the following characteristics:</w:t>
      </w:r>
    </w:p>
    <w:p w14:paraId="2E388B18" w14:textId="77777777" w:rsidR="00CF3264" w:rsidRPr="00821A47" w:rsidRDefault="00CF3264">
      <w:pPr>
        <w:pStyle w:val="1A1a1a1"/>
        <w:ind w:right="-23"/>
        <w:jc w:val="both"/>
        <w:rPr>
          <w:sz w:val="22"/>
          <w:szCs w:val="22"/>
          <w:u w:val="single"/>
        </w:rPr>
      </w:pP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t>1.</w:t>
      </w:r>
      <w:r w:rsidRPr="00821A47">
        <w:rPr>
          <w:sz w:val="22"/>
          <w:szCs w:val="22"/>
        </w:rPr>
        <w:tab/>
        <w:t xml:space="preserve">"Space-qualified"; </w:t>
      </w:r>
      <w:r w:rsidRPr="00821A47">
        <w:rPr>
          <w:sz w:val="22"/>
          <w:szCs w:val="22"/>
          <w:u w:val="single"/>
        </w:rPr>
        <w:t>or</w:t>
      </w:r>
    </w:p>
    <w:p w14:paraId="4A3CD3D0" w14:textId="77777777" w:rsidR="00CF3264" w:rsidRPr="00821A47" w:rsidRDefault="007616B5">
      <w:pPr>
        <w:pStyle w:val="1A1a1a1"/>
        <w:ind w:right="-23"/>
        <w:jc w:val="both"/>
        <w:rPr>
          <w:sz w:val="22"/>
          <w:szCs w:val="22"/>
        </w:rPr>
      </w:pPr>
      <w:r w:rsidRPr="00821A47">
        <w:rPr>
          <w:spacing w:val="-2"/>
          <w:sz w:val="22"/>
          <w:szCs w:val="22"/>
        </w:rPr>
        <w:tab/>
      </w:r>
      <w:r w:rsidRPr="00821A47">
        <w:rPr>
          <w:spacing w:val="-2"/>
          <w:sz w:val="22"/>
          <w:szCs w:val="22"/>
        </w:rPr>
        <w:tab/>
      </w:r>
      <w:r w:rsidRPr="00821A47">
        <w:rPr>
          <w:spacing w:val="-2"/>
          <w:sz w:val="22"/>
          <w:szCs w:val="22"/>
        </w:rPr>
        <w:tab/>
      </w:r>
      <w:r w:rsidR="008A0D97" w:rsidRPr="00821A47">
        <w:rPr>
          <w:spacing w:val="-2"/>
          <w:sz w:val="22"/>
          <w:szCs w:val="22"/>
        </w:rPr>
        <w:tab/>
      </w:r>
      <w:r w:rsidR="00CF3264" w:rsidRPr="00821A47">
        <w:rPr>
          <w:sz w:val="22"/>
          <w:szCs w:val="22"/>
        </w:rPr>
        <w:tab/>
      </w:r>
      <w:r w:rsidR="00CF3264" w:rsidRPr="00821A47">
        <w:rPr>
          <w:sz w:val="22"/>
          <w:szCs w:val="22"/>
        </w:rPr>
        <w:tab/>
        <w:t>2.</w:t>
      </w:r>
      <w:r w:rsidR="00CF3264" w:rsidRPr="00821A47">
        <w:rPr>
          <w:sz w:val="22"/>
          <w:szCs w:val="22"/>
        </w:rPr>
        <w:tab/>
        <w:t xml:space="preserve">Designed for airborne operation, using other than silicon detectors, and having an IFOV of less than 2.5 </w:t>
      </w:r>
      <w:proofErr w:type="spellStart"/>
      <w:r w:rsidR="00CF3264" w:rsidRPr="00821A47">
        <w:rPr>
          <w:sz w:val="22"/>
          <w:szCs w:val="22"/>
        </w:rPr>
        <w:t>mrad</w:t>
      </w:r>
      <w:proofErr w:type="spellEnd"/>
      <w:r w:rsidR="00CF3264" w:rsidRPr="00821A47">
        <w:rPr>
          <w:sz w:val="22"/>
          <w:szCs w:val="22"/>
        </w:rPr>
        <w:t xml:space="preserve"> (milliradians);</w:t>
      </w:r>
    </w:p>
    <w:p w14:paraId="1A969FF7" w14:textId="77777777" w:rsidR="00CF3264" w:rsidRPr="00821A47" w:rsidRDefault="00CF3264" w:rsidP="00303651">
      <w:pPr>
        <w:pStyle w:val="1A1a1note1"/>
        <w:spacing w:before="120"/>
        <w:ind w:left="2410" w:hanging="839"/>
        <w:jc w:val="both"/>
        <w:rPr>
          <w:i/>
          <w:iCs/>
          <w:sz w:val="22"/>
        </w:rPr>
      </w:pPr>
      <w:r w:rsidRPr="00821A47">
        <w:rPr>
          <w:i/>
          <w:iCs/>
          <w:sz w:val="22"/>
          <w:u w:val="single"/>
        </w:rPr>
        <w:t>Note</w:t>
      </w:r>
      <w:r w:rsidRPr="00821A47">
        <w:rPr>
          <w:i/>
          <w:iCs/>
          <w:sz w:val="22"/>
        </w:rPr>
        <w:tab/>
        <w:t>6.A.2.b.1. does not apply to "</w:t>
      </w:r>
      <w:proofErr w:type="spellStart"/>
      <w:r w:rsidRPr="00821A47">
        <w:rPr>
          <w:i/>
          <w:iCs/>
          <w:sz w:val="22"/>
        </w:rPr>
        <w:t>monospectral</w:t>
      </w:r>
      <w:proofErr w:type="spellEnd"/>
      <w:r w:rsidRPr="00821A47">
        <w:rPr>
          <w:i/>
          <w:iCs/>
          <w:sz w:val="22"/>
        </w:rPr>
        <w:t xml:space="preserve"> imaging sensors" with a peak response in the wavelength range exceeding 300 nm but not exceeding 900 nm and only incorporating any of the following non</w:t>
      </w:r>
      <w:r w:rsidRPr="00821A47">
        <w:rPr>
          <w:i/>
          <w:sz w:val="22"/>
          <w:szCs w:val="22"/>
        </w:rPr>
        <w:t>-</w:t>
      </w:r>
      <w:r w:rsidRPr="00821A47">
        <w:rPr>
          <w:i/>
          <w:iCs/>
          <w:sz w:val="22"/>
        </w:rPr>
        <w:t>"space-qualified" detectors or non</w:t>
      </w:r>
      <w:r w:rsidRPr="00821A47">
        <w:rPr>
          <w:i/>
          <w:sz w:val="22"/>
          <w:szCs w:val="22"/>
        </w:rPr>
        <w:t>-</w:t>
      </w:r>
      <w:r w:rsidRPr="00821A47">
        <w:rPr>
          <w:i/>
          <w:iCs/>
          <w:sz w:val="22"/>
        </w:rPr>
        <w:t>"space-qualified" "focal plane arrays":</w:t>
      </w:r>
    </w:p>
    <w:p w14:paraId="1F83928F" w14:textId="77777777" w:rsidR="00CF3264" w:rsidRPr="00821A47" w:rsidRDefault="00CF3264">
      <w:pPr>
        <w:ind w:left="2835" w:hanging="425"/>
        <w:rPr>
          <w:i/>
          <w:sz w:val="22"/>
          <w:szCs w:val="22"/>
        </w:rPr>
      </w:pPr>
      <w:r w:rsidRPr="00821A47">
        <w:rPr>
          <w:i/>
          <w:sz w:val="22"/>
          <w:szCs w:val="22"/>
        </w:rPr>
        <w:t>a.</w:t>
      </w:r>
      <w:r w:rsidRPr="00821A47">
        <w:rPr>
          <w:i/>
          <w:sz w:val="22"/>
          <w:szCs w:val="22"/>
        </w:rPr>
        <w:tab/>
        <w:t xml:space="preserve">Charge Coupled Devices (CCD) not designed or modified to achieve </w:t>
      </w:r>
      <w:r w:rsidR="006E66C2" w:rsidRPr="00821A47">
        <w:rPr>
          <w:i/>
          <w:sz w:val="22"/>
          <w:szCs w:val="22"/>
        </w:rPr>
        <w:t>"</w:t>
      </w:r>
      <w:r w:rsidRPr="00821A47">
        <w:rPr>
          <w:i/>
          <w:sz w:val="22"/>
          <w:szCs w:val="22"/>
        </w:rPr>
        <w:t>charge multiplication</w:t>
      </w:r>
      <w:r w:rsidR="006E66C2" w:rsidRPr="00821A47">
        <w:rPr>
          <w:i/>
          <w:sz w:val="22"/>
          <w:szCs w:val="22"/>
        </w:rPr>
        <w:t>"</w:t>
      </w:r>
      <w:r w:rsidRPr="00821A47">
        <w:rPr>
          <w:i/>
          <w:sz w:val="22"/>
          <w:szCs w:val="22"/>
        </w:rPr>
        <w:t xml:space="preserve">; </w:t>
      </w:r>
      <w:r w:rsidRPr="00821A47">
        <w:rPr>
          <w:i/>
          <w:sz w:val="22"/>
          <w:szCs w:val="22"/>
          <w:u w:val="single"/>
        </w:rPr>
        <w:t>or</w:t>
      </w:r>
    </w:p>
    <w:p w14:paraId="159A4AE6" w14:textId="77777777" w:rsidR="00CF3264" w:rsidRPr="00821A47" w:rsidRDefault="00CF3264">
      <w:pPr>
        <w:ind w:left="2835" w:hanging="425"/>
        <w:rPr>
          <w:i/>
          <w:sz w:val="22"/>
          <w:szCs w:val="22"/>
        </w:rPr>
      </w:pPr>
      <w:r w:rsidRPr="00821A47">
        <w:rPr>
          <w:i/>
          <w:sz w:val="22"/>
          <w:szCs w:val="22"/>
        </w:rPr>
        <w:t>b.</w:t>
      </w:r>
      <w:r w:rsidRPr="00821A47">
        <w:rPr>
          <w:i/>
          <w:sz w:val="22"/>
          <w:szCs w:val="22"/>
        </w:rPr>
        <w:tab/>
        <w:t xml:space="preserve">Complementary Metal Oxide Semiconductor (CMOS) devices not designed or modified to achieve </w:t>
      </w:r>
      <w:r w:rsidR="006E66C2" w:rsidRPr="00821A47">
        <w:rPr>
          <w:i/>
          <w:sz w:val="22"/>
          <w:szCs w:val="22"/>
        </w:rPr>
        <w:t>"</w:t>
      </w:r>
      <w:r w:rsidRPr="00821A47">
        <w:rPr>
          <w:i/>
          <w:sz w:val="22"/>
          <w:szCs w:val="22"/>
        </w:rPr>
        <w:t>charge multiplication</w:t>
      </w:r>
      <w:r w:rsidR="006E66C2" w:rsidRPr="00821A47">
        <w:rPr>
          <w:i/>
          <w:sz w:val="22"/>
          <w:szCs w:val="22"/>
        </w:rPr>
        <w:t>"</w:t>
      </w:r>
      <w:r w:rsidRPr="00821A47">
        <w:rPr>
          <w:i/>
          <w:sz w:val="22"/>
          <w:szCs w:val="22"/>
        </w:rPr>
        <w:t>.</w:t>
      </w:r>
    </w:p>
    <w:p w14:paraId="5B380FF4" w14:textId="77777777" w:rsidR="00CF3264" w:rsidRPr="00821A47" w:rsidRDefault="00CF3264">
      <w:pPr>
        <w:pStyle w:val="1A1a1note1"/>
        <w:ind w:left="0" w:firstLine="0"/>
        <w:jc w:val="both"/>
        <w:rPr>
          <w:iCs/>
          <w:sz w:val="16"/>
          <w:szCs w:val="16"/>
        </w:rPr>
      </w:pPr>
    </w:p>
    <w:p w14:paraId="10C8D88A" w14:textId="77777777" w:rsidR="00CF3264" w:rsidRPr="00821A47" w:rsidRDefault="00CF3264">
      <w:pPr>
        <w:pStyle w:val="1A1a"/>
        <w:ind w:left="1582" w:right="-23" w:hanging="1582"/>
        <w:jc w:val="both"/>
        <w:rPr>
          <w:sz w:val="22"/>
          <w:szCs w:val="22"/>
        </w:rPr>
      </w:pPr>
      <w:r w:rsidRPr="00821A47">
        <w:rPr>
          <w:sz w:val="22"/>
          <w:szCs w:val="22"/>
        </w:rPr>
        <w:t>6.</w:t>
      </w:r>
      <w:r w:rsidRPr="00821A47">
        <w:rPr>
          <w:sz w:val="22"/>
          <w:szCs w:val="22"/>
        </w:rPr>
        <w:tab/>
        <w:t>A.</w:t>
      </w:r>
      <w:r w:rsidRPr="00821A47">
        <w:rPr>
          <w:sz w:val="22"/>
          <w:szCs w:val="22"/>
        </w:rPr>
        <w:tab/>
        <w:t>2.</w:t>
      </w:r>
      <w:r w:rsidRPr="00821A47">
        <w:rPr>
          <w:sz w:val="22"/>
          <w:szCs w:val="22"/>
        </w:rPr>
        <w:tab/>
        <w:t>c.</w:t>
      </w:r>
      <w:r w:rsidRPr="00821A47">
        <w:rPr>
          <w:sz w:val="22"/>
          <w:szCs w:val="22"/>
        </w:rPr>
        <w:tab/>
        <w:t>'Direct view' imaging equipment incorporating any of the following:</w:t>
      </w:r>
    </w:p>
    <w:p w14:paraId="0427D1E5" w14:textId="77777777" w:rsidR="00CF3264" w:rsidRPr="00821A47" w:rsidRDefault="00CF3264">
      <w:pPr>
        <w:pStyle w:val="1A1a1"/>
        <w:ind w:right="-23"/>
        <w:jc w:val="both"/>
        <w:rPr>
          <w:sz w:val="22"/>
          <w:szCs w:val="22"/>
        </w:rPr>
      </w:pPr>
      <w:r w:rsidRPr="00821A47">
        <w:rPr>
          <w:sz w:val="22"/>
          <w:szCs w:val="22"/>
        </w:rPr>
        <w:tab/>
      </w:r>
      <w:r w:rsidRPr="00821A47">
        <w:rPr>
          <w:sz w:val="22"/>
          <w:szCs w:val="22"/>
        </w:rPr>
        <w:tab/>
      </w:r>
      <w:r w:rsidRPr="00821A47">
        <w:rPr>
          <w:sz w:val="22"/>
          <w:szCs w:val="22"/>
        </w:rPr>
        <w:tab/>
      </w:r>
      <w:r w:rsidRPr="00821A47">
        <w:rPr>
          <w:sz w:val="22"/>
          <w:szCs w:val="22"/>
        </w:rPr>
        <w:tab/>
        <w:t>1.</w:t>
      </w:r>
      <w:r w:rsidRPr="00821A47">
        <w:rPr>
          <w:sz w:val="22"/>
          <w:szCs w:val="22"/>
        </w:rPr>
        <w:tab/>
        <w:t>Image intensifier tubes having the characteristics listed in 6.A.2.a.2.a. or 6.A.2.a.2.b.;</w:t>
      </w:r>
    </w:p>
    <w:p w14:paraId="06ABF4AB" w14:textId="77777777" w:rsidR="00CF3264" w:rsidRPr="00821A47" w:rsidRDefault="00CF3264">
      <w:pPr>
        <w:pStyle w:val="1A1a1"/>
        <w:ind w:right="-23"/>
        <w:jc w:val="both"/>
        <w:rPr>
          <w:sz w:val="22"/>
          <w:szCs w:val="22"/>
        </w:rPr>
      </w:pPr>
      <w:r w:rsidRPr="00821A47">
        <w:rPr>
          <w:sz w:val="22"/>
          <w:szCs w:val="22"/>
        </w:rPr>
        <w:tab/>
      </w:r>
      <w:r w:rsidRPr="00821A47">
        <w:rPr>
          <w:sz w:val="22"/>
          <w:szCs w:val="22"/>
        </w:rPr>
        <w:tab/>
      </w:r>
      <w:r w:rsidRPr="00821A47">
        <w:rPr>
          <w:sz w:val="22"/>
          <w:szCs w:val="22"/>
        </w:rPr>
        <w:tab/>
      </w:r>
      <w:r w:rsidRPr="00821A47">
        <w:rPr>
          <w:sz w:val="22"/>
          <w:szCs w:val="22"/>
        </w:rPr>
        <w:tab/>
        <w:t>2.</w:t>
      </w:r>
      <w:r w:rsidRPr="00821A47">
        <w:rPr>
          <w:sz w:val="22"/>
          <w:szCs w:val="22"/>
        </w:rPr>
        <w:tab/>
        <w:t xml:space="preserve">"Focal plane arrays" having the characteristics listed in 6.A.2.a.3.; </w:t>
      </w:r>
      <w:r w:rsidRPr="00821A47">
        <w:rPr>
          <w:sz w:val="22"/>
          <w:szCs w:val="22"/>
          <w:u w:val="single"/>
        </w:rPr>
        <w:t>or</w:t>
      </w:r>
    </w:p>
    <w:p w14:paraId="0DD5F9A0" w14:textId="77777777" w:rsidR="00CF3264" w:rsidRPr="00821A47" w:rsidRDefault="00CF3264">
      <w:pPr>
        <w:pStyle w:val="1A1a1"/>
        <w:ind w:right="-23"/>
        <w:jc w:val="both"/>
        <w:rPr>
          <w:sz w:val="22"/>
          <w:szCs w:val="22"/>
        </w:rPr>
      </w:pPr>
      <w:r w:rsidRPr="00821A47">
        <w:rPr>
          <w:sz w:val="22"/>
          <w:szCs w:val="22"/>
        </w:rPr>
        <w:tab/>
      </w:r>
      <w:r w:rsidRPr="00821A47">
        <w:rPr>
          <w:sz w:val="22"/>
          <w:szCs w:val="22"/>
        </w:rPr>
        <w:tab/>
      </w:r>
      <w:r w:rsidRPr="00821A47">
        <w:rPr>
          <w:sz w:val="22"/>
          <w:szCs w:val="22"/>
        </w:rPr>
        <w:tab/>
      </w:r>
      <w:r w:rsidRPr="00821A47">
        <w:rPr>
          <w:sz w:val="22"/>
          <w:szCs w:val="22"/>
        </w:rPr>
        <w:tab/>
        <w:t>3.</w:t>
      </w:r>
      <w:r w:rsidRPr="00821A47">
        <w:rPr>
          <w:sz w:val="22"/>
          <w:szCs w:val="22"/>
        </w:rPr>
        <w:tab/>
        <w:t>Solid</w:t>
      </w:r>
      <w:r w:rsidR="00430DBD" w:rsidRPr="00821A47">
        <w:rPr>
          <w:sz w:val="22"/>
          <w:szCs w:val="22"/>
        </w:rPr>
        <w:t>-</w:t>
      </w:r>
      <w:r w:rsidRPr="00821A47">
        <w:rPr>
          <w:sz w:val="22"/>
          <w:szCs w:val="22"/>
        </w:rPr>
        <w:t xml:space="preserve">state detectors specified </w:t>
      </w:r>
      <w:r w:rsidR="00A81E88" w:rsidRPr="00821A47">
        <w:rPr>
          <w:sz w:val="22"/>
          <w:szCs w:val="22"/>
        </w:rPr>
        <w:t>in</w:t>
      </w:r>
      <w:r w:rsidRPr="00821A47">
        <w:rPr>
          <w:sz w:val="22"/>
          <w:szCs w:val="22"/>
        </w:rPr>
        <w:t xml:space="preserve"> 6.A.2.a.1.</w:t>
      </w:r>
      <w:r w:rsidR="005B2182" w:rsidRPr="00821A47">
        <w:rPr>
          <w:sz w:val="22"/>
          <w:szCs w:val="22"/>
        </w:rPr>
        <w:t>;</w:t>
      </w:r>
    </w:p>
    <w:p w14:paraId="64D616C3" w14:textId="77777777" w:rsidR="00CF3264" w:rsidRPr="00821A47" w:rsidRDefault="00CF3264" w:rsidP="007616B5">
      <w:pPr>
        <w:pStyle w:val="1A1a"/>
        <w:spacing w:before="60"/>
        <w:ind w:left="1582" w:right="-23" w:hanging="1582"/>
        <w:jc w:val="both"/>
        <w:rPr>
          <w:i/>
          <w:sz w:val="22"/>
          <w:szCs w:val="22"/>
        </w:rPr>
      </w:pPr>
      <w:r w:rsidRPr="00821A47">
        <w:rPr>
          <w:i/>
          <w:sz w:val="22"/>
          <w:szCs w:val="22"/>
        </w:rPr>
        <w:tab/>
      </w:r>
      <w:r w:rsidRPr="00821A47">
        <w:rPr>
          <w:i/>
          <w:sz w:val="22"/>
          <w:szCs w:val="22"/>
        </w:rPr>
        <w:tab/>
      </w:r>
      <w:r w:rsidRPr="00821A47">
        <w:rPr>
          <w:i/>
          <w:sz w:val="22"/>
          <w:szCs w:val="22"/>
        </w:rPr>
        <w:tab/>
      </w:r>
      <w:r w:rsidRPr="00821A47">
        <w:rPr>
          <w:i/>
          <w:sz w:val="22"/>
          <w:szCs w:val="22"/>
        </w:rPr>
        <w:tab/>
      </w:r>
      <w:r w:rsidRPr="00821A47">
        <w:rPr>
          <w:i/>
          <w:sz w:val="22"/>
          <w:szCs w:val="22"/>
          <w:u w:val="single"/>
        </w:rPr>
        <w:t>Technical Note</w:t>
      </w:r>
    </w:p>
    <w:p w14:paraId="0434140E" w14:textId="77777777" w:rsidR="00CF3264" w:rsidRPr="00821A47" w:rsidRDefault="00CF3264">
      <w:pPr>
        <w:pStyle w:val="1A1a"/>
        <w:ind w:right="-23"/>
        <w:jc w:val="both"/>
        <w:rPr>
          <w:i/>
          <w:sz w:val="22"/>
          <w:szCs w:val="22"/>
        </w:rPr>
      </w:pPr>
      <w:r w:rsidRPr="00821A47">
        <w:rPr>
          <w:i/>
          <w:sz w:val="22"/>
          <w:szCs w:val="22"/>
        </w:rPr>
        <w:tab/>
      </w:r>
      <w:r w:rsidRPr="00821A47">
        <w:rPr>
          <w:i/>
          <w:sz w:val="22"/>
          <w:szCs w:val="22"/>
        </w:rPr>
        <w:tab/>
      </w:r>
      <w:r w:rsidRPr="00821A47">
        <w:rPr>
          <w:i/>
          <w:sz w:val="22"/>
          <w:szCs w:val="22"/>
        </w:rPr>
        <w:tab/>
      </w:r>
      <w:r w:rsidRPr="00821A47">
        <w:rPr>
          <w:i/>
          <w:sz w:val="22"/>
          <w:szCs w:val="22"/>
        </w:rPr>
        <w:tab/>
      </w:r>
      <w:r w:rsidR="004B1422" w:rsidRPr="00821A47">
        <w:rPr>
          <w:i/>
          <w:sz w:val="22"/>
          <w:szCs w:val="22"/>
        </w:rPr>
        <w:t xml:space="preserve">For the purposes of 6.A.2.c., </w:t>
      </w:r>
      <w:r w:rsidRPr="00821A47">
        <w:rPr>
          <w:i/>
          <w:sz w:val="22"/>
          <w:szCs w:val="22"/>
        </w:rPr>
        <w:t>'</w:t>
      </w:r>
      <w:r w:rsidR="004B1422" w:rsidRPr="00821A47">
        <w:rPr>
          <w:i/>
          <w:sz w:val="22"/>
          <w:szCs w:val="22"/>
        </w:rPr>
        <w:t>d</w:t>
      </w:r>
      <w:r w:rsidRPr="00821A47">
        <w:rPr>
          <w:i/>
          <w:sz w:val="22"/>
          <w:szCs w:val="22"/>
        </w:rPr>
        <w:t>irect view' refers to imaging equipment that presents a visual image to a human observer without converting the image into an electronic signal for television display, and that cannot record or store the image photographically, electronically or by any other means.</w:t>
      </w:r>
    </w:p>
    <w:p w14:paraId="5CF20F10" w14:textId="77777777" w:rsidR="00CF3264" w:rsidRPr="00821A47" w:rsidRDefault="00CF3264" w:rsidP="007616B5">
      <w:pPr>
        <w:pStyle w:val="1A1anote1"/>
        <w:spacing w:before="60"/>
        <w:ind w:left="2381" w:right="-23" w:hanging="782"/>
        <w:jc w:val="both"/>
        <w:rPr>
          <w:i/>
          <w:sz w:val="22"/>
          <w:szCs w:val="22"/>
        </w:rPr>
      </w:pPr>
      <w:r w:rsidRPr="00821A47">
        <w:rPr>
          <w:i/>
          <w:sz w:val="22"/>
          <w:szCs w:val="22"/>
          <w:u w:val="single"/>
        </w:rPr>
        <w:t>Note</w:t>
      </w:r>
      <w:r w:rsidRPr="00821A47">
        <w:rPr>
          <w:i/>
          <w:sz w:val="22"/>
          <w:szCs w:val="22"/>
        </w:rPr>
        <w:tab/>
        <w:t>6.A.2.c. does not apply to equipment as follows, when incorporating other than GaAs or GaInAs photocathodes:</w:t>
      </w:r>
    </w:p>
    <w:p w14:paraId="4D38B892" w14:textId="77777777" w:rsidR="00CF3264" w:rsidRPr="00821A47" w:rsidRDefault="00CF3264">
      <w:pPr>
        <w:pStyle w:val="1A1anote1a"/>
        <w:ind w:left="2801" w:right="-23" w:hanging="403"/>
        <w:jc w:val="both"/>
        <w:rPr>
          <w:i/>
          <w:sz w:val="22"/>
          <w:szCs w:val="22"/>
        </w:rPr>
      </w:pPr>
      <w:r w:rsidRPr="00821A47">
        <w:rPr>
          <w:i/>
          <w:sz w:val="22"/>
          <w:szCs w:val="22"/>
        </w:rPr>
        <w:t>a.</w:t>
      </w:r>
      <w:r w:rsidRPr="00821A47">
        <w:rPr>
          <w:i/>
          <w:sz w:val="22"/>
          <w:szCs w:val="22"/>
        </w:rPr>
        <w:tab/>
        <w:t>Industrial or civilian intrusion alarm, traffic or industrial movement control or counting systems;</w:t>
      </w:r>
    </w:p>
    <w:p w14:paraId="140D9820" w14:textId="77777777" w:rsidR="00CF3264" w:rsidRPr="00821A47" w:rsidRDefault="00CF3264">
      <w:pPr>
        <w:pStyle w:val="1A1anote1a"/>
        <w:ind w:left="2801" w:right="-23" w:hanging="403"/>
        <w:jc w:val="both"/>
        <w:rPr>
          <w:i/>
          <w:sz w:val="22"/>
          <w:szCs w:val="22"/>
        </w:rPr>
      </w:pPr>
      <w:r w:rsidRPr="00821A47">
        <w:rPr>
          <w:i/>
          <w:sz w:val="22"/>
          <w:szCs w:val="22"/>
        </w:rPr>
        <w:t>b.</w:t>
      </w:r>
      <w:r w:rsidRPr="00821A47">
        <w:rPr>
          <w:i/>
          <w:sz w:val="22"/>
          <w:szCs w:val="22"/>
        </w:rPr>
        <w:tab/>
        <w:t>Medical equipment;</w:t>
      </w:r>
    </w:p>
    <w:p w14:paraId="6891CA5B" w14:textId="77777777" w:rsidR="00CF3264" w:rsidRPr="00821A47" w:rsidRDefault="00CF3264">
      <w:pPr>
        <w:pStyle w:val="1A1anote1a"/>
        <w:ind w:left="2801" w:right="-23" w:hanging="403"/>
        <w:jc w:val="both"/>
        <w:rPr>
          <w:i/>
          <w:sz w:val="22"/>
          <w:szCs w:val="22"/>
        </w:rPr>
      </w:pPr>
      <w:r w:rsidRPr="00821A47">
        <w:rPr>
          <w:i/>
          <w:sz w:val="22"/>
          <w:szCs w:val="22"/>
        </w:rPr>
        <w:t>c.</w:t>
      </w:r>
      <w:r w:rsidRPr="00821A47">
        <w:rPr>
          <w:i/>
          <w:sz w:val="22"/>
          <w:szCs w:val="22"/>
        </w:rPr>
        <w:tab/>
        <w:t>Industrial equipment used for inspection, sorting or analysis of the properties of materials;</w:t>
      </w:r>
    </w:p>
    <w:p w14:paraId="3C0CF0E2" w14:textId="77777777" w:rsidR="00CF3264" w:rsidRPr="00821A47" w:rsidRDefault="00CF3264">
      <w:pPr>
        <w:pStyle w:val="1A1anote1a"/>
        <w:ind w:left="2801" w:right="-23" w:hanging="403"/>
        <w:jc w:val="both"/>
        <w:rPr>
          <w:i/>
          <w:sz w:val="22"/>
          <w:szCs w:val="22"/>
        </w:rPr>
      </w:pPr>
      <w:r w:rsidRPr="00821A47">
        <w:rPr>
          <w:i/>
          <w:sz w:val="22"/>
          <w:szCs w:val="22"/>
        </w:rPr>
        <w:t>d.</w:t>
      </w:r>
      <w:r w:rsidRPr="00821A47">
        <w:rPr>
          <w:i/>
          <w:sz w:val="22"/>
          <w:szCs w:val="22"/>
        </w:rPr>
        <w:tab/>
        <w:t>Flame detectors for industrial furnaces;</w:t>
      </w:r>
    </w:p>
    <w:p w14:paraId="5781D030" w14:textId="77777777" w:rsidR="00CF3264" w:rsidRPr="00821A47" w:rsidRDefault="00CF3264">
      <w:pPr>
        <w:pStyle w:val="1A1anote1a"/>
        <w:ind w:left="2801" w:right="-23" w:hanging="403"/>
        <w:jc w:val="both"/>
        <w:rPr>
          <w:i/>
          <w:sz w:val="22"/>
          <w:szCs w:val="22"/>
        </w:rPr>
      </w:pPr>
      <w:r w:rsidRPr="00821A47">
        <w:rPr>
          <w:i/>
          <w:sz w:val="22"/>
          <w:szCs w:val="22"/>
        </w:rPr>
        <w:t>e.</w:t>
      </w:r>
      <w:r w:rsidRPr="00821A47">
        <w:rPr>
          <w:i/>
          <w:sz w:val="22"/>
          <w:szCs w:val="22"/>
        </w:rPr>
        <w:tab/>
        <w:t>Equipment specially designed for laboratory use.</w:t>
      </w:r>
    </w:p>
    <w:p w14:paraId="2A1CA338" w14:textId="77777777" w:rsidR="00CF3264" w:rsidRPr="00821A47" w:rsidRDefault="006A2C56">
      <w:pPr>
        <w:pStyle w:val="1A1a"/>
        <w:ind w:left="1582" w:right="-23" w:hanging="1582"/>
        <w:jc w:val="both"/>
        <w:rPr>
          <w:sz w:val="22"/>
          <w:szCs w:val="22"/>
        </w:rPr>
      </w:pPr>
      <w:r w:rsidRPr="00821A47">
        <w:rPr>
          <w:sz w:val="16"/>
          <w:szCs w:val="16"/>
        </w:rPr>
        <w:br w:type="page"/>
      </w:r>
      <w:r w:rsidR="00CF3264" w:rsidRPr="00821A47">
        <w:rPr>
          <w:sz w:val="22"/>
          <w:szCs w:val="22"/>
        </w:rPr>
        <w:lastRenderedPageBreak/>
        <w:t>6.</w:t>
      </w:r>
      <w:r w:rsidR="00CF3264" w:rsidRPr="00821A47">
        <w:rPr>
          <w:sz w:val="22"/>
          <w:szCs w:val="22"/>
        </w:rPr>
        <w:tab/>
        <w:t>A.</w:t>
      </w:r>
      <w:r w:rsidR="00CF3264" w:rsidRPr="00821A47">
        <w:rPr>
          <w:sz w:val="22"/>
          <w:szCs w:val="22"/>
        </w:rPr>
        <w:tab/>
        <w:t>2.</w:t>
      </w:r>
      <w:r w:rsidR="00CF3264" w:rsidRPr="00821A47">
        <w:rPr>
          <w:sz w:val="22"/>
          <w:szCs w:val="22"/>
        </w:rPr>
        <w:tab/>
        <w:t>d.</w:t>
      </w:r>
      <w:r w:rsidR="00CF3264" w:rsidRPr="00821A47">
        <w:rPr>
          <w:sz w:val="22"/>
          <w:szCs w:val="22"/>
        </w:rPr>
        <w:tab/>
        <w:t>Special support components for optical sensors, as follows:</w:t>
      </w:r>
    </w:p>
    <w:p w14:paraId="27AE76C2" w14:textId="77777777" w:rsidR="00CF3264" w:rsidRPr="00821A47" w:rsidRDefault="00CF3264">
      <w:pPr>
        <w:pStyle w:val="1A1a1"/>
        <w:ind w:right="-22"/>
        <w:jc w:val="both"/>
        <w:rPr>
          <w:sz w:val="22"/>
          <w:szCs w:val="22"/>
        </w:rPr>
      </w:pPr>
      <w:r w:rsidRPr="00821A47">
        <w:rPr>
          <w:sz w:val="22"/>
          <w:szCs w:val="22"/>
        </w:rPr>
        <w:tab/>
      </w:r>
      <w:r w:rsidRPr="00821A47">
        <w:rPr>
          <w:sz w:val="22"/>
          <w:szCs w:val="22"/>
        </w:rPr>
        <w:tab/>
      </w:r>
      <w:r w:rsidRPr="00821A47">
        <w:rPr>
          <w:sz w:val="22"/>
          <w:szCs w:val="22"/>
        </w:rPr>
        <w:tab/>
      </w:r>
      <w:r w:rsidRPr="00821A47">
        <w:rPr>
          <w:sz w:val="22"/>
          <w:szCs w:val="22"/>
        </w:rPr>
        <w:tab/>
        <w:t>1.</w:t>
      </w:r>
      <w:r w:rsidRPr="00821A47">
        <w:rPr>
          <w:sz w:val="22"/>
          <w:szCs w:val="22"/>
        </w:rPr>
        <w:tab/>
        <w:t>"Space-qualified" cryocoolers;</w:t>
      </w:r>
    </w:p>
    <w:p w14:paraId="6B0EBB07" w14:textId="77777777" w:rsidR="00CF3264" w:rsidRPr="00821A47" w:rsidRDefault="00CF3264">
      <w:pPr>
        <w:pStyle w:val="1A1a1"/>
        <w:ind w:right="-22"/>
        <w:jc w:val="both"/>
        <w:rPr>
          <w:sz w:val="22"/>
          <w:szCs w:val="22"/>
        </w:rPr>
      </w:pPr>
      <w:r w:rsidRPr="00821A47">
        <w:rPr>
          <w:sz w:val="22"/>
          <w:szCs w:val="22"/>
        </w:rPr>
        <w:tab/>
      </w:r>
      <w:r w:rsidRPr="00821A47">
        <w:rPr>
          <w:sz w:val="22"/>
          <w:szCs w:val="22"/>
        </w:rPr>
        <w:tab/>
      </w:r>
      <w:r w:rsidRPr="00821A47">
        <w:rPr>
          <w:sz w:val="22"/>
          <w:szCs w:val="22"/>
        </w:rPr>
        <w:tab/>
      </w:r>
      <w:r w:rsidRPr="00821A47">
        <w:rPr>
          <w:sz w:val="22"/>
          <w:szCs w:val="22"/>
        </w:rPr>
        <w:tab/>
        <w:t>2.</w:t>
      </w:r>
      <w:r w:rsidRPr="00821A47">
        <w:rPr>
          <w:sz w:val="22"/>
          <w:szCs w:val="22"/>
        </w:rPr>
        <w:tab/>
        <w:t>Non-"space-qualified" cryocoolers having</w:t>
      </w:r>
      <w:r w:rsidRPr="00821A47">
        <w:rPr>
          <w:b/>
          <w:sz w:val="22"/>
          <w:szCs w:val="22"/>
        </w:rPr>
        <w:t xml:space="preserve"> </w:t>
      </w:r>
      <w:r w:rsidRPr="00821A47">
        <w:rPr>
          <w:sz w:val="22"/>
          <w:szCs w:val="22"/>
        </w:rPr>
        <w:t>a cooling source temperature below 218 K (-55°C), as follows:</w:t>
      </w:r>
    </w:p>
    <w:p w14:paraId="2F29F17B" w14:textId="77777777" w:rsidR="00CF3264" w:rsidRPr="00821A47" w:rsidRDefault="00CF3264">
      <w:pPr>
        <w:pStyle w:val="1A1a1a"/>
        <w:ind w:right="-22"/>
        <w:jc w:val="both"/>
        <w:rPr>
          <w:spacing w:val="-4"/>
          <w:sz w:val="22"/>
          <w:szCs w:val="22"/>
        </w:rPr>
      </w:pP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t>a.</w:t>
      </w:r>
      <w:r w:rsidRPr="00821A47">
        <w:rPr>
          <w:sz w:val="22"/>
          <w:szCs w:val="22"/>
        </w:rPr>
        <w:tab/>
      </w:r>
      <w:r w:rsidRPr="00821A47">
        <w:rPr>
          <w:spacing w:val="-4"/>
          <w:sz w:val="22"/>
          <w:szCs w:val="22"/>
        </w:rPr>
        <w:t>Closed cycle type with a specified Mean-Time-To-Failure (MTTF) or Mean-Time-Between-Failures (MTBF), exceeding 2,500 hours;</w:t>
      </w:r>
    </w:p>
    <w:p w14:paraId="7721D1EC" w14:textId="77777777" w:rsidR="00CF3264" w:rsidRPr="00821A47" w:rsidRDefault="00CF3264">
      <w:pPr>
        <w:pStyle w:val="1A1a1a"/>
        <w:ind w:right="-22"/>
        <w:jc w:val="both"/>
        <w:rPr>
          <w:sz w:val="22"/>
          <w:szCs w:val="22"/>
        </w:rPr>
      </w:pP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t>b.</w:t>
      </w:r>
      <w:r w:rsidRPr="00821A47">
        <w:rPr>
          <w:sz w:val="22"/>
          <w:szCs w:val="22"/>
        </w:rPr>
        <w:tab/>
        <w:t xml:space="preserve">Joule-Thomson (JT) self-regulating </w:t>
      </w:r>
      <w:proofErr w:type="spellStart"/>
      <w:r w:rsidRPr="00821A47">
        <w:rPr>
          <w:sz w:val="22"/>
          <w:szCs w:val="22"/>
        </w:rPr>
        <w:t>minicoolers</w:t>
      </w:r>
      <w:proofErr w:type="spellEnd"/>
      <w:r w:rsidRPr="00821A47">
        <w:rPr>
          <w:sz w:val="22"/>
          <w:szCs w:val="22"/>
        </w:rPr>
        <w:t xml:space="preserve"> having bore (outside) diameters of less than 8 mm;</w:t>
      </w:r>
    </w:p>
    <w:p w14:paraId="677F4D8F" w14:textId="77777777" w:rsidR="00CF3264" w:rsidRPr="00821A47" w:rsidRDefault="006A2C56">
      <w:pPr>
        <w:pStyle w:val="1A1a1"/>
        <w:ind w:right="-22"/>
        <w:jc w:val="both"/>
        <w:rPr>
          <w:sz w:val="22"/>
          <w:szCs w:val="22"/>
        </w:rPr>
      </w:pPr>
      <w:r w:rsidRPr="00821A47">
        <w:rPr>
          <w:sz w:val="22"/>
          <w:szCs w:val="22"/>
        </w:rPr>
        <w:tab/>
      </w:r>
      <w:r w:rsidRPr="00821A47">
        <w:rPr>
          <w:sz w:val="22"/>
          <w:szCs w:val="22"/>
        </w:rPr>
        <w:tab/>
      </w:r>
      <w:r w:rsidRPr="00821A47">
        <w:rPr>
          <w:sz w:val="22"/>
          <w:szCs w:val="22"/>
        </w:rPr>
        <w:tab/>
      </w:r>
      <w:r w:rsidR="00303651" w:rsidRPr="00821A47">
        <w:rPr>
          <w:sz w:val="22"/>
          <w:szCs w:val="22"/>
        </w:rPr>
        <w:tab/>
      </w:r>
      <w:r w:rsidR="00CF3264" w:rsidRPr="00821A47">
        <w:rPr>
          <w:sz w:val="22"/>
          <w:szCs w:val="22"/>
        </w:rPr>
        <w:t>3.</w:t>
      </w:r>
      <w:r w:rsidR="00CF3264" w:rsidRPr="00821A47">
        <w:rPr>
          <w:sz w:val="22"/>
          <w:szCs w:val="22"/>
        </w:rPr>
        <w:tab/>
        <w:t>Optical sensing fibres specially fabricated either compositionally or structurally, or modified by coating, to be acoustically, thermally, inertially, electromagnetically</w:t>
      </w:r>
      <w:r w:rsidR="00935CFF" w:rsidRPr="00821A47">
        <w:rPr>
          <w:sz w:val="22"/>
          <w:szCs w:val="22"/>
        </w:rPr>
        <w:t xml:space="preserve"> or nuclear radiation sensitive;</w:t>
      </w:r>
    </w:p>
    <w:p w14:paraId="19CF467C" w14:textId="77777777" w:rsidR="00CF3264" w:rsidRPr="00821A47" w:rsidRDefault="00CF3264" w:rsidP="00C64D7F">
      <w:pPr>
        <w:pStyle w:val="1A1a1note1"/>
        <w:spacing w:before="60"/>
        <w:ind w:left="2857" w:hanging="799"/>
        <w:jc w:val="both"/>
        <w:rPr>
          <w:bCs/>
          <w:i/>
          <w:iCs/>
          <w:sz w:val="22"/>
          <w:szCs w:val="22"/>
        </w:rPr>
      </w:pPr>
      <w:r w:rsidRPr="00821A47">
        <w:rPr>
          <w:bCs/>
          <w:i/>
          <w:iCs/>
          <w:sz w:val="22"/>
          <w:szCs w:val="22"/>
          <w:u w:val="single"/>
        </w:rPr>
        <w:t>Note</w:t>
      </w:r>
      <w:r w:rsidR="00A81E88" w:rsidRPr="00821A47">
        <w:rPr>
          <w:bCs/>
          <w:i/>
          <w:iCs/>
          <w:sz w:val="22"/>
          <w:szCs w:val="22"/>
          <w:u w:val="single"/>
        </w:rPr>
        <w:t xml:space="preserve"> 1</w:t>
      </w:r>
      <w:r w:rsidRPr="00821A47">
        <w:rPr>
          <w:bCs/>
          <w:i/>
          <w:iCs/>
          <w:sz w:val="22"/>
          <w:szCs w:val="22"/>
        </w:rPr>
        <w:tab/>
        <w:t>6.A.2.d.3. does not apply to encapsulated optical sensing fibres specially designed for bore hole sensing applications.</w:t>
      </w:r>
    </w:p>
    <w:p w14:paraId="3FCFCD3A" w14:textId="77777777" w:rsidR="00A81E88" w:rsidRPr="00821A47" w:rsidRDefault="00A81E88" w:rsidP="00C64D7F">
      <w:pPr>
        <w:pStyle w:val="1A1a1note1"/>
        <w:spacing w:before="60"/>
        <w:ind w:left="2857" w:hanging="799"/>
        <w:jc w:val="both"/>
        <w:rPr>
          <w:bCs/>
          <w:iCs/>
          <w:sz w:val="22"/>
          <w:szCs w:val="22"/>
        </w:rPr>
      </w:pPr>
      <w:r w:rsidRPr="00821A47">
        <w:rPr>
          <w:bCs/>
          <w:i/>
          <w:iCs/>
          <w:sz w:val="22"/>
          <w:szCs w:val="22"/>
          <w:u w:val="single"/>
        </w:rPr>
        <w:t>Note 2</w:t>
      </w:r>
      <w:r w:rsidRPr="00821A47">
        <w:rPr>
          <w:bCs/>
          <w:i/>
          <w:iCs/>
          <w:sz w:val="22"/>
          <w:szCs w:val="22"/>
        </w:rPr>
        <w:tab/>
        <w:t>6.A.2.d.3. does not apply to optical fibre Bragg gratings specially designed for thermal sensing, having a maximum sensing temperature less than 423 K (150°C) and a minimum sensing temperature greater than 173 K (-100°C).</w:t>
      </w:r>
    </w:p>
    <w:p w14:paraId="2200FD2B" w14:textId="77777777" w:rsidR="00CF3264" w:rsidRPr="00821A47" w:rsidRDefault="00CF3264">
      <w:pPr>
        <w:pStyle w:val="1A1a"/>
        <w:tabs>
          <w:tab w:val="clear" w:pos="1179"/>
          <w:tab w:val="left" w:pos="1218"/>
          <w:tab w:val="left" w:pos="1596"/>
        </w:tabs>
        <w:ind w:left="1610" w:right="-23" w:hanging="1610"/>
        <w:jc w:val="both"/>
        <w:rPr>
          <w:sz w:val="22"/>
          <w:szCs w:val="22"/>
        </w:rPr>
      </w:pPr>
    </w:p>
    <w:p w14:paraId="1AFD1EF5" w14:textId="77777777" w:rsidR="00CF3264" w:rsidRPr="00821A47" w:rsidRDefault="00CF3264">
      <w:pPr>
        <w:pStyle w:val="1A1a"/>
        <w:tabs>
          <w:tab w:val="clear" w:pos="1179"/>
          <w:tab w:val="left" w:pos="1218"/>
          <w:tab w:val="left" w:pos="1596"/>
        </w:tabs>
        <w:ind w:left="1610" w:right="-23" w:hanging="1610"/>
        <w:jc w:val="both"/>
        <w:rPr>
          <w:sz w:val="22"/>
          <w:szCs w:val="22"/>
        </w:rPr>
      </w:pPr>
      <w:r w:rsidRPr="00821A47">
        <w:rPr>
          <w:sz w:val="22"/>
          <w:szCs w:val="22"/>
        </w:rPr>
        <w:t>6.</w:t>
      </w:r>
      <w:r w:rsidRPr="00821A47">
        <w:rPr>
          <w:sz w:val="22"/>
          <w:szCs w:val="22"/>
        </w:rPr>
        <w:tab/>
        <w:t>A.</w:t>
      </w:r>
      <w:r w:rsidRPr="00821A47">
        <w:rPr>
          <w:sz w:val="22"/>
          <w:szCs w:val="22"/>
        </w:rPr>
        <w:tab/>
        <w:t>2.</w:t>
      </w:r>
      <w:r w:rsidRPr="00821A47">
        <w:rPr>
          <w:sz w:val="22"/>
          <w:szCs w:val="22"/>
        </w:rPr>
        <w:tab/>
        <w:t>e.</w:t>
      </w:r>
      <w:r w:rsidRPr="00821A47">
        <w:rPr>
          <w:sz w:val="22"/>
          <w:szCs w:val="22"/>
        </w:rPr>
        <w:tab/>
        <w:t>Not used since 2008</w:t>
      </w:r>
    </w:p>
    <w:p w14:paraId="7B9969A7" w14:textId="77777777" w:rsidR="00935CFF" w:rsidRPr="00821A47" w:rsidRDefault="00935CFF">
      <w:pPr>
        <w:pStyle w:val="1A1a"/>
        <w:tabs>
          <w:tab w:val="clear" w:pos="1179"/>
          <w:tab w:val="left" w:pos="1218"/>
          <w:tab w:val="left" w:pos="1596"/>
        </w:tabs>
        <w:ind w:left="1610" w:right="-23" w:hanging="1610"/>
        <w:jc w:val="both"/>
        <w:rPr>
          <w:sz w:val="22"/>
          <w:szCs w:val="22"/>
        </w:rPr>
      </w:pPr>
    </w:p>
    <w:p w14:paraId="477724E7" w14:textId="77777777" w:rsidR="00935CFF" w:rsidRPr="00821A47" w:rsidRDefault="00935CFF" w:rsidP="00935CFF">
      <w:pPr>
        <w:pStyle w:val="1A1a"/>
        <w:tabs>
          <w:tab w:val="clear" w:pos="1179"/>
          <w:tab w:val="left" w:pos="1218"/>
          <w:tab w:val="left" w:pos="1596"/>
        </w:tabs>
        <w:ind w:left="1610" w:right="-23" w:hanging="1610"/>
        <w:jc w:val="both"/>
        <w:rPr>
          <w:sz w:val="22"/>
          <w:szCs w:val="22"/>
        </w:rPr>
      </w:pPr>
      <w:r w:rsidRPr="00821A47">
        <w:rPr>
          <w:sz w:val="22"/>
          <w:szCs w:val="22"/>
        </w:rPr>
        <w:t>6.</w:t>
      </w:r>
      <w:r w:rsidRPr="00821A47">
        <w:rPr>
          <w:sz w:val="22"/>
          <w:szCs w:val="22"/>
        </w:rPr>
        <w:tab/>
        <w:t>A.</w:t>
      </w:r>
      <w:r w:rsidRPr="00821A47">
        <w:rPr>
          <w:sz w:val="22"/>
          <w:szCs w:val="22"/>
        </w:rPr>
        <w:tab/>
        <w:t>2.</w:t>
      </w:r>
      <w:r w:rsidRPr="00821A47">
        <w:rPr>
          <w:sz w:val="22"/>
          <w:szCs w:val="22"/>
        </w:rPr>
        <w:tab/>
        <w:t>f.</w:t>
      </w:r>
      <w:r w:rsidRPr="00821A47">
        <w:rPr>
          <w:sz w:val="22"/>
          <w:szCs w:val="22"/>
        </w:rPr>
        <w:tab/>
        <w:t>'</w:t>
      </w:r>
      <w:r w:rsidRPr="00821A47">
        <w:rPr>
          <w:color w:val="auto"/>
          <w:sz w:val="22"/>
          <w:szCs w:val="22"/>
        </w:rPr>
        <w:t>Read-</w:t>
      </w:r>
      <w:r w:rsidR="00A81E88" w:rsidRPr="00821A47">
        <w:rPr>
          <w:color w:val="auto"/>
          <w:sz w:val="22"/>
          <w:szCs w:val="22"/>
        </w:rPr>
        <w:t>O</w:t>
      </w:r>
      <w:r w:rsidRPr="00821A47">
        <w:rPr>
          <w:color w:val="auto"/>
          <w:sz w:val="22"/>
          <w:szCs w:val="22"/>
        </w:rPr>
        <w:t xml:space="preserve">ut </w:t>
      </w:r>
      <w:r w:rsidR="00A81E88" w:rsidRPr="00821A47">
        <w:rPr>
          <w:color w:val="auto"/>
          <w:sz w:val="22"/>
          <w:szCs w:val="22"/>
        </w:rPr>
        <w:t>I</w:t>
      </w:r>
      <w:r w:rsidRPr="00821A47">
        <w:rPr>
          <w:color w:val="auto"/>
          <w:sz w:val="22"/>
          <w:szCs w:val="22"/>
        </w:rPr>
        <w:t xml:space="preserve">ntegrated </w:t>
      </w:r>
      <w:r w:rsidR="00A81E88" w:rsidRPr="00821A47">
        <w:rPr>
          <w:color w:val="auto"/>
          <w:sz w:val="22"/>
          <w:szCs w:val="22"/>
        </w:rPr>
        <w:t>C</w:t>
      </w:r>
      <w:r w:rsidRPr="00821A47">
        <w:rPr>
          <w:color w:val="auto"/>
          <w:sz w:val="22"/>
          <w:szCs w:val="22"/>
        </w:rPr>
        <w:t xml:space="preserve">ircuits' ('ROIC') specially designed for "focal plane arrays" specified </w:t>
      </w:r>
      <w:r w:rsidR="00A81E88" w:rsidRPr="00821A47">
        <w:rPr>
          <w:color w:val="auto"/>
          <w:sz w:val="22"/>
          <w:szCs w:val="22"/>
        </w:rPr>
        <w:t>in</w:t>
      </w:r>
      <w:r w:rsidRPr="00821A47">
        <w:rPr>
          <w:color w:val="auto"/>
          <w:sz w:val="22"/>
          <w:szCs w:val="22"/>
        </w:rPr>
        <w:t xml:space="preserve"> 6.A.2.a.3.</w:t>
      </w:r>
    </w:p>
    <w:p w14:paraId="40CF87DC" w14:textId="77777777" w:rsidR="00935CFF" w:rsidRPr="00821A47" w:rsidRDefault="00935CFF" w:rsidP="00935CFF">
      <w:pPr>
        <w:pStyle w:val="1A1a1note1"/>
        <w:spacing w:before="60"/>
        <w:ind w:left="2212" w:hanging="602"/>
        <w:jc w:val="both"/>
        <w:rPr>
          <w:sz w:val="22"/>
          <w:szCs w:val="22"/>
        </w:rPr>
      </w:pPr>
      <w:r w:rsidRPr="00821A47">
        <w:rPr>
          <w:bCs/>
          <w:i/>
          <w:iCs/>
          <w:sz w:val="22"/>
          <w:szCs w:val="22"/>
          <w:u w:val="single"/>
        </w:rPr>
        <w:t>Note</w:t>
      </w:r>
      <w:r w:rsidRPr="00821A47">
        <w:rPr>
          <w:bCs/>
          <w:i/>
          <w:iCs/>
          <w:sz w:val="22"/>
          <w:szCs w:val="22"/>
        </w:rPr>
        <w:tab/>
      </w:r>
      <w:r w:rsidRPr="00821A47">
        <w:rPr>
          <w:i/>
          <w:sz w:val="22"/>
          <w:szCs w:val="22"/>
        </w:rPr>
        <w:t>6.A.2.f. does not apply to '</w:t>
      </w:r>
      <w:r w:rsidR="00A81E88" w:rsidRPr="00821A47">
        <w:rPr>
          <w:i/>
          <w:sz w:val="22"/>
          <w:szCs w:val="22"/>
        </w:rPr>
        <w:t>R</w:t>
      </w:r>
      <w:r w:rsidRPr="00821A47">
        <w:rPr>
          <w:i/>
          <w:sz w:val="22"/>
          <w:szCs w:val="22"/>
        </w:rPr>
        <w:t>ead-</w:t>
      </w:r>
      <w:r w:rsidR="00A81E88" w:rsidRPr="00821A47">
        <w:rPr>
          <w:i/>
          <w:sz w:val="22"/>
          <w:szCs w:val="22"/>
        </w:rPr>
        <w:t>O</w:t>
      </w:r>
      <w:r w:rsidRPr="00821A47">
        <w:rPr>
          <w:i/>
          <w:sz w:val="22"/>
          <w:szCs w:val="22"/>
        </w:rPr>
        <w:t xml:space="preserve">ut </w:t>
      </w:r>
      <w:r w:rsidR="00A81E88" w:rsidRPr="00821A47">
        <w:rPr>
          <w:i/>
          <w:sz w:val="22"/>
          <w:szCs w:val="22"/>
        </w:rPr>
        <w:t>I</w:t>
      </w:r>
      <w:r w:rsidRPr="00821A47">
        <w:rPr>
          <w:i/>
          <w:sz w:val="22"/>
          <w:szCs w:val="22"/>
        </w:rPr>
        <w:t xml:space="preserve">ntegrated </w:t>
      </w:r>
      <w:r w:rsidR="00A81E88" w:rsidRPr="00821A47">
        <w:rPr>
          <w:i/>
          <w:sz w:val="22"/>
          <w:szCs w:val="22"/>
        </w:rPr>
        <w:t>C</w:t>
      </w:r>
      <w:r w:rsidRPr="00821A47">
        <w:rPr>
          <w:i/>
          <w:sz w:val="22"/>
          <w:szCs w:val="22"/>
        </w:rPr>
        <w:t xml:space="preserve">ircuits' </w:t>
      </w:r>
      <w:r w:rsidR="00A81E88" w:rsidRPr="00821A47">
        <w:rPr>
          <w:i/>
          <w:sz w:val="22"/>
          <w:szCs w:val="22"/>
        </w:rPr>
        <w:t xml:space="preserve">('ROIC') </w:t>
      </w:r>
      <w:r w:rsidRPr="00821A47">
        <w:rPr>
          <w:i/>
          <w:sz w:val="22"/>
          <w:szCs w:val="22"/>
        </w:rPr>
        <w:t>specially designed for civil automotive applications.</w:t>
      </w:r>
    </w:p>
    <w:p w14:paraId="749BE9DF" w14:textId="77777777" w:rsidR="00935CFF" w:rsidRPr="00821A47" w:rsidRDefault="00935CFF" w:rsidP="00303651">
      <w:pPr>
        <w:spacing w:before="120"/>
        <w:ind w:left="1622"/>
        <w:rPr>
          <w:sz w:val="22"/>
          <w:szCs w:val="22"/>
        </w:rPr>
      </w:pPr>
      <w:r w:rsidRPr="00821A47">
        <w:rPr>
          <w:i/>
          <w:sz w:val="22"/>
          <w:szCs w:val="22"/>
          <w:u w:val="single"/>
        </w:rPr>
        <w:t>Technical Note</w:t>
      </w:r>
    </w:p>
    <w:p w14:paraId="1C67FFE2" w14:textId="77777777" w:rsidR="00935CFF" w:rsidRPr="00821A47" w:rsidRDefault="00FD542A" w:rsidP="00935CFF">
      <w:pPr>
        <w:pStyle w:val="ListParagraph"/>
        <w:ind w:left="1638"/>
        <w:jc w:val="both"/>
        <w:rPr>
          <w:spacing w:val="-4"/>
          <w:sz w:val="22"/>
          <w:szCs w:val="22"/>
        </w:rPr>
      </w:pPr>
      <w:r w:rsidRPr="00821A47">
        <w:rPr>
          <w:i/>
          <w:color w:val="000000"/>
          <w:spacing w:val="-4"/>
          <w:sz w:val="22"/>
          <w:szCs w:val="22"/>
        </w:rPr>
        <w:t>For the purposes of 6.A.2.f., a</w:t>
      </w:r>
      <w:r w:rsidR="00935CFF" w:rsidRPr="00821A47">
        <w:rPr>
          <w:i/>
          <w:color w:val="000000"/>
          <w:spacing w:val="-4"/>
          <w:sz w:val="22"/>
          <w:szCs w:val="22"/>
        </w:rPr>
        <w:t xml:space="preserve"> 'Read-Out Integrated Circuit' ('ROIC') is an integrated circuit </w:t>
      </w:r>
      <w:r w:rsidR="00935CFF" w:rsidRPr="00821A47">
        <w:rPr>
          <w:i/>
          <w:color w:val="222222"/>
          <w:spacing w:val="-4"/>
          <w:sz w:val="22"/>
          <w:szCs w:val="22"/>
          <w:shd w:val="clear" w:color="auto" w:fill="FFFFFF"/>
        </w:rPr>
        <w:t>designed to underlie or be bonded to a "focal plane array" and used to read-out (i.e., extract and register) signals produced by the detector elements. At a minimum the 'ROIC' reads the charge from the detector elements by extracting the charge and applying a multiplexing function in a manner that retains the relative spatial position and orientation information of the detector elements for processing inside or outside the 'ROIC'.</w:t>
      </w:r>
    </w:p>
    <w:p w14:paraId="5CD03BEB" w14:textId="77777777" w:rsidR="00CF3264" w:rsidRPr="00821A47" w:rsidRDefault="00CF3264">
      <w:pPr>
        <w:pStyle w:val="1A1"/>
        <w:ind w:right="-22"/>
        <w:jc w:val="both"/>
        <w:rPr>
          <w:sz w:val="22"/>
          <w:szCs w:val="22"/>
        </w:rPr>
      </w:pPr>
    </w:p>
    <w:p w14:paraId="3B9796C4" w14:textId="77777777" w:rsidR="00CF3264" w:rsidRPr="00821A47" w:rsidRDefault="00CF3264">
      <w:pPr>
        <w:pStyle w:val="1A1"/>
        <w:ind w:right="-22"/>
        <w:jc w:val="both"/>
        <w:rPr>
          <w:sz w:val="22"/>
          <w:szCs w:val="22"/>
        </w:rPr>
      </w:pPr>
      <w:r w:rsidRPr="00821A47">
        <w:rPr>
          <w:sz w:val="22"/>
          <w:szCs w:val="22"/>
        </w:rPr>
        <w:tab/>
      </w:r>
      <w:r w:rsidRPr="00821A47">
        <w:rPr>
          <w:sz w:val="22"/>
          <w:szCs w:val="22"/>
          <w:u w:val="single"/>
        </w:rPr>
        <w:t>CAMERAS</w:t>
      </w:r>
    </w:p>
    <w:p w14:paraId="417FA25D" w14:textId="77777777" w:rsidR="00CF3264" w:rsidRPr="00821A47" w:rsidRDefault="00CF3264" w:rsidP="00303651">
      <w:pPr>
        <w:pStyle w:val="note1a0"/>
        <w:tabs>
          <w:tab w:val="clear" w:pos="840"/>
          <w:tab w:val="left" w:pos="1180"/>
        </w:tabs>
        <w:spacing w:line="240" w:lineRule="auto"/>
        <w:ind w:left="1780" w:right="-23" w:hanging="1780"/>
        <w:jc w:val="both"/>
        <w:rPr>
          <w:sz w:val="16"/>
          <w:szCs w:val="16"/>
        </w:rPr>
      </w:pPr>
    </w:p>
    <w:p w14:paraId="5884965C" w14:textId="77777777" w:rsidR="00CF3264" w:rsidRPr="00821A47" w:rsidRDefault="00CF3264">
      <w:pPr>
        <w:pStyle w:val="note1a0"/>
        <w:tabs>
          <w:tab w:val="clear" w:pos="840"/>
          <w:tab w:val="left" w:pos="378"/>
          <w:tab w:val="left" w:pos="709"/>
        </w:tabs>
        <w:ind w:left="1190" w:hanging="1190"/>
        <w:jc w:val="both"/>
        <w:rPr>
          <w:i/>
          <w:sz w:val="22"/>
          <w:szCs w:val="22"/>
        </w:rPr>
      </w:pPr>
      <w:r w:rsidRPr="00821A47">
        <w:rPr>
          <w:sz w:val="22"/>
          <w:szCs w:val="22"/>
        </w:rPr>
        <w:t>6.</w:t>
      </w:r>
      <w:r w:rsidRPr="00821A47">
        <w:rPr>
          <w:sz w:val="22"/>
          <w:szCs w:val="22"/>
        </w:rPr>
        <w:tab/>
        <w:t>A.</w:t>
      </w:r>
      <w:r w:rsidRPr="00821A47">
        <w:rPr>
          <w:sz w:val="22"/>
          <w:szCs w:val="22"/>
        </w:rPr>
        <w:tab/>
        <w:t>3.</w:t>
      </w:r>
      <w:r w:rsidRPr="00821A47">
        <w:rPr>
          <w:sz w:val="22"/>
          <w:szCs w:val="22"/>
        </w:rPr>
        <w:tab/>
        <w:t>Cameras, systems or equipment, and components therefor, as follows</w:t>
      </w:r>
      <w:r w:rsidRPr="00821A47">
        <w:rPr>
          <w:iCs/>
          <w:sz w:val="22"/>
          <w:szCs w:val="22"/>
        </w:rPr>
        <w:t>:</w:t>
      </w:r>
    </w:p>
    <w:p w14:paraId="718939AF" w14:textId="77777777" w:rsidR="00CF3264" w:rsidRPr="00821A47" w:rsidRDefault="003021C3" w:rsidP="00C64D7F">
      <w:pPr>
        <w:pStyle w:val="1A1a"/>
        <w:spacing w:before="60"/>
        <w:ind w:left="1582" w:right="-23" w:hanging="1582"/>
        <w:jc w:val="both"/>
        <w:rPr>
          <w:sz w:val="22"/>
          <w:szCs w:val="22"/>
        </w:rPr>
      </w:pPr>
      <w:r w:rsidRPr="00821A47">
        <w:rPr>
          <w:sz w:val="22"/>
          <w:szCs w:val="22"/>
        </w:rPr>
        <w:tab/>
      </w:r>
      <w:r w:rsidRPr="00821A47">
        <w:rPr>
          <w:sz w:val="22"/>
          <w:szCs w:val="22"/>
        </w:rPr>
        <w:tab/>
      </w:r>
      <w:r w:rsidR="00CF3264" w:rsidRPr="00821A47">
        <w:rPr>
          <w:sz w:val="22"/>
          <w:szCs w:val="22"/>
        </w:rPr>
        <w:tab/>
        <w:t>a.</w:t>
      </w:r>
      <w:r w:rsidR="00CF3264" w:rsidRPr="00821A47">
        <w:rPr>
          <w:sz w:val="22"/>
          <w:szCs w:val="22"/>
        </w:rPr>
        <w:tab/>
        <w:t>Instrumentation cameras and specially designed components therefor, as follows:</w:t>
      </w:r>
    </w:p>
    <w:p w14:paraId="3876EEDA" w14:textId="77777777" w:rsidR="00CF3264" w:rsidRPr="00821A47" w:rsidRDefault="00CF3264">
      <w:pPr>
        <w:pStyle w:val="1A1anote1"/>
        <w:ind w:right="-22"/>
        <w:jc w:val="both"/>
        <w:rPr>
          <w:i/>
          <w:sz w:val="22"/>
          <w:szCs w:val="22"/>
        </w:rPr>
      </w:pPr>
      <w:r w:rsidRPr="00821A47">
        <w:rPr>
          <w:i/>
          <w:sz w:val="22"/>
          <w:szCs w:val="22"/>
          <w:u w:val="single"/>
        </w:rPr>
        <w:t>Note</w:t>
      </w:r>
      <w:r w:rsidRPr="00821A47">
        <w:rPr>
          <w:i/>
          <w:sz w:val="22"/>
          <w:szCs w:val="22"/>
        </w:rPr>
        <w:tab/>
        <w:t xml:space="preserve">Instrumentation cameras, specified </w:t>
      </w:r>
      <w:r w:rsidR="005D4F2C" w:rsidRPr="00821A47">
        <w:rPr>
          <w:i/>
          <w:sz w:val="22"/>
          <w:szCs w:val="22"/>
        </w:rPr>
        <w:t>in</w:t>
      </w:r>
      <w:r w:rsidRPr="00821A47">
        <w:rPr>
          <w:i/>
          <w:sz w:val="22"/>
          <w:szCs w:val="22"/>
        </w:rPr>
        <w:t xml:space="preserve"> 6.A.3.a.3. to 6.A.3.a.5., with modular structures should be evaluated by their maximum capability, using plug-ins available according to the camera manufacturer's specifications.</w:t>
      </w:r>
    </w:p>
    <w:p w14:paraId="45B5F9D6" w14:textId="77777777" w:rsidR="00CF3264" w:rsidRPr="00821A47" w:rsidRDefault="00935CFF" w:rsidP="00935CFF">
      <w:pPr>
        <w:pStyle w:val="1A1a1"/>
        <w:spacing w:before="60"/>
        <w:ind w:left="2064" w:right="-23" w:hanging="2041"/>
        <w:jc w:val="both"/>
        <w:rPr>
          <w:sz w:val="22"/>
          <w:szCs w:val="22"/>
        </w:rPr>
      </w:pPr>
      <w:r w:rsidRPr="00821A47">
        <w:rPr>
          <w:sz w:val="22"/>
          <w:szCs w:val="22"/>
        </w:rPr>
        <w:tab/>
      </w:r>
      <w:r w:rsidRPr="00821A47">
        <w:rPr>
          <w:sz w:val="22"/>
          <w:szCs w:val="22"/>
        </w:rPr>
        <w:tab/>
      </w:r>
      <w:r w:rsidRPr="00821A47">
        <w:rPr>
          <w:sz w:val="22"/>
          <w:szCs w:val="22"/>
        </w:rPr>
        <w:tab/>
      </w:r>
      <w:r w:rsidR="00C64D7F" w:rsidRPr="00821A47">
        <w:rPr>
          <w:sz w:val="22"/>
          <w:szCs w:val="22"/>
        </w:rPr>
        <w:tab/>
      </w:r>
      <w:r w:rsidR="00CF3264" w:rsidRPr="00821A47">
        <w:rPr>
          <w:sz w:val="22"/>
          <w:szCs w:val="22"/>
        </w:rPr>
        <w:t>1.</w:t>
      </w:r>
      <w:r w:rsidR="00CF3264" w:rsidRPr="00821A47">
        <w:rPr>
          <w:sz w:val="22"/>
          <w:szCs w:val="22"/>
        </w:rPr>
        <w:tab/>
      </w:r>
      <w:r w:rsidRPr="00821A47">
        <w:rPr>
          <w:sz w:val="22"/>
          <w:szCs w:val="22"/>
        </w:rPr>
        <w:t>Not used since 2017</w:t>
      </w:r>
    </w:p>
    <w:p w14:paraId="713E5C02" w14:textId="77777777" w:rsidR="00CF3264" w:rsidRPr="00821A47" w:rsidRDefault="00C64D7F">
      <w:pPr>
        <w:pStyle w:val="1A1a1"/>
        <w:ind w:left="2058" w:right="-23" w:hanging="2058"/>
        <w:jc w:val="both"/>
        <w:rPr>
          <w:spacing w:val="-4"/>
          <w:sz w:val="22"/>
          <w:szCs w:val="22"/>
        </w:rPr>
      </w:pPr>
      <w:r w:rsidRPr="00821A47">
        <w:rPr>
          <w:sz w:val="22"/>
          <w:szCs w:val="22"/>
        </w:rPr>
        <w:tab/>
      </w:r>
      <w:r w:rsidRPr="00821A47">
        <w:rPr>
          <w:sz w:val="22"/>
          <w:szCs w:val="22"/>
        </w:rPr>
        <w:tab/>
      </w:r>
      <w:r w:rsidRPr="00821A47">
        <w:rPr>
          <w:sz w:val="22"/>
          <w:szCs w:val="22"/>
        </w:rPr>
        <w:tab/>
      </w:r>
      <w:r w:rsidR="00CB0475" w:rsidRPr="00821A47">
        <w:rPr>
          <w:sz w:val="22"/>
          <w:szCs w:val="22"/>
        </w:rPr>
        <w:tab/>
      </w:r>
      <w:r w:rsidR="00CF3264" w:rsidRPr="00821A47">
        <w:rPr>
          <w:sz w:val="22"/>
          <w:szCs w:val="22"/>
        </w:rPr>
        <w:t>2.</w:t>
      </w:r>
      <w:r w:rsidR="00CF3264" w:rsidRPr="00821A47">
        <w:rPr>
          <w:sz w:val="22"/>
          <w:szCs w:val="22"/>
        </w:rPr>
        <w:tab/>
      </w:r>
      <w:r w:rsidR="00935CFF" w:rsidRPr="00821A47">
        <w:rPr>
          <w:sz w:val="22"/>
          <w:szCs w:val="22"/>
        </w:rPr>
        <w:t>Not used since 2017</w:t>
      </w:r>
    </w:p>
    <w:p w14:paraId="005CADB2" w14:textId="77777777" w:rsidR="00CF3264" w:rsidRPr="00821A47" w:rsidRDefault="00CF3264" w:rsidP="00935CFF">
      <w:pPr>
        <w:pStyle w:val="1A1a1"/>
        <w:spacing w:before="60"/>
        <w:ind w:left="2058" w:right="-23" w:hanging="2041"/>
        <w:jc w:val="both"/>
        <w:rPr>
          <w:sz w:val="22"/>
          <w:szCs w:val="22"/>
        </w:rPr>
      </w:pPr>
      <w:r w:rsidRPr="00821A47">
        <w:rPr>
          <w:sz w:val="22"/>
          <w:szCs w:val="22"/>
        </w:rPr>
        <w:tab/>
      </w:r>
      <w:r w:rsidRPr="00821A47">
        <w:rPr>
          <w:sz w:val="22"/>
          <w:szCs w:val="22"/>
        </w:rPr>
        <w:tab/>
      </w:r>
      <w:r w:rsidRPr="00821A47">
        <w:rPr>
          <w:sz w:val="22"/>
          <w:szCs w:val="22"/>
        </w:rPr>
        <w:tab/>
      </w:r>
      <w:r w:rsidRPr="00821A47">
        <w:rPr>
          <w:sz w:val="22"/>
          <w:szCs w:val="22"/>
        </w:rPr>
        <w:tab/>
        <w:t>3.</w:t>
      </w:r>
      <w:r w:rsidRPr="00821A47">
        <w:rPr>
          <w:sz w:val="22"/>
          <w:szCs w:val="22"/>
        </w:rPr>
        <w:tab/>
      </w:r>
      <w:r w:rsidR="00000700" w:rsidRPr="00821A47">
        <w:rPr>
          <w:spacing w:val="-2"/>
          <w:sz w:val="22"/>
          <w:szCs w:val="22"/>
        </w:rPr>
        <w:t xml:space="preserve">Electronic streak cameras having temporal resolution </w:t>
      </w:r>
      <w:r w:rsidR="002C2F99" w:rsidRPr="00821A47">
        <w:rPr>
          <w:spacing w:val="-2"/>
          <w:sz w:val="22"/>
          <w:szCs w:val="22"/>
        </w:rPr>
        <w:t>less (</w:t>
      </w:r>
      <w:r w:rsidR="00000700" w:rsidRPr="00821A47">
        <w:rPr>
          <w:spacing w:val="-2"/>
          <w:sz w:val="22"/>
          <w:szCs w:val="22"/>
        </w:rPr>
        <w:t>better</w:t>
      </w:r>
      <w:r w:rsidR="002C2F99" w:rsidRPr="00821A47">
        <w:rPr>
          <w:spacing w:val="-2"/>
          <w:sz w:val="22"/>
          <w:szCs w:val="22"/>
        </w:rPr>
        <w:t>)</w:t>
      </w:r>
      <w:r w:rsidR="00000700" w:rsidRPr="00821A47">
        <w:rPr>
          <w:spacing w:val="-2"/>
          <w:sz w:val="22"/>
          <w:szCs w:val="22"/>
        </w:rPr>
        <w:t xml:space="preserve"> than 50 ns;</w:t>
      </w:r>
    </w:p>
    <w:p w14:paraId="7E80279A" w14:textId="77777777" w:rsidR="00CF3264" w:rsidRPr="00821A47" w:rsidRDefault="00CF3264" w:rsidP="00000700">
      <w:pPr>
        <w:pStyle w:val="1A1a1"/>
        <w:spacing w:before="60"/>
        <w:ind w:left="2058" w:right="-23" w:hanging="2041"/>
        <w:jc w:val="both"/>
        <w:rPr>
          <w:sz w:val="22"/>
          <w:szCs w:val="22"/>
        </w:rPr>
      </w:pPr>
      <w:r w:rsidRPr="00821A47">
        <w:rPr>
          <w:sz w:val="22"/>
          <w:szCs w:val="22"/>
        </w:rPr>
        <w:tab/>
      </w:r>
      <w:r w:rsidRPr="00821A47">
        <w:rPr>
          <w:sz w:val="22"/>
          <w:szCs w:val="22"/>
        </w:rPr>
        <w:tab/>
      </w:r>
      <w:r w:rsidRPr="00821A47">
        <w:rPr>
          <w:sz w:val="22"/>
          <w:szCs w:val="22"/>
        </w:rPr>
        <w:tab/>
      </w:r>
      <w:r w:rsidRPr="00821A47">
        <w:rPr>
          <w:sz w:val="22"/>
          <w:szCs w:val="22"/>
        </w:rPr>
        <w:tab/>
        <w:t>4.</w:t>
      </w:r>
      <w:r w:rsidRPr="00821A47">
        <w:rPr>
          <w:sz w:val="22"/>
          <w:szCs w:val="22"/>
        </w:rPr>
        <w:tab/>
      </w:r>
      <w:r w:rsidRPr="00821A47">
        <w:rPr>
          <w:spacing w:val="-4"/>
          <w:sz w:val="22"/>
          <w:szCs w:val="22"/>
        </w:rPr>
        <w:t>Electronic framing cameras having a speed exceeding 1,000,000 frames/s;</w:t>
      </w:r>
    </w:p>
    <w:p w14:paraId="157C4A04" w14:textId="77777777" w:rsidR="00CF3264" w:rsidRPr="00821A47" w:rsidRDefault="00CF3264" w:rsidP="00000700">
      <w:pPr>
        <w:pStyle w:val="1A1a1"/>
        <w:spacing w:before="60"/>
        <w:ind w:left="2064" w:right="-23" w:hanging="2041"/>
        <w:jc w:val="both"/>
        <w:rPr>
          <w:sz w:val="22"/>
          <w:szCs w:val="22"/>
        </w:rPr>
      </w:pPr>
      <w:r w:rsidRPr="00821A47">
        <w:rPr>
          <w:sz w:val="22"/>
          <w:szCs w:val="22"/>
        </w:rPr>
        <w:tab/>
      </w:r>
      <w:r w:rsidRPr="00821A47">
        <w:rPr>
          <w:sz w:val="22"/>
          <w:szCs w:val="22"/>
        </w:rPr>
        <w:tab/>
      </w:r>
      <w:r w:rsidRPr="00821A47">
        <w:rPr>
          <w:sz w:val="22"/>
          <w:szCs w:val="22"/>
        </w:rPr>
        <w:tab/>
      </w:r>
      <w:r w:rsidRPr="00821A47">
        <w:rPr>
          <w:sz w:val="22"/>
          <w:szCs w:val="22"/>
        </w:rPr>
        <w:tab/>
        <w:t>5.</w:t>
      </w:r>
      <w:r w:rsidRPr="00821A47">
        <w:rPr>
          <w:sz w:val="22"/>
          <w:szCs w:val="22"/>
        </w:rPr>
        <w:tab/>
        <w:t>Electronic cameras having all of the following:</w:t>
      </w:r>
    </w:p>
    <w:p w14:paraId="5C30421C" w14:textId="77777777" w:rsidR="00CF3264" w:rsidRPr="00821A47" w:rsidRDefault="00CF3264">
      <w:pPr>
        <w:pStyle w:val="1A1a1a"/>
        <w:ind w:right="-22"/>
        <w:jc w:val="both"/>
        <w:rPr>
          <w:sz w:val="22"/>
          <w:szCs w:val="22"/>
        </w:rPr>
      </w:pP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t>a.</w:t>
      </w:r>
      <w:r w:rsidRPr="00821A47">
        <w:rPr>
          <w:sz w:val="22"/>
          <w:szCs w:val="22"/>
        </w:rPr>
        <w:tab/>
        <w:t xml:space="preserve">An electronic shutter speed (gating capability) of less than 1 µs per full frame; </w:t>
      </w:r>
      <w:r w:rsidRPr="00821A47">
        <w:rPr>
          <w:sz w:val="22"/>
          <w:szCs w:val="22"/>
          <w:u w:val="single"/>
        </w:rPr>
        <w:t>and</w:t>
      </w:r>
    </w:p>
    <w:p w14:paraId="42651107" w14:textId="77777777" w:rsidR="00CF3264" w:rsidRPr="00821A47" w:rsidRDefault="00CF3264">
      <w:pPr>
        <w:pStyle w:val="1A1a1a"/>
        <w:ind w:right="-22"/>
        <w:jc w:val="both"/>
        <w:rPr>
          <w:sz w:val="22"/>
          <w:szCs w:val="22"/>
        </w:rPr>
      </w:pP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t>b.</w:t>
      </w:r>
      <w:r w:rsidRPr="00821A47">
        <w:rPr>
          <w:sz w:val="22"/>
          <w:szCs w:val="22"/>
        </w:rPr>
        <w:tab/>
        <w:t>A read out time allowing a framing rate of more than 125 full frames per second;</w:t>
      </w:r>
    </w:p>
    <w:p w14:paraId="3A4AFFC0" w14:textId="77777777" w:rsidR="00CF3264" w:rsidRPr="00821A47" w:rsidRDefault="006A2C56" w:rsidP="00000700">
      <w:pPr>
        <w:pStyle w:val="1A1a1a"/>
        <w:spacing w:before="60"/>
        <w:ind w:right="-23"/>
        <w:jc w:val="both"/>
        <w:rPr>
          <w:sz w:val="22"/>
          <w:szCs w:val="22"/>
        </w:rPr>
      </w:pPr>
      <w:r w:rsidRPr="00821A47">
        <w:rPr>
          <w:sz w:val="22"/>
          <w:szCs w:val="22"/>
        </w:rPr>
        <w:br w:type="page"/>
      </w:r>
      <w:r w:rsidRPr="00821A47">
        <w:rPr>
          <w:sz w:val="22"/>
          <w:szCs w:val="22"/>
        </w:rPr>
        <w:lastRenderedPageBreak/>
        <w:t>6.</w:t>
      </w:r>
      <w:r w:rsidRPr="00821A47">
        <w:rPr>
          <w:sz w:val="22"/>
          <w:szCs w:val="22"/>
        </w:rPr>
        <w:tab/>
        <w:t>A.</w:t>
      </w:r>
      <w:r w:rsidRPr="00821A47">
        <w:rPr>
          <w:sz w:val="22"/>
          <w:szCs w:val="22"/>
        </w:rPr>
        <w:tab/>
        <w:t>3.</w:t>
      </w:r>
      <w:r w:rsidRPr="00821A47">
        <w:rPr>
          <w:sz w:val="22"/>
          <w:szCs w:val="22"/>
        </w:rPr>
        <w:tab/>
        <w:t>a.</w:t>
      </w:r>
      <w:r w:rsidR="00A67847" w:rsidRPr="00821A47">
        <w:rPr>
          <w:sz w:val="22"/>
          <w:szCs w:val="22"/>
        </w:rPr>
        <w:tab/>
      </w:r>
      <w:r w:rsidR="00CF3264" w:rsidRPr="00821A47">
        <w:rPr>
          <w:sz w:val="22"/>
          <w:szCs w:val="22"/>
        </w:rPr>
        <w:t>6.</w:t>
      </w:r>
      <w:r w:rsidR="00CF3264" w:rsidRPr="00821A47">
        <w:rPr>
          <w:sz w:val="22"/>
          <w:szCs w:val="22"/>
        </w:rPr>
        <w:tab/>
        <w:t>Plug-ins having all of the following characteristics:</w:t>
      </w:r>
    </w:p>
    <w:p w14:paraId="6A424A28" w14:textId="77777777" w:rsidR="00CF3264" w:rsidRPr="00821A47" w:rsidRDefault="00CF3264">
      <w:pPr>
        <w:pStyle w:val="1A1a1a"/>
        <w:ind w:right="-22"/>
        <w:jc w:val="both"/>
        <w:rPr>
          <w:sz w:val="22"/>
          <w:szCs w:val="22"/>
        </w:rPr>
      </w:pP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t>a.</w:t>
      </w:r>
      <w:r w:rsidRPr="00821A47">
        <w:rPr>
          <w:sz w:val="22"/>
          <w:szCs w:val="22"/>
        </w:rPr>
        <w:tab/>
        <w:t xml:space="preserve">Specially designed for instrumentation cameras which have modular structures and which are specified </w:t>
      </w:r>
      <w:r w:rsidR="005D4F2C" w:rsidRPr="00821A47">
        <w:rPr>
          <w:sz w:val="22"/>
          <w:szCs w:val="22"/>
        </w:rPr>
        <w:t>in</w:t>
      </w:r>
      <w:r w:rsidRPr="00821A47">
        <w:rPr>
          <w:sz w:val="22"/>
          <w:szCs w:val="22"/>
        </w:rPr>
        <w:t xml:space="preserve"> 6.A.3.a.; </w:t>
      </w:r>
      <w:r w:rsidRPr="00821A47">
        <w:rPr>
          <w:sz w:val="22"/>
          <w:szCs w:val="22"/>
          <w:u w:val="single"/>
        </w:rPr>
        <w:t>and</w:t>
      </w:r>
    </w:p>
    <w:p w14:paraId="0C23BF78" w14:textId="77777777" w:rsidR="00CF3264" w:rsidRPr="00821A47" w:rsidRDefault="00CF3264">
      <w:pPr>
        <w:pStyle w:val="1A1a1a"/>
        <w:ind w:right="-22"/>
        <w:jc w:val="both"/>
        <w:rPr>
          <w:sz w:val="22"/>
          <w:szCs w:val="22"/>
        </w:rPr>
      </w:pP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t>b.</w:t>
      </w:r>
      <w:r w:rsidRPr="00821A47">
        <w:rPr>
          <w:sz w:val="22"/>
          <w:szCs w:val="22"/>
        </w:rPr>
        <w:tab/>
        <w:t xml:space="preserve">Enabling these cameras to meet the characteristics specified </w:t>
      </w:r>
      <w:r w:rsidR="005D4F2C" w:rsidRPr="00821A47">
        <w:rPr>
          <w:sz w:val="22"/>
          <w:szCs w:val="22"/>
        </w:rPr>
        <w:t>in</w:t>
      </w:r>
      <w:r w:rsidRPr="00821A47">
        <w:rPr>
          <w:sz w:val="22"/>
          <w:szCs w:val="22"/>
        </w:rPr>
        <w:t xml:space="preserve"> 6.A.3.a.3., 6.A.3.a.4. or 6.A.3.a.5., according to the manufacturer's specifications;</w:t>
      </w:r>
    </w:p>
    <w:p w14:paraId="52751763" w14:textId="77777777" w:rsidR="00CF3264" w:rsidRPr="00821A47" w:rsidRDefault="00CF3264">
      <w:pPr>
        <w:pStyle w:val="1A1a1a"/>
        <w:ind w:right="-22"/>
        <w:jc w:val="both"/>
        <w:rPr>
          <w:sz w:val="16"/>
          <w:szCs w:val="16"/>
        </w:rPr>
      </w:pPr>
    </w:p>
    <w:p w14:paraId="710F2507" w14:textId="77777777" w:rsidR="00CF3264" w:rsidRPr="00821A47" w:rsidRDefault="00CF3264">
      <w:pPr>
        <w:pStyle w:val="1A1a"/>
        <w:ind w:right="-22"/>
        <w:jc w:val="both"/>
        <w:rPr>
          <w:sz w:val="22"/>
          <w:szCs w:val="22"/>
        </w:rPr>
      </w:pPr>
      <w:r w:rsidRPr="00821A47">
        <w:rPr>
          <w:sz w:val="22"/>
          <w:szCs w:val="22"/>
        </w:rPr>
        <w:t>6.</w:t>
      </w:r>
      <w:r w:rsidRPr="00821A47">
        <w:rPr>
          <w:sz w:val="22"/>
          <w:szCs w:val="22"/>
        </w:rPr>
        <w:tab/>
        <w:t>A.</w:t>
      </w:r>
      <w:r w:rsidRPr="00821A47">
        <w:rPr>
          <w:sz w:val="22"/>
          <w:szCs w:val="22"/>
        </w:rPr>
        <w:tab/>
        <w:t>3.</w:t>
      </w:r>
      <w:r w:rsidRPr="00821A47">
        <w:rPr>
          <w:sz w:val="22"/>
          <w:szCs w:val="22"/>
        </w:rPr>
        <w:tab/>
        <w:t>b.</w:t>
      </w:r>
      <w:r w:rsidRPr="00821A47">
        <w:rPr>
          <w:sz w:val="22"/>
          <w:szCs w:val="22"/>
        </w:rPr>
        <w:tab/>
        <w:t>Imaging cameras as follows:</w:t>
      </w:r>
    </w:p>
    <w:p w14:paraId="6D0C653E" w14:textId="77777777" w:rsidR="00CF3264" w:rsidRPr="00821A47" w:rsidRDefault="00CF3264" w:rsidP="00303651">
      <w:pPr>
        <w:pStyle w:val="1A1anote1"/>
        <w:spacing w:before="60"/>
        <w:ind w:left="2381" w:right="-23" w:hanging="782"/>
        <w:jc w:val="both"/>
        <w:rPr>
          <w:i/>
          <w:sz w:val="22"/>
          <w:szCs w:val="22"/>
        </w:rPr>
      </w:pPr>
      <w:r w:rsidRPr="00821A47">
        <w:rPr>
          <w:i/>
          <w:sz w:val="22"/>
          <w:szCs w:val="22"/>
          <w:u w:val="single"/>
        </w:rPr>
        <w:t>Note</w:t>
      </w:r>
      <w:r w:rsidRPr="00821A47">
        <w:rPr>
          <w:i/>
          <w:sz w:val="22"/>
          <w:szCs w:val="22"/>
        </w:rPr>
        <w:tab/>
        <w:t>6.A.3.b. does not apply to television or video cameras, specially designed for television broadcasting.</w:t>
      </w:r>
    </w:p>
    <w:p w14:paraId="0F94E45A" w14:textId="77777777" w:rsidR="00CF3264" w:rsidRPr="00821A47" w:rsidRDefault="00CF3264">
      <w:pPr>
        <w:pStyle w:val="1A1a1"/>
        <w:spacing w:before="60"/>
        <w:ind w:left="2064" w:right="-23" w:hanging="2041"/>
        <w:jc w:val="both"/>
        <w:rPr>
          <w:sz w:val="22"/>
          <w:szCs w:val="22"/>
        </w:rPr>
      </w:pPr>
      <w:r w:rsidRPr="00821A47">
        <w:rPr>
          <w:sz w:val="22"/>
          <w:szCs w:val="22"/>
        </w:rPr>
        <w:tab/>
      </w:r>
      <w:r w:rsidRPr="00821A47">
        <w:rPr>
          <w:sz w:val="22"/>
          <w:szCs w:val="22"/>
        </w:rPr>
        <w:tab/>
      </w:r>
      <w:r w:rsidRPr="00821A47">
        <w:rPr>
          <w:sz w:val="22"/>
          <w:szCs w:val="22"/>
        </w:rPr>
        <w:tab/>
      </w:r>
      <w:r w:rsidRPr="00821A47">
        <w:rPr>
          <w:sz w:val="22"/>
          <w:szCs w:val="22"/>
        </w:rPr>
        <w:tab/>
        <w:t>1.</w:t>
      </w:r>
      <w:r w:rsidRPr="00821A47">
        <w:rPr>
          <w:sz w:val="22"/>
          <w:szCs w:val="22"/>
        </w:rPr>
        <w:tab/>
        <w:t>Video cameras incorporating solid</w:t>
      </w:r>
      <w:r w:rsidR="003419F7" w:rsidRPr="00821A47">
        <w:rPr>
          <w:sz w:val="22"/>
          <w:szCs w:val="22"/>
        </w:rPr>
        <w:t>-</w:t>
      </w:r>
      <w:r w:rsidRPr="00821A47">
        <w:rPr>
          <w:sz w:val="22"/>
          <w:szCs w:val="22"/>
        </w:rPr>
        <w:t>state sensors, having a peak response in the wavelength range exceeding 10 nm but not exceeding 30,000 nm and having all of the following:</w:t>
      </w:r>
    </w:p>
    <w:p w14:paraId="5E0908AA" w14:textId="77777777" w:rsidR="00CF3264" w:rsidRPr="00821A47" w:rsidRDefault="00000700" w:rsidP="00000700">
      <w:pPr>
        <w:pStyle w:val="1A1a1a"/>
        <w:spacing w:before="60"/>
        <w:ind w:right="-23"/>
        <w:jc w:val="both"/>
        <w:rPr>
          <w:sz w:val="22"/>
          <w:szCs w:val="22"/>
        </w:rPr>
      </w:pPr>
      <w:r w:rsidRPr="00821A47">
        <w:rPr>
          <w:sz w:val="22"/>
          <w:szCs w:val="22"/>
        </w:rPr>
        <w:tab/>
      </w:r>
      <w:r w:rsidRPr="00821A47">
        <w:rPr>
          <w:sz w:val="22"/>
          <w:szCs w:val="22"/>
        </w:rPr>
        <w:tab/>
      </w:r>
      <w:r w:rsidRPr="00821A47">
        <w:rPr>
          <w:sz w:val="22"/>
          <w:szCs w:val="22"/>
        </w:rPr>
        <w:tab/>
      </w:r>
      <w:r w:rsidR="008E2EDA" w:rsidRPr="00821A47">
        <w:rPr>
          <w:sz w:val="22"/>
          <w:szCs w:val="22"/>
        </w:rPr>
        <w:tab/>
      </w:r>
      <w:r w:rsidR="00CF3264" w:rsidRPr="00821A47">
        <w:rPr>
          <w:sz w:val="22"/>
          <w:szCs w:val="22"/>
        </w:rPr>
        <w:tab/>
        <w:t>a.</w:t>
      </w:r>
      <w:r w:rsidR="00CF3264" w:rsidRPr="00821A47">
        <w:rPr>
          <w:sz w:val="22"/>
          <w:szCs w:val="22"/>
        </w:rPr>
        <w:tab/>
        <w:t>Having any of the following:</w:t>
      </w:r>
    </w:p>
    <w:p w14:paraId="1B9E55E6" w14:textId="77777777" w:rsidR="00CF3264" w:rsidRPr="00821A47" w:rsidRDefault="00CF3264">
      <w:pPr>
        <w:pStyle w:val="1A1a1a1"/>
        <w:ind w:right="-22"/>
        <w:jc w:val="both"/>
        <w:rPr>
          <w:sz w:val="22"/>
          <w:szCs w:val="22"/>
        </w:rPr>
      </w:pP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t>1.</w:t>
      </w:r>
      <w:r w:rsidRPr="00821A47">
        <w:rPr>
          <w:sz w:val="22"/>
          <w:szCs w:val="22"/>
        </w:rPr>
        <w:tab/>
        <w:t>More than 4 x 10</w:t>
      </w:r>
      <w:r w:rsidR="003419F7" w:rsidRPr="00821A47">
        <w:rPr>
          <w:sz w:val="22"/>
          <w:szCs w:val="22"/>
          <w:vertAlign w:val="superscript"/>
        </w:rPr>
        <w:t>6</w:t>
      </w:r>
      <w:r w:rsidRPr="00821A47">
        <w:rPr>
          <w:sz w:val="22"/>
          <w:szCs w:val="22"/>
        </w:rPr>
        <w:t xml:space="preserve"> "active pixels" per solid</w:t>
      </w:r>
      <w:r w:rsidR="003419F7" w:rsidRPr="00821A47">
        <w:rPr>
          <w:sz w:val="22"/>
          <w:szCs w:val="22"/>
        </w:rPr>
        <w:t>-</w:t>
      </w:r>
      <w:r w:rsidRPr="00821A47">
        <w:rPr>
          <w:sz w:val="22"/>
          <w:szCs w:val="22"/>
        </w:rPr>
        <w:t>state array for monochrome (black and white) cameras;</w:t>
      </w:r>
    </w:p>
    <w:p w14:paraId="245220DD" w14:textId="77777777" w:rsidR="00CF3264" w:rsidRPr="00821A47" w:rsidRDefault="00CF3264">
      <w:pPr>
        <w:pStyle w:val="1A1a1a1"/>
        <w:ind w:right="-22"/>
        <w:jc w:val="both"/>
        <w:rPr>
          <w:sz w:val="22"/>
          <w:szCs w:val="22"/>
        </w:rPr>
      </w:pP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t>2.</w:t>
      </w:r>
      <w:r w:rsidRPr="00821A47">
        <w:rPr>
          <w:sz w:val="22"/>
          <w:szCs w:val="22"/>
        </w:rPr>
        <w:tab/>
        <w:t>More than 4 x 10</w:t>
      </w:r>
      <w:r w:rsidR="003419F7" w:rsidRPr="00821A47">
        <w:rPr>
          <w:sz w:val="22"/>
          <w:szCs w:val="22"/>
          <w:vertAlign w:val="superscript"/>
        </w:rPr>
        <w:t>6</w:t>
      </w:r>
      <w:r w:rsidRPr="00821A47">
        <w:rPr>
          <w:sz w:val="22"/>
          <w:szCs w:val="22"/>
        </w:rPr>
        <w:t xml:space="preserve"> "active pixels" per solid</w:t>
      </w:r>
      <w:r w:rsidR="003419F7" w:rsidRPr="00821A47">
        <w:rPr>
          <w:sz w:val="22"/>
          <w:szCs w:val="22"/>
        </w:rPr>
        <w:t>-</w:t>
      </w:r>
      <w:r w:rsidRPr="00821A47">
        <w:rPr>
          <w:sz w:val="22"/>
          <w:szCs w:val="22"/>
        </w:rPr>
        <w:t>state array for colour cameras incorporating three solid</w:t>
      </w:r>
      <w:r w:rsidR="003419F7" w:rsidRPr="00821A47">
        <w:rPr>
          <w:sz w:val="22"/>
          <w:szCs w:val="22"/>
        </w:rPr>
        <w:t>-</w:t>
      </w:r>
      <w:r w:rsidRPr="00821A47">
        <w:rPr>
          <w:sz w:val="22"/>
          <w:szCs w:val="22"/>
        </w:rPr>
        <w:t xml:space="preserve">state arrays; </w:t>
      </w:r>
      <w:r w:rsidRPr="00821A47">
        <w:rPr>
          <w:sz w:val="22"/>
          <w:szCs w:val="22"/>
          <w:u w:val="single"/>
        </w:rPr>
        <w:t>or</w:t>
      </w:r>
    </w:p>
    <w:p w14:paraId="7DC37C9F" w14:textId="77777777" w:rsidR="00CF3264" w:rsidRPr="00821A47" w:rsidRDefault="00CF3264">
      <w:pPr>
        <w:pStyle w:val="1A1a1a1"/>
        <w:ind w:right="-23"/>
        <w:jc w:val="both"/>
        <w:rPr>
          <w:sz w:val="22"/>
          <w:szCs w:val="22"/>
          <w:u w:val="single"/>
        </w:rPr>
      </w:pP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t>3.</w:t>
      </w:r>
      <w:r w:rsidRPr="00821A47">
        <w:rPr>
          <w:sz w:val="22"/>
          <w:szCs w:val="22"/>
        </w:rPr>
        <w:tab/>
        <w:t>More than 12 x 10</w:t>
      </w:r>
      <w:r w:rsidR="003419F7" w:rsidRPr="00821A47">
        <w:rPr>
          <w:sz w:val="22"/>
          <w:szCs w:val="22"/>
          <w:vertAlign w:val="superscript"/>
        </w:rPr>
        <w:t>6</w:t>
      </w:r>
      <w:r w:rsidRPr="00821A47">
        <w:rPr>
          <w:sz w:val="22"/>
          <w:szCs w:val="22"/>
        </w:rPr>
        <w:t xml:space="preserve"> "active pixels" for solid</w:t>
      </w:r>
      <w:r w:rsidR="003419F7" w:rsidRPr="00821A47">
        <w:rPr>
          <w:sz w:val="22"/>
          <w:szCs w:val="22"/>
        </w:rPr>
        <w:t>-</w:t>
      </w:r>
      <w:r w:rsidRPr="00821A47">
        <w:rPr>
          <w:sz w:val="22"/>
          <w:szCs w:val="22"/>
        </w:rPr>
        <w:t>state array colour cameras incorporating one solid</w:t>
      </w:r>
      <w:r w:rsidR="003419F7" w:rsidRPr="00821A47">
        <w:rPr>
          <w:sz w:val="22"/>
          <w:szCs w:val="22"/>
        </w:rPr>
        <w:t>-</w:t>
      </w:r>
      <w:r w:rsidRPr="00821A47">
        <w:rPr>
          <w:sz w:val="22"/>
          <w:szCs w:val="22"/>
        </w:rPr>
        <w:t xml:space="preserve">state array; </w:t>
      </w:r>
      <w:r w:rsidRPr="00821A47">
        <w:rPr>
          <w:sz w:val="22"/>
          <w:szCs w:val="22"/>
          <w:u w:val="single"/>
        </w:rPr>
        <w:t>and</w:t>
      </w:r>
    </w:p>
    <w:p w14:paraId="4F90E4C2" w14:textId="77777777" w:rsidR="00CF3264" w:rsidRPr="00821A47" w:rsidRDefault="00303651">
      <w:pPr>
        <w:pStyle w:val="1A1a1a"/>
        <w:ind w:right="-22"/>
        <w:jc w:val="both"/>
        <w:rPr>
          <w:sz w:val="22"/>
          <w:szCs w:val="22"/>
        </w:rPr>
      </w:pPr>
      <w:r w:rsidRPr="00821A47">
        <w:rPr>
          <w:sz w:val="22"/>
          <w:szCs w:val="22"/>
        </w:rPr>
        <w:tab/>
      </w:r>
      <w:r w:rsidRPr="00821A47">
        <w:rPr>
          <w:sz w:val="22"/>
          <w:szCs w:val="22"/>
        </w:rPr>
        <w:tab/>
      </w:r>
      <w:r w:rsidRPr="00821A47">
        <w:rPr>
          <w:sz w:val="22"/>
          <w:szCs w:val="22"/>
        </w:rPr>
        <w:tab/>
      </w:r>
      <w:r w:rsidR="00000700" w:rsidRPr="00821A47">
        <w:rPr>
          <w:sz w:val="22"/>
          <w:szCs w:val="22"/>
        </w:rPr>
        <w:tab/>
      </w:r>
      <w:r w:rsidR="00CF3264" w:rsidRPr="00821A47">
        <w:rPr>
          <w:sz w:val="22"/>
          <w:szCs w:val="22"/>
        </w:rPr>
        <w:tab/>
        <w:t>b.</w:t>
      </w:r>
      <w:r w:rsidR="00CF3264" w:rsidRPr="00821A47">
        <w:rPr>
          <w:sz w:val="22"/>
          <w:szCs w:val="22"/>
        </w:rPr>
        <w:tab/>
        <w:t>Having any of the following:</w:t>
      </w:r>
    </w:p>
    <w:p w14:paraId="04A4D034" w14:textId="77777777" w:rsidR="00CF3264" w:rsidRPr="00821A47" w:rsidRDefault="00CF3264">
      <w:pPr>
        <w:pStyle w:val="1A1a1a1"/>
        <w:ind w:right="-22"/>
        <w:jc w:val="both"/>
        <w:rPr>
          <w:sz w:val="22"/>
          <w:szCs w:val="22"/>
        </w:rPr>
      </w:pP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t>1.</w:t>
      </w:r>
      <w:r w:rsidRPr="00821A47">
        <w:rPr>
          <w:sz w:val="22"/>
          <w:szCs w:val="22"/>
        </w:rPr>
        <w:tab/>
        <w:t xml:space="preserve">Optical mirrors specified </w:t>
      </w:r>
      <w:r w:rsidR="00F21442" w:rsidRPr="00821A47">
        <w:rPr>
          <w:sz w:val="22"/>
          <w:szCs w:val="22"/>
        </w:rPr>
        <w:t>in</w:t>
      </w:r>
      <w:r w:rsidRPr="00821A47">
        <w:rPr>
          <w:sz w:val="22"/>
          <w:szCs w:val="22"/>
        </w:rPr>
        <w:t xml:space="preserve"> 6.A.4.a.; </w:t>
      </w:r>
    </w:p>
    <w:p w14:paraId="41D419AE" w14:textId="77777777" w:rsidR="00CF3264" w:rsidRPr="00821A47" w:rsidRDefault="00CF3264">
      <w:pPr>
        <w:pStyle w:val="1A1a1a1"/>
        <w:ind w:right="-22"/>
        <w:jc w:val="both"/>
        <w:rPr>
          <w:sz w:val="22"/>
          <w:szCs w:val="22"/>
        </w:rPr>
      </w:pP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t>2.</w:t>
      </w:r>
      <w:r w:rsidRPr="00821A47">
        <w:rPr>
          <w:sz w:val="22"/>
          <w:szCs w:val="22"/>
        </w:rPr>
        <w:tab/>
        <w:t xml:space="preserve">Optical control equipment specified </w:t>
      </w:r>
      <w:r w:rsidR="00F21442" w:rsidRPr="00821A47">
        <w:rPr>
          <w:sz w:val="22"/>
          <w:szCs w:val="22"/>
        </w:rPr>
        <w:t>in</w:t>
      </w:r>
      <w:r w:rsidRPr="00821A47">
        <w:rPr>
          <w:sz w:val="22"/>
          <w:szCs w:val="22"/>
        </w:rPr>
        <w:t xml:space="preserve"> 6.A.4.d.; </w:t>
      </w:r>
      <w:r w:rsidRPr="00821A47">
        <w:rPr>
          <w:sz w:val="22"/>
          <w:szCs w:val="22"/>
          <w:u w:val="single"/>
        </w:rPr>
        <w:t>or</w:t>
      </w:r>
    </w:p>
    <w:p w14:paraId="00EA0A4C" w14:textId="77777777" w:rsidR="00CF3264" w:rsidRPr="00821A47" w:rsidRDefault="00CF3264">
      <w:pPr>
        <w:pStyle w:val="1A1a1a1"/>
        <w:ind w:right="-22"/>
        <w:jc w:val="both"/>
        <w:rPr>
          <w:sz w:val="22"/>
          <w:szCs w:val="22"/>
        </w:rPr>
      </w:pP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t>3.</w:t>
      </w:r>
      <w:r w:rsidRPr="00821A47">
        <w:rPr>
          <w:sz w:val="22"/>
          <w:szCs w:val="22"/>
        </w:rPr>
        <w:tab/>
        <w:t>The capability for annotating internally generated 'camera tracking data';</w:t>
      </w:r>
    </w:p>
    <w:p w14:paraId="2D99B02C" w14:textId="77777777" w:rsidR="00CF3264" w:rsidRPr="00821A47" w:rsidRDefault="00CF3264">
      <w:pPr>
        <w:pStyle w:val="1A1a1a"/>
        <w:spacing w:before="120"/>
        <w:ind w:right="-23"/>
        <w:jc w:val="both"/>
        <w:rPr>
          <w:i/>
          <w:sz w:val="22"/>
          <w:szCs w:val="22"/>
          <w:u w:val="single"/>
        </w:rPr>
      </w:pPr>
      <w:r w:rsidRPr="00821A47">
        <w:rPr>
          <w:i/>
          <w:sz w:val="22"/>
          <w:szCs w:val="22"/>
        </w:rPr>
        <w:tab/>
      </w:r>
      <w:r w:rsidRPr="00821A47">
        <w:rPr>
          <w:i/>
          <w:sz w:val="22"/>
          <w:szCs w:val="22"/>
        </w:rPr>
        <w:tab/>
      </w:r>
      <w:r w:rsidRPr="00821A47">
        <w:rPr>
          <w:i/>
          <w:sz w:val="22"/>
          <w:szCs w:val="22"/>
        </w:rPr>
        <w:tab/>
      </w:r>
      <w:r w:rsidRPr="00821A47">
        <w:rPr>
          <w:i/>
          <w:sz w:val="22"/>
          <w:szCs w:val="22"/>
        </w:rPr>
        <w:tab/>
      </w:r>
      <w:r w:rsidRPr="00821A47">
        <w:rPr>
          <w:i/>
          <w:sz w:val="22"/>
          <w:szCs w:val="22"/>
        </w:rPr>
        <w:tab/>
      </w:r>
      <w:r w:rsidRPr="00821A47">
        <w:rPr>
          <w:i/>
          <w:sz w:val="22"/>
          <w:szCs w:val="22"/>
          <w:u w:val="single"/>
        </w:rPr>
        <w:t>Technical Notes</w:t>
      </w:r>
    </w:p>
    <w:p w14:paraId="7C08420D" w14:textId="77777777" w:rsidR="00CF3264" w:rsidRPr="00821A47" w:rsidRDefault="00CF3264">
      <w:pPr>
        <w:pStyle w:val="1A1a1a"/>
        <w:ind w:right="-22"/>
        <w:jc w:val="both"/>
        <w:rPr>
          <w:i/>
          <w:sz w:val="22"/>
          <w:szCs w:val="22"/>
        </w:rPr>
      </w:pPr>
      <w:r w:rsidRPr="00821A47">
        <w:rPr>
          <w:i/>
          <w:sz w:val="22"/>
          <w:szCs w:val="22"/>
        </w:rPr>
        <w:tab/>
      </w:r>
      <w:r w:rsidRPr="00821A47">
        <w:rPr>
          <w:i/>
          <w:sz w:val="22"/>
          <w:szCs w:val="22"/>
        </w:rPr>
        <w:tab/>
      </w:r>
      <w:r w:rsidRPr="00821A47">
        <w:rPr>
          <w:i/>
          <w:sz w:val="22"/>
          <w:szCs w:val="22"/>
        </w:rPr>
        <w:tab/>
      </w:r>
      <w:r w:rsidRPr="00821A47">
        <w:rPr>
          <w:i/>
          <w:sz w:val="22"/>
          <w:szCs w:val="22"/>
        </w:rPr>
        <w:tab/>
      </w:r>
      <w:r w:rsidRPr="00821A47">
        <w:rPr>
          <w:i/>
          <w:sz w:val="22"/>
          <w:szCs w:val="22"/>
        </w:rPr>
        <w:tab/>
        <w:t>1.</w:t>
      </w:r>
      <w:r w:rsidRPr="00821A47">
        <w:rPr>
          <w:i/>
          <w:sz w:val="22"/>
          <w:szCs w:val="22"/>
        </w:rPr>
        <w:tab/>
      </w:r>
      <w:r w:rsidR="00FD542A" w:rsidRPr="00821A47">
        <w:rPr>
          <w:i/>
          <w:sz w:val="22"/>
          <w:szCs w:val="22"/>
        </w:rPr>
        <w:t xml:space="preserve">For the purposes of 6.A.3.b.1., </w:t>
      </w:r>
      <w:r w:rsidRPr="00821A47">
        <w:rPr>
          <w:i/>
          <w:sz w:val="22"/>
          <w:szCs w:val="22"/>
        </w:rPr>
        <w:t>digital video cameras should be evaluated by the maximum number of "active pixels" used for capturing moving images.</w:t>
      </w:r>
    </w:p>
    <w:p w14:paraId="63DAEFA8" w14:textId="77777777" w:rsidR="00CF3264" w:rsidRPr="00821A47" w:rsidRDefault="00CF3264">
      <w:pPr>
        <w:pStyle w:val="1A1a1a"/>
        <w:ind w:right="-22"/>
        <w:jc w:val="both"/>
        <w:rPr>
          <w:i/>
          <w:sz w:val="22"/>
          <w:szCs w:val="22"/>
        </w:rPr>
      </w:pPr>
      <w:r w:rsidRPr="00821A47">
        <w:rPr>
          <w:i/>
          <w:sz w:val="22"/>
          <w:szCs w:val="22"/>
        </w:rPr>
        <w:tab/>
      </w:r>
      <w:r w:rsidRPr="00821A47">
        <w:rPr>
          <w:i/>
          <w:sz w:val="22"/>
          <w:szCs w:val="22"/>
        </w:rPr>
        <w:tab/>
      </w:r>
      <w:r w:rsidRPr="00821A47">
        <w:rPr>
          <w:i/>
          <w:sz w:val="22"/>
          <w:szCs w:val="22"/>
        </w:rPr>
        <w:tab/>
      </w:r>
      <w:r w:rsidRPr="00821A47">
        <w:rPr>
          <w:i/>
          <w:sz w:val="22"/>
          <w:szCs w:val="22"/>
        </w:rPr>
        <w:tab/>
      </w:r>
      <w:r w:rsidRPr="00821A47">
        <w:rPr>
          <w:i/>
          <w:sz w:val="22"/>
          <w:szCs w:val="22"/>
        </w:rPr>
        <w:tab/>
        <w:t>2.</w:t>
      </w:r>
      <w:r w:rsidRPr="00821A47">
        <w:rPr>
          <w:i/>
          <w:sz w:val="22"/>
          <w:szCs w:val="22"/>
        </w:rPr>
        <w:tab/>
      </w:r>
      <w:r w:rsidR="00FD542A" w:rsidRPr="00821A47">
        <w:rPr>
          <w:i/>
          <w:sz w:val="22"/>
          <w:szCs w:val="22"/>
        </w:rPr>
        <w:t xml:space="preserve">For the purposes of 6.A.3.b.1.b.3., </w:t>
      </w:r>
      <w:r w:rsidRPr="00821A47">
        <w:rPr>
          <w:i/>
          <w:sz w:val="22"/>
          <w:szCs w:val="22"/>
        </w:rPr>
        <w:t>'camera tracking data' is the information necessary to define camera line of sight orientation with respect to the earth.  This includes: 1) the horizontal angle the camera line of sight makes with respect to the earth's magnetic field direction and; 2) the vertical angle between the camera line of sight and the earth's horizon.</w:t>
      </w:r>
    </w:p>
    <w:p w14:paraId="6128FD16" w14:textId="77777777" w:rsidR="00CF3264" w:rsidRPr="00821A47" w:rsidRDefault="00CF3264">
      <w:pPr>
        <w:pStyle w:val="1A1a1"/>
        <w:ind w:left="2064" w:right="-23" w:hanging="2041"/>
        <w:jc w:val="both"/>
        <w:rPr>
          <w:sz w:val="16"/>
          <w:szCs w:val="16"/>
        </w:rPr>
      </w:pPr>
    </w:p>
    <w:p w14:paraId="7C8214E6" w14:textId="77777777" w:rsidR="00CF3264" w:rsidRPr="00821A47" w:rsidRDefault="00CF3264">
      <w:pPr>
        <w:pStyle w:val="1A1a1"/>
        <w:ind w:left="2064" w:right="-23" w:hanging="2041"/>
        <w:jc w:val="both"/>
        <w:rPr>
          <w:sz w:val="22"/>
          <w:szCs w:val="22"/>
        </w:rPr>
      </w:pPr>
      <w:r w:rsidRPr="00821A47">
        <w:rPr>
          <w:sz w:val="22"/>
          <w:szCs w:val="22"/>
        </w:rPr>
        <w:t>6.</w:t>
      </w:r>
      <w:r w:rsidRPr="00821A47">
        <w:rPr>
          <w:sz w:val="22"/>
          <w:szCs w:val="22"/>
        </w:rPr>
        <w:tab/>
        <w:t>A.</w:t>
      </w:r>
      <w:r w:rsidRPr="00821A47">
        <w:rPr>
          <w:sz w:val="22"/>
          <w:szCs w:val="22"/>
        </w:rPr>
        <w:tab/>
        <w:t>3.</w:t>
      </w:r>
      <w:r w:rsidRPr="00821A47">
        <w:rPr>
          <w:sz w:val="22"/>
          <w:szCs w:val="22"/>
        </w:rPr>
        <w:tab/>
        <w:t>b.</w:t>
      </w:r>
      <w:r w:rsidRPr="00821A47">
        <w:rPr>
          <w:sz w:val="22"/>
          <w:szCs w:val="22"/>
        </w:rPr>
        <w:tab/>
        <w:t>2.</w:t>
      </w:r>
      <w:r w:rsidRPr="00821A47">
        <w:rPr>
          <w:sz w:val="22"/>
          <w:szCs w:val="22"/>
        </w:rPr>
        <w:tab/>
        <w:t>Scanning cameras and scanning camera systems, having all of the following:</w:t>
      </w:r>
    </w:p>
    <w:p w14:paraId="2568A894" w14:textId="77777777" w:rsidR="00CF3264" w:rsidRPr="00821A47" w:rsidRDefault="00CF3264">
      <w:pPr>
        <w:pStyle w:val="1A1a1a"/>
        <w:ind w:right="-22"/>
        <w:jc w:val="both"/>
        <w:rPr>
          <w:sz w:val="22"/>
          <w:szCs w:val="22"/>
        </w:rPr>
      </w:pP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t>a.</w:t>
      </w:r>
      <w:r w:rsidRPr="00821A47">
        <w:rPr>
          <w:sz w:val="22"/>
          <w:szCs w:val="22"/>
        </w:rPr>
        <w:tab/>
        <w:t>A peak response in the wavelength range exceeding 10 nm but not exceeding 30,000 nm;</w:t>
      </w:r>
    </w:p>
    <w:p w14:paraId="3B17F455" w14:textId="77777777" w:rsidR="00CF3264" w:rsidRPr="00821A47" w:rsidRDefault="00CF3264">
      <w:pPr>
        <w:pStyle w:val="1A1a1a"/>
        <w:ind w:right="-22"/>
        <w:jc w:val="both"/>
        <w:rPr>
          <w:spacing w:val="-4"/>
          <w:sz w:val="22"/>
          <w:szCs w:val="22"/>
        </w:rPr>
      </w:pPr>
      <w:r w:rsidRPr="00821A47">
        <w:rPr>
          <w:spacing w:val="-4"/>
          <w:sz w:val="22"/>
          <w:szCs w:val="22"/>
        </w:rPr>
        <w:tab/>
      </w:r>
      <w:r w:rsidRPr="00821A47">
        <w:rPr>
          <w:spacing w:val="-4"/>
          <w:sz w:val="22"/>
          <w:szCs w:val="22"/>
        </w:rPr>
        <w:tab/>
      </w:r>
      <w:r w:rsidRPr="00821A47">
        <w:rPr>
          <w:spacing w:val="-4"/>
          <w:sz w:val="22"/>
          <w:szCs w:val="22"/>
        </w:rPr>
        <w:tab/>
      </w:r>
      <w:r w:rsidRPr="00821A47">
        <w:rPr>
          <w:spacing w:val="-4"/>
          <w:sz w:val="22"/>
          <w:szCs w:val="22"/>
        </w:rPr>
        <w:tab/>
      </w:r>
      <w:r w:rsidRPr="00821A47">
        <w:rPr>
          <w:spacing w:val="-4"/>
          <w:sz w:val="22"/>
          <w:szCs w:val="22"/>
        </w:rPr>
        <w:tab/>
        <w:t>b.</w:t>
      </w:r>
      <w:r w:rsidRPr="00821A47">
        <w:rPr>
          <w:spacing w:val="-4"/>
          <w:sz w:val="22"/>
          <w:szCs w:val="22"/>
        </w:rPr>
        <w:tab/>
        <w:t xml:space="preserve">Linear detector arrays with more than 8,192 elements per array; </w:t>
      </w:r>
      <w:r w:rsidRPr="00821A47">
        <w:rPr>
          <w:spacing w:val="-4"/>
          <w:sz w:val="22"/>
          <w:szCs w:val="22"/>
          <w:u w:val="single"/>
        </w:rPr>
        <w:t>and</w:t>
      </w:r>
    </w:p>
    <w:p w14:paraId="21052E0F" w14:textId="77777777" w:rsidR="00CF3264" w:rsidRPr="00821A47" w:rsidRDefault="00CF3264">
      <w:pPr>
        <w:pStyle w:val="1A1a1a"/>
        <w:ind w:right="-22"/>
        <w:jc w:val="both"/>
        <w:rPr>
          <w:sz w:val="22"/>
          <w:szCs w:val="22"/>
        </w:rPr>
      </w:pP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t>c.</w:t>
      </w:r>
      <w:r w:rsidRPr="00821A47">
        <w:rPr>
          <w:sz w:val="22"/>
          <w:szCs w:val="22"/>
        </w:rPr>
        <w:tab/>
        <w:t>Mechanical scanning in one direction;</w:t>
      </w:r>
    </w:p>
    <w:p w14:paraId="5EC4AC5F" w14:textId="77777777" w:rsidR="00CF3264" w:rsidRPr="00821A47" w:rsidRDefault="00CF3264" w:rsidP="00B51351">
      <w:pPr>
        <w:spacing w:before="60"/>
        <w:ind w:left="2880" w:hanging="822"/>
        <w:jc w:val="both"/>
        <w:rPr>
          <w:i/>
          <w:spacing w:val="-4"/>
          <w:sz w:val="22"/>
          <w:szCs w:val="22"/>
        </w:rPr>
      </w:pPr>
      <w:r w:rsidRPr="00821A47">
        <w:rPr>
          <w:i/>
          <w:spacing w:val="-4"/>
          <w:sz w:val="22"/>
          <w:szCs w:val="22"/>
          <w:u w:val="single"/>
        </w:rPr>
        <w:t>Note</w:t>
      </w:r>
      <w:r w:rsidRPr="00821A47">
        <w:rPr>
          <w:i/>
          <w:spacing w:val="-4"/>
          <w:sz w:val="22"/>
          <w:szCs w:val="22"/>
        </w:rPr>
        <w:tab/>
        <w:t>6.A.3.b.2. does not apply to scanning cameras and scanning camera systems, specially designed for any of the following:</w:t>
      </w:r>
    </w:p>
    <w:p w14:paraId="3A1597D2" w14:textId="77777777" w:rsidR="00CF3264" w:rsidRPr="00821A47" w:rsidRDefault="00CF3264">
      <w:pPr>
        <w:ind w:left="3237" w:hanging="357"/>
        <w:jc w:val="both"/>
        <w:rPr>
          <w:i/>
          <w:sz w:val="22"/>
          <w:szCs w:val="22"/>
        </w:rPr>
      </w:pPr>
      <w:r w:rsidRPr="00821A47">
        <w:rPr>
          <w:i/>
          <w:spacing w:val="-4"/>
          <w:sz w:val="22"/>
          <w:szCs w:val="22"/>
        </w:rPr>
        <w:t>a.</w:t>
      </w:r>
      <w:r w:rsidRPr="00821A47">
        <w:rPr>
          <w:i/>
          <w:spacing w:val="-4"/>
          <w:sz w:val="22"/>
          <w:szCs w:val="22"/>
        </w:rPr>
        <w:tab/>
        <w:t>Industrial or civilian photocopiers;</w:t>
      </w:r>
    </w:p>
    <w:p w14:paraId="696E2EED" w14:textId="77777777" w:rsidR="00CF3264" w:rsidRPr="00821A47" w:rsidRDefault="00CF3264">
      <w:pPr>
        <w:ind w:left="3237" w:hanging="357"/>
        <w:jc w:val="both"/>
        <w:rPr>
          <w:i/>
          <w:sz w:val="22"/>
          <w:szCs w:val="22"/>
        </w:rPr>
      </w:pPr>
      <w:r w:rsidRPr="00821A47">
        <w:rPr>
          <w:i/>
          <w:spacing w:val="-4"/>
          <w:sz w:val="22"/>
          <w:szCs w:val="22"/>
        </w:rPr>
        <w:t>b.</w:t>
      </w:r>
      <w:r w:rsidRPr="00821A47">
        <w:rPr>
          <w:i/>
          <w:spacing w:val="-4"/>
          <w:sz w:val="22"/>
          <w:szCs w:val="22"/>
        </w:rPr>
        <w:tab/>
        <w:t xml:space="preserve">Image scanners specially designed for civil, stationary, close proximity scanning applications (e.g., reproduction of images or print contained in documents, artwork or photographs); </w:t>
      </w:r>
      <w:r w:rsidRPr="00821A47">
        <w:rPr>
          <w:i/>
          <w:spacing w:val="-4"/>
          <w:sz w:val="22"/>
          <w:szCs w:val="22"/>
          <w:u w:val="single"/>
        </w:rPr>
        <w:t xml:space="preserve">or </w:t>
      </w:r>
    </w:p>
    <w:p w14:paraId="430B198E" w14:textId="77777777" w:rsidR="00CF3264" w:rsidRPr="00821A47" w:rsidRDefault="00CF3264">
      <w:pPr>
        <w:ind w:left="3237" w:hanging="357"/>
        <w:jc w:val="both"/>
        <w:rPr>
          <w:sz w:val="22"/>
          <w:szCs w:val="22"/>
        </w:rPr>
      </w:pPr>
      <w:r w:rsidRPr="00821A47">
        <w:rPr>
          <w:i/>
          <w:spacing w:val="-4"/>
          <w:sz w:val="22"/>
          <w:szCs w:val="22"/>
        </w:rPr>
        <w:t>c.</w:t>
      </w:r>
      <w:r w:rsidRPr="00821A47">
        <w:rPr>
          <w:i/>
          <w:spacing w:val="-4"/>
          <w:sz w:val="22"/>
          <w:szCs w:val="22"/>
        </w:rPr>
        <w:tab/>
        <w:t>Medical equipment.</w:t>
      </w:r>
    </w:p>
    <w:p w14:paraId="1BE0462A" w14:textId="77777777" w:rsidR="00CF3264" w:rsidRPr="00821A47" w:rsidRDefault="006A2C56" w:rsidP="003419F7">
      <w:pPr>
        <w:pStyle w:val="1A1a1"/>
        <w:spacing w:before="120"/>
        <w:ind w:left="2064" w:right="-23" w:hanging="2041"/>
        <w:jc w:val="both"/>
        <w:rPr>
          <w:sz w:val="22"/>
          <w:szCs w:val="22"/>
        </w:rPr>
      </w:pPr>
      <w:r w:rsidRPr="00821A47">
        <w:rPr>
          <w:sz w:val="22"/>
          <w:szCs w:val="22"/>
        </w:rPr>
        <w:br w:type="page"/>
      </w:r>
      <w:r w:rsidR="00CF3264" w:rsidRPr="00821A47">
        <w:rPr>
          <w:sz w:val="22"/>
          <w:szCs w:val="22"/>
        </w:rPr>
        <w:lastRenderedPageBreak/>
        <w:t>6.</w:t>
      </w:r>
      <w:r w:rsidR="00CF3264" w:rsidRPr="00821A47">
        <w:rPr>
          <w:sz w:val="22"/>
          <w:szCs w:val="22"/>
        </w:rPr>
        <w:tab/>
        <w:t>A.</w:t>
      </w:r>
      <w:r w:rsidR="00CF3264" w:rsidRPr="00821A47">
        <w:rPr>
          <w:sz w:val="22"/>
          <w:szCs w:val="22"/>
        </w:rPr>
        <w:tab/>
        <w:t>3.</w:t>
      </w:r>
      <w:r w:rsidR="00CF3264" w:rsidRPr="00821A47">
        <w:rPr>
          <w:sz w:val="22"/>
          <w:szCs w:val="22"/>
        </w:rPr>
        <w:tab/>
        <w:t>b.</w:t>
      </w:r>
      <w:r w:rsidR="00CF3264" w:rsidRPr="00821A47">
        <w:rPr>
          <w:sz w:val="22"/>
          <w:szCs w:val="22"/>
        </w:rPr>
        <w:tab/>
        <w:t>3.</w:t>
      </w:r>
      <w:r w:rsidR="00CF3264" w:rsidRPr="00821A47">
        <w:rPr>
          <w:sz w:val="22"/>
          <w:szCs w:val="22"/>
        </w:rPr>
        <w:tab/>
        <w:t>Imaging cameras incorporating image intensifier tubes having the characteristics listed in 6.A.2.a.2.a. or 6.A.2.a.2.b.;</w:t>
      </w:r>
    </w:p>
    <w:p w14:paraId="05F06A1D" w14:textId="77777777" w:rsidR="00303651" w:rsidRPr="00821A47" w:rsidRDefault="00303651" w:rsidP="006A2C56">
      <w:pPr>
        <w:pStyle w:val="1A1a1"/>
        <w:ind w:left="2064" w:hanging="2041"/>
        <w:jc w:val="both"/>
        <w:rPr>
          <w:sz w:val="16"/>
          <w:szCs w:val="16"/>
        </w:rPr>
      </w:pPr>
    </w:p>
    <w:p w14:paraId="73239E7E" w14:textId="77777777" w:rsidR="00CF3264" w:rsidRPr="00821A47" w:rsidRDefault="00CF3264" w:rsidP="00303651">
      <w:pPr>
        <w:pStyle w:val="1A1a1"/>
        <w:ind w:left="2064" w:hanging="2041"/>
        <w:jc w:val="both"/>
        <w:rPr>
          <w:sz w:val="22"/>
          <w:szCs w:val="22"/>
        </w:rPr>
      </w:pPr>
      <w:r w:rsidRPr="00821A47">
        <w:rPr>
          <w:sz w:val="22"/>
          <w:szCs w:val="22"/>
        </w:rPr>
        <w:t>6.</w:t>
      </w:r>
      <w:r w:rsidRPr="00821A47">
        <w:rPr>
          <w:sz w:val="22"/>
          <w:szCs w:val="22"/>
        </w:rPr>
        <w:tab/>
        <w:t>A.</w:t>
      </w:r>
      <w:r w:rsidRPr="00821A47">
        <w:rPr>
          <w:sz w:val="22"/>
          <w:szCs w:val="22"/>
        </w:rPr>
        <w:tab/>
        <w:t>3.</w:t>
      </w:r>
      <w:r w:rsidRPr="00821A47">
        <w:rPr>
          <w:sz w:val="22"/>
          <w:szCs w:val="22"/>
        </w:rPr>
        <w:tab/>
        <w:t>b.</w:t>
      </w:r>
      <w:r w:rsidRPr="00821A47">
        <w:rPr>
          <w:sz w:val="22"/>
          <w:szCs w:val="22"/>
        </w:rPr>
        <w:tab/>
        <w:t>4.</w:t>
      </w:r>
      <w:r w:rsidRPr="00821A47">
        <w:rPr>
          <w:sz w:val="22"/>
          <w:szCs w:val="22"/>
        </w:rPr>
        <w:tab/>
        <w:t>Imaging cameras</w:t>
      </w:r>
      <w:r w:rsidR="00F21442" w:rsidRPr="00821A47">
        <w:rPr>
          <w:sz w:val="22"/>
          <w:szCs w:val="22"/>
        </w:rPr>
        <w:t xml:space="preserve">, not specified in 6.A.2.b., </w:t>
      </w:r>
      <w:r w:rsidRPr="00821A47">
        <w:rPr>
          <w:sz w:val="22"/>
          <w:szCs w:val="22"/>
        </w:rPr>
        <w:t>incorporating "focal plane arrays" having any of the following:</w:t>
      </w:r>
    </w:p>
    <w:p w14:paraId="38843E50" w14:textId="77777777" w:rsidR="00CF3264" w:rsidRPr="00821A47" w:rsidRDefault="00CF3264">
      <w:pPr>
        <w:pStyle w:val="1A1a1"/>
        <w:tabs>
          <w:tab w:val="clear" w:pos="340"/>
          <w:tab w:val="clear" w:pos="720"/>
          <w:tab w:val="clear" w:pos="1179"/>
          <w:tab w:val="clear" w:pos="1582"/>
          <w:tab w:val="left" w:pos="2548"/>
        </w:tabs>
        <w:ind w:left="2562" w:hanging="504"/>
        <w:jc w:val="both"/>
        <w:rPr>
          <w:sz w:val="22"/>
          <w:szCs w:val="22"/>
        </w:rPr>
      </w:pPr>
      <w:r w:rsidRPr="00821A47">
        <w:rPr>
          <w:sz w:val="22"/>
          <w:szCs w:val="22"/>
        </w:rPr>
        <w:t>a.</w:t>
      </w:r>
      <w:r w:rsidRPr="00821A47">
        <w:rPr>
          <w:sz w:val="22"/>
          <w:szCs w:val="22"/>
        </w:rPr>
        <w:tab/>
        <w:t xml:space="preserve">Incorporating "focal plane arrays" specified </w:t>
      </w:r>
      <w:r w:rsidR="00F21442" w:rsidRPr="00821A47">
        <w:rPr>
          <w:sz w:val="22"/>
          <w:szCs w:val="22"/>
        </w:rPr>
        <w:t>in</w:t>
      </w:r>
      <w:r w:rsidRPr="00821A47">
        <w:rPr>
          <w:sz w:val="22"/>
          <w:szCs w:val="22"/>
        </w:rPr>
        <w:t xml:space="preserve"> 6.A.2.a.3.a. to 6.A.2.a.3.e.;</w:t>
      </w:r>
    </w:p>
    <w:p w14:paraId="44574453" w14:textId="77777777" w:rsidR="00CF3264" w:rsidRPr="00821A47" w:rsidRDefault="00CF3264">
      <w:pPr>
        <w:pStyle w:val="1A1a1"/>
        <w:tabs>
          <w:tab w:val="left" w:pos="2044"/>
        </w:tabs>
        <w:ind w:left="2552" w:hanging="480"/>
        <w:jc w:val="both"/>
        <w:rPr>
          <w:sz w:val="22"/>
          <w:szCs w:val="22"/>
        </w:rPr>
      </w:pPr>
      <w:r w:rsidRPr="00821A47">
        <w:rPr>
          <w:sz w:val="22"/>
          <w:szCs w:val="22"/>
        </w:rPr>
        <w:t>b.</w:t>
      </w:r>
      <w:r w:rsidRPr="00821A47">
        <w:rPr>
          <w:sz w:val="22"/>
          <w:szCs w:val="22"/>
        </w:rPr>
        <w:tab/>
        <w:t xml:space="preserve">Incorporating "focal plane arrays" specified </w:t>
      </w:r>
      <w:r w:rsidR="00F21442" w:rsidRPr="00821A47">
        <w:rPr>
          <w:sz w:val="22"/>
          <w:szCs w:val="22"/>
        </w:rPr>
        <w:t>in</w:t>
      </w:r>
      <w:r w:rsidRPr="00821A47">
        <w:rPr>
          <w:sz w:val="22"/>
          <w:szCs w:val="22"/>
        </w:rPr>
        <w:t xml:space="preserve"> 6.A.2.a.3.f.; </w:t>
      </w:r>
      <w:r w:rsidRPr="00821A47">
        <w:rPr>
          <w:sz w:val="22"/>
          <w:szCs w:val="22"/>
          <w:u w:val="single"/>
        </w:rPr>
        <w:t>or</w:t>
      </w:r>
    </w:p>
    <w:p w14:paraId="62E50602" w14:textId="77777777" w:rsidR="00CF3264" w:rsidRPr="00821A47" w:rsidRDefault="00CF3264">
      <w:pPr>
        <w:pStyle w:val="1A1a1"/>
        <w:tabs>
          <w:tab w:val="left" w:pos="2044"/>
        </w:tabs>
        <w:ind w:left="2552" w:hanging="480"/>
        <w:jc w:val="both"/>
        <w:rPr>
          <w:sz w:val="22"/>
          <w:szCs w:val="22"/>
        </w:rPr>
      </w:pPr>
      <w:r w:rsidRPr="00821A47">
        <w:rPr>
          <w:sz w:val="22"/>
          <w:szCs w:val="22"/>
        </w:rPr>
        <w:t>c.</w:t>
      </w:r>
      <w:r w:rsidRPr="00821A47">
        <w:rPr>
          <w:sz w:val="22"/>
          <w:szCs w:val="22"/>
        </w:rPr>
        <w:tab/>
        <w:t xml:space="preserve">Incorporating "focal plane arrays" specified </w:t>
      </w:r>
      <w:r w:rsidR="00F21442" w:rsidRPr="00821A47">
        <w:rPr>
          <w:sz w:val="22"/>
          <w:szCs w:val="22"/>
        </w:rPr>
        <w:t>in</w:t>
      </w:r>
      <w:r w:rsidRPr="00821A47">
        <w:rPr>
          <w:sz w:val="22"/>
          <w:szCs w:val="22"/>
        </w:rPr>
        <w:t xml:space="preserve"> 6.A.2.a.3.g.;</w:t>
      </w:r>
    </w:p>
    <w:p w14:paraId="07245D1C" w14:textId="77777777" w:rsidR="00CF3264" w:rsidRPr="00821A47" w:rsidRDefault="00CF3264" w:rsidP="006A2C56">
      <w:pPr>
        <w:pStyle w:val="1A1anote1"/>
        <w:spacing w:before="120"/>
        <w:ind w:left="2840" w:hanging="782"/>
        <w:jc w:val="both"/>
        <w:rPr>
          <w:i/>
          <w:sz w:val="22"/>
          <w:szCs w:val="22"/>
          <w:u w:val="single"/>
        </w:rPr>
      </w:pPr>
      <w:r w:rsidRPr="00821A47">
        <w:rPr>
          <w:i/>
          <w:sz w:val="22"/>
          <w:szCs w:val="22"/>
          <w:u w:val="single"/>
        </w:rPr>
        <w:t>Note 1</w:t>
      </w:r>
      <w:r w:rsidRPr="00821A47">
        <w:rPr>
          <w:i/>
          <w:sz w:val="22"/>
          <w:szCs w:val="22"/>
        </w:rPr>
        <w:tab/>
        <w:t xml:space="preserve">Imaging cameras specified </w:t>
      </w:r>
      <w:r w:rsidR="00AA7B5C" w:rsidRPr="00821A47">
        <w:rPr>
          <w:i/>
          <w:sz w:val="22"/>
          <w:szCs w:val="22"/>
        </w:rPr>
        <w:t>in</w:t>
      </w:r>
      <w:r w:rsidRPr="00821A47">
        <w:rPr>
          <w:i/>
          <w:sz w:val="22"/>
          <w:szCs w:val="22"/>
        </w:rPr>
        <w:t xml:space="preserve"> 6.A.3.b.4. include "focal plane arrays" combined with sufficient "signal processing" electronics, beyond the read out integrated circuit, to enable as a minimum the output of an analogue or digital signal once power is supplied.</w:t>
      </w:r>
      <w:r w:rsidRPr="00821A47">
        <w:rPr>
          <w:i/>
          <w:sz w:val="22"/>
          <w:szCs w:val="22"/>
          <w:u w:val="single"/>
        </w:rPr>
        <w:t xml:space="preserve"> </w:t>
      </w:r>
    </w:p>
    <w:p w14:paraId="1914C19B" w14:textId="77777777" w:rsidR="00CF3264" w:rsidRPr="00821A47" w:rsidRDefault="00CF3264" w:rsidP="006A2C56">
      <w:pPr>
        <w:pStyle w:val="1A1anote1"/>
        <w:spacing w:before="120"/>
        <w:ind w:left="2840" w:hanging="782"/>
        <w:jc w:val="both"/>
        <w:rPr>
          <w:i/>
          <w:sz w:val="22"/>
          <w:szCs w:val="22"/>
        </w:rPr>
      </w:pPr>
      <w:r w:rsidRPr="00821A47">
        <w:rPr>
          <w:i/>
          <w:sz w:val="22"/>
          <w:szCs w:val="22"/>
          <w:u w:val="single"/>
        </w:rPr>
        <w:t>Note 2</w:t>
      </w:r>
      <w:r w:rsidRPr="00821A47">
        <w:rPr>
          <w:i/>
          <w:sz w:val="22"/>
          <w:szCs w:val="22"/>
        </w:rPr>
        <w:tab/>
        <w:t>6.A.3.b.4.a. does not apply to imaging cameras incorporating linear "focal plane arrays" with 12 elements or fewer, not employing time-delay-and-integration within the element and designed for any of the following:</w:t>
      </w:r>
    </w:p>
    <w:p w14:paraId="4C542742" w14:textId="77777777" w:rsidR="00CF3264" w:rsidRPr="00821A47" w:rsidRDefault="00CF3264">
      <w:pPr>
        <w:pStyle w:val="1A1anote1"/>
        <w:ind w:left="3119" w:hanging="305"/>
        <w:jc w:val="both"/>
        <w:rPr>
          <w:i/>
          <w:sz w:val="22"/>
          <w:szCs w:val="22"/>
        </w:rPr>
      </w:pPr>
      <w:r w:rsidRPr="00821A47">
        <w:rPr>
          <w:i/>
          <w:sz w:val="22"/>
          <w:szCs w:val="22"/>
        </w:rPr>
        <w:t>a.</w:t>
      </w:r>
      <w:r w:rsidRPr="00821A47">
        <w:rPr>
          <w:i/>
          <w:sz w:val="22"/>
          <w:szCs w:val="22"/>
        </w:rPr>
        <w:tab/>
        <w:t>Industrial or civilian intrusion alarm, traffic or industrial movement control or counting systems;</w:t>
      </w:r>
    </w:p>
    <w:p w14:paraId="5372E18C" w14:textId="77777777" w:rsidR="00CF3264" w:rsidRPr="00821A47" w:rsidRDefault="00CF3264">
      <w:pPr>
        <w:pStyle w:val="1A1anote1"/>
        <w:ind w:left="3119" w:hanging="305"/>
        <w:jc w:val="both"/>
        <w:rPr>
          <w:i/>
          <w:spacing w:val="-4"/>
          <w:sz w:val="22"/>
          <w:szCs w:val="22"/>
        </w:rPr>
      </w:pPr>
      <w:r w:rsidRPr="00821A47">
        <w:rPr>
          <w:i/>
          <w:spacing w:val="-4"/>
          <w:sz w:val="22"/>
          <w:szCs w:val="22"/>
        </w:rPr>
        <w:t>b.</w:t>
      </w:r>
      <w:r w:rsidRPr="00821A47">
        <w:rPr>
          <w:i/>
          <w:spacing w:val="-4"/>
          <w:sz w:val="22"/>
          <w:szCs w:val="22"/>
        </w:rPr>
        <w:tab/>
        <w:t>Industrial equipment used for inspection or monitoring of heat flows in buildings, equipment or industrial processes;</w:t>
      </w:r>
    </w:p>
    <w:p w14:paraId="79439824" w14:textId="77777777" w:rsidR="00CF3264" w:rsidRPr="00821A47" w:rsidRDefault="00CF3264">
      <w:pPr>
        <w:pStyle w:val="1A1anote1"/>
        <w:ind w:left="3119" w:hanging="305"/>
        <w:jc w:val="both"/>
        <w:rPr>
          <w:i/>
          <w:sz w:val="22"/>
          <w:szCs w:val="22"/>
        </w:rPr>
      </w:pPr>
      <w:r w:rsidRPr="00821A47">
        <w:rPr>
          <w:i/>
          <w:sz w:val="22"/>
          <w:szCs w:val="22"/>
        </w:rPr>
        <w:t>c.</w:t>
      </w:r>
      <w:r w:rsidRPr="00821A47">
        <w:rPr>
          <w:i/>
          <w:sz w:val="22"/>
          <w:szCs w:val="22"/>
        </w:rPr>
        <w:tab/>
        <w:t>Industrial equipment used for inspection, sorting or analysis of the properties of materials;</w:t>
      </w:r>
    </w:p>
    <w:p w14:paraId="31308694" w14:textId="77777777" w:rsidR="00CF3264" w:rsidRPr="00821A47" w:rsidRDefault="00CF3264">
      <w:pPr>
        <w:pStyle w:val="1A1anote1"/>
        <w:ind w:left="3119" w:hanging="305"/>
        <w:jc w:val="both"/>
        <w:rPr>
          <w:i/>
          <w:sz w:val="22"/>
          <w:szCs w:val="22"/>
          <w:u w:val="single"/>
        </w:rPr>
      </w:pPr>
      <w:r w:rsidRPr="00821A47">
        <w:rPr>
          <w:i/>
          <w:sz w:val="22"/>
          <w:szCs w:val="22"/>
        </w:rPr>
        <w:t>d.</w:t>
      </w:r>
      <w:r w:rsidRPr="00821A47">
        <w:rPr>
          <w:i/>
          <w:sz w:val="22"/>
          <w:szCs w:val="22"/>
        </w:rPr>
        <w:tab/>
        <w:t xml:space="preserve">Equipment specially designed for laboratory use; </w:t>
      </w:r>
      <w:r w:rsidRPr="00821A47">
        <w:rPr>
          <w:i/>
          <w:sz w:val="22"/>
          <w:szCs w:val="22"/>
          <w:u w:val="single"/>
        </w:rPr>
        <w:t>or</w:t>
      </w:r>
    </w:p>
    <w:p w14:paraId="2DA7AC04" w14:textId="77777777" w:rsidR="00CF3264" w:rsidRPr="00821A47" w:rsidRDefault="00CF3264">
      <w:pPr>
        <w:pStyle w:val="1A1a1a"/>
        <w:tabs>
          <w:tab w:val="clear" w:pos="1582"/>
          <w:tab w:val="clear" w:pos="2060"/>
          <w:tab w:val="left" w:pos="1620"/>
        </w:tabs>
        <w:ind w:left="3119" w:hanging="305"/>
        <w:jc w:val="both"/>
        <w:rPr>
          <w:i/>
          <w:sz w:val="22"/>
          <w:szCs w:val="22"/>
        </w:rPr>
      </w:pPr>
      <w:r w:rsidRPr="00821A47">
        <w:rPr>
          <w:i/>
          <w:sz w:val="22"/>
          <w:szCs w:val="22"/>
        </w:rPr>
        <w:t>e.</w:t>
      </w:r>
      <w:r w:rsidRPr="00821A47">
        <w:rPr>
          <w:i/>
          <w:sz w:val="22"/>
          <w:szCs w:val="22"/>
        </w:rPr>
        <w:tab/>
        <w:t>Medical equipment.</w:t>
      </w:r>
    </w:p>
    <w:p w14:paraId="147EDD8A" w14:textId="77777777" w:rsidR="00CF3264" w:rsidRPr="00821A47" w:rsidRDefault="00CF3264" w:rsidP="006A2C56">
      <w:pPr>
        <w:pStyle w:val="1A1anote1"/>
        <w:tabs>
          <w:tab w:val="left" w:pos="2856"/>
        </w:tabs>
        <w:spacing w:before="120"/>
        <w:ind w:left="2858" w:hanging="828"/>
        <w:jc w:val="both"/>
        <w:rPr>
          <w:i/>
          <w:sz w:val="22"/>
          <w:szCs w:val="22"/>
        </w:rPr>
      </w:pPr>
      <w:r w:rsidRPr="00821A47">
        <w:rPr>
          <w:i/>
          <w:sz w:val="22"/>
          <w:szCs w:val="22"/>
          <w:u w:val="single"/>
        </w:rPr>
        <w:t>Note 3</w:t>
      </w:r>
      <w:r w:rsidRPr="00821A47">
        <w:rPr>
          <w:i/>
          <w:sz w:val="22"/>
          <w:szCs w:val="22"/>
        </w:rPr>
        <w:tab/>
        <w:t>6.A.3.b.4.b. does not apply to imaging cameras having any of the following:</w:t>
      </w:r>
    </w:p>
    <w:p w14:paraId="6205A091" w14:textId="77777777" w:rsidR="00CF3264" w:rsidRPr="00821A47" w:rsidRDefault="00CF3264">
      <w:pPr>
        <w:pStyle w:val="1A1anote1"/>
        <w:tabs>
          <w:tab w:val="left" w:pos="1800"/>
        </w:tabs>
        <w:ind w:left="3119" w:hanging="284"/>
        <w:rPr>
          <w:i/>
          <w:sz w:val="22"/>
          <w:szCs w:val="22"/>
        </w:rPr>
      </w:pPr>
      <w:r w:rsidRPr="00821A47">
        <w:rPr>
          <w:i/>
          <w:sz w:val="22"/>
          <w:szCs w:val="22"/>
        </w:rPr>
        <w:t>a.</w:t>
      </w:r>
      <w:r w:rsidRPr="00821A47">
        <w:rPr>
          <w:sz w:val="22"/>
          <w:szCs w:val="22"/>
        </w:rPr>
        <w:tab/>
      </w:r>
      <w:r w:rsidRPr="00821A47">
        <w:rPr>
          <w:i/>
          <w:sz w:val="22"/>
          <w:szCs w:val="22"/>
        </w:rPr>
        <w:t xml:space="preserve">A maximum frame rate equal to or less than 9 Hz; </w:t>
      </w:r>
    </w:p>
    <w:p w14:paraId="0CEDC5AD" w14:textId="77777777" w:rsidR="00CF3264" w:rsidRPr="00821A47" w:rsidRDefault="00CF3264">
      <w:pPr>
        <w:pStyle w:val="1A1anote1"/>
        <w:tabs>
          <w:tab w:val="left" w:pos="1708"/>
          <w:tab w:val="left" w:pos="1800"/>
        </w:tabs>
        <w:ind w:left="3119" w:hanging="284"/>
        <w:rPr>
          <w:i/>
          <w:sz w:val="22"/>
          <w:szCs w:val="22"/>
        </w:rPr>
      </w:pPr>
      <w:r w:rsidRPr="00821A47">
        <w:rPr>
          <w:i/>
          <w:sz w:val="22"/>
          <w:szCs w:val="22"/>
        </w:rPr>
        <w:t>b.</w:t>
      </w:r>
      <w:r w:rsidRPr="00821A47">
        <w:rPr>
          <w:i/>
          <w:sz w:val="22"/>
          <w:szCs w:val="22"/>
        </w:rPr>
        <w:tab/>
        <w:t>Having all of the following:</w:t>
      </w:r>
    </w:p>
    <w:p w14:paraId="18C54003" w14:textId="77777777" w:rsidR="00CF3264" w:rsidRPr="00821A47" w:rsidRDefault="00CF3264">
      <w:pPr>
        <w:pStyle w:val="1A1anote1"/>
        <w:tabs>
          <w:tab w:val="left" w:pos="3402"/>
        </w:tabs>
        <w:ind w:left="3402" w:hanging="283"/>
        <w:jc w:val="both"/>
        <w:rPr>
          <w:i/>
          <w:sz w:val="22"/>
          <w:szCs w:val="22"/>
        </w:rPr>
      </w:pPr>
      <w:r w:rsidRPr="00821A47">
        <w:rPr>
          <w:i/>
          <w:sz w:val="22"/>
          <w:szCs w:val="22"/>
        </w:rPr>
        <w:t>1.</w:t>
      </w:r>
      <w:r w:rsidRPr="00821A47">
        <w:rPr>
          <w:i/>
          <w:sz w:val="22"/>
          <w:szCs w:val="22"/>
        </w:rPr>
        <w:tab/>
        <w:t>Having a minimum horizontal or vertical 'Instantaneous</w:t>
      </w:r>
      <w:r w:rsidR="003419F7" w:rsidRPr="00821A47">
        <w:rPr>
          <w:i/>
          <w:sz w:val="22"/>
          <w:szCs w:val="22"/>
        </w:rPr>
        <w:t xml:space="preserve"> </w:t>
      </w:r>
      <w:r w:rsidRPr="00821A47">
        <w:rPr>
          <w:i/>
          <w:sz w:val="22"/>
          <w:szCs w:val="22"/>
        </w:rPr>
        <w:t>Field</w:t>
      </w:r>
      <w:r w:rsidR="003419F7" w:rsidRPr="00821A47">
        <w:rPr>
          <w:i/>
          <w:sz w:val="22"/>
          <w:szCs w:val="22"/>
        </w:rPr>
        <w:t xml:space="preserve"> </w:t>
      </w:r>
      <w:r w:rsidRPr="00821A47">
        <w:rPr>
          <w:i/>
          <w:sz w:val="22"/>
          <w:szCs w:val="22"/>
        </w:rPr>
        <w:t>of</w:t>
      </w:r>
      <w:r w:rsidR="003419F7" w:rsidRPr="00821A47">
        <w:rPr>
          <w:i/>
          <w:sz w:val="22"/>
          <w:szCs w:val="22"/>
        </w:rPr>
        <w:t xml:space="preserve"> </w:t>
      </w:r>
      <w:r w:rsidRPr="00821A47">
        <w:rPr>
          <w:i/>
          <w:sz w:val="22"/>
          <w:szCs w:val="22"/>
        </w:rPr>
        <w:t xml:space="preserve">View (IFOV)' of at least </w:t>
      </w:r>
      <w:r w:rsidR="003F3D97" w:rsidRPr="00821A47">
        <w:rPr>
          <w:i/>
          <w:sz w:val="22"/>
          <w:szCs w:val="22"/>
        </w:rPr>
        <w:t>2</w:t>
      </w:r>
      <w:r w:rsidRPr="00821A47">
        <w:rPr>
          <w:i/>
          <w:sz w:val="22"/>
          <w:szCs w:val="22"/>
        </w:rPr>
        <w:t xml:space="preserve"> </w:t>
      </w:r>
      <w:proofErr w:type="spellStart"/>
      <w:r w:rsidRPr="00821A47">
        <w:rPr>
          <w:i/>
          <w:sz w:val="22"/>
          <w:szCs w:val="22"/>
        </w:rPr>
        <w:t>mrad</w:t>
      </w:r>
      <w:proofErr w:type="spellEnd"/>
      <w:r w:rsidRPr="00821A47">
        <w:rPr>
          <w:i/>
          <w:sz w:val="22"/>
          <w:szCs w:val="22"/>
        </w:rPr>
        <w:t xml:space="preserve"> (milliradians);</w:t>
      </w:r>
    </w:p>
    <w:p w14:paraId="62357579" w14:textId="77777777" w:rsidR="003419F7" w:rsidRPr="00821A47" w:rsidRDefault="003419F7" w:rsidP="003419F7">
      <w:pPr>
        <w:pStyle w:val="1A1anote1"/>
        <w:tabs>
          <w:tab w:val="left" w:pos="3402"/>
        </w:tabs>
        <w:spacing w:before="60"/>
        <w:ind w:left="3403" w:hanging="284"/>
        <w:jc w:val="both"/>
        <w:rPr>
          <w:i/>
          <w:sz w:val="22"/>
          <w:szCs w:val="22"/>
          <w:u w:val="single"/>
        </w:rPr>
      </w:pPr>
      <w:r w:rsidRPr="00821A47">
        <w:rPr>
          <w:i/>
          <w:sz w:val="22"/>
          <w:szCs w:val="22"/>
        </w:rPr>
        <w:tab/>
      </w:r>
      <w:r w:rsidRPr="00821A47">
        <w:rPr>
          <w:i/>
          <w:sz w:val="22"/>
          <w:szCs w:val="22"/>
          <w:u w:val="single"/>
        </w:rPr>
        <w:t>Technical Note</w:t>
      </w:r>
    </w:p>
    <w:p w14:paraId="37E8A09D" w14:textId="77777777" w:rsidR="003419F7" w:rsidRPr="00821A47" w:rsidRDefault="003419F7" w:rsidP="003419F7">
      <w:pPr>
        <w:pStyle w:val="1A1anote1"/>
        <w:tabs>
          <w:tab w:val="left" w:pos="3402"/>
        </w:tabs>
        <w:ind w:left="3402" w:hanging="283"/>
        <w:jc w:val="both"/>
        <w:rPr>
          <w:i/>
          <w:sz w:val="22"/>
          <w:szCs w:val="22"/>
        </w:rPr>
      </w:pPr>
      <w:r w:rsidRPr="00821A47">
        <w:rPr>
          <w:i/>
          <w:sz w:val="22"/>
          <w:szCs w:val="22"/>
        </w:rPr>
        <w:tab/>
        <w:t xml:space="preserve">For the purposes of 6.A.3.b.4. Note 3.b.1., 'Instantaneous Field of View (IFOV)' is the lesser figure of the 'Horizontal IFOV' or the 'Vertical IFOV'. </w:t>
      </w:r>
    </w:p>
    <w:p w14:paraId="726671F6" w14:textId="77777777" w:rsidR="003419F7" w:rsidRPr="00821A47" w:rsidRDefault="003419F7" w:rsidP="003419F7">
      <w:pPr>
        <w:pStyle w:val="1A1anote1"/>
        <w:tabs>
          <w:tab w:val="left" w:pos="3402"/>
        </w:tabs>
        <w:ind w:left="3402" w:hanging="283"/>
        <w:jc w:val="both"/>
        <w:rPr>
          <w:i/>
          <w:sz w:val="22"/>
          <w:szCs w:val="22"/>
        </w:rPr>
      </w:pPr>
      <w:r w:rsidRPr="00821A47">
        <w:rPr>
          <w:i/>
          <w:sz w:val="22"/>
          <w:szCs w:val="22"/>
        </w:rPr>
        <w:tab/>
        <w:t xml:space="preserve">'Horizontal IFOV' = horizontal Field of View (FOV)/number of horizontal detector elements </w:t>
      </w:r>
    </w:p>
    <w:p w14:paraId="5F2EDCC8" w14:textId="77777777" w:rsidR="003419F7" w:rsidRPr="00821A47" w:rsidRDefault="003419F7" w:rsidP="003419F7">
      <w:pPr>
        <w:pStyle w:val="1A1anote1"/>
        <w:tabs>
          <w:tab w:val="left" w:pos="3402"/>
        </w:tabs>
        <w:spacing w:after="60"/>
        <w:ind w:left="3403" w:hanging="284"/>
        <w:jc w:val="both"/>
        <w:rPr>
          <w:i/>
          <w:sz w:val="22"/>
          <w:szCs w:val="22"/>
        </w:rPr>
      </w:pPr>
      <w:r w:rsidRPr="00821A47">
        <w:rPr>
          <w:i/>
          <w:sz w:val="22"/>
          <w:szCs w:val="22"/>
        </w:rPr>
        <w:tab/>
        <w:t>'Vertical IFOV'</w:t>
      </w:r>
      <w:r w:rsidR="001E6958" w:rsidRPr="00821A47">
        <w:rPr>
          <w:i/>
          <w:sz w:val="22"/>
          <w:szCs w:val="22"/>
        </w:rPr>
        <w:t xml:space="preserve"> </w:t>
      </w:r>
      <w:r w:rsidRPr="00821A47">
        <w:rPr>
          <w:i/>
          <w:sz w:val="22"/>
          <w:szCs w:val="22"/>
        </w:rPr>
        <w:t>= vertical Field of View (FOV)/number of vertical detector elements.</w:t>
      </w:r>
    </w:p>
    <w:p w14:paraId="23D8CC95" w14:textId="77777777" w:rsidR="00B51351" w:rsidRPr="00821A47" w:rsidRDefault="00B51351" w:rsidP="00B51351">
      <w:pPr>
        <w:pStyle w:val="1A1anote1"/>
        <w:tabs>
          <w:tab w:val="left" w:pos="3402"/>
        </w:tabs>
        <w:ind w:left="3403" w:hanging="284"/>
        <w:jc w:val="both"/>
        <w:rPr>
          <w:i/>
          <w:sz w:val="22"/>
          <w:szCs w:val="22"/>
        </w:rPr>
      </w:pPr>
      <w:r w:rsidRPr="00821A47">
        <w:rPr>
          <w:i/>
          <w:sz w:val="22"/>
          <w:szCs w:val="22"/>
        </w:rPr>
        <w:t>2.</w:t>
      </w:r>
      <w:r w:rsidRPr="00821A47">
        <w:rPr>
          <w:i/>
          <w:sz w:val="22"/>
          <w:szCs w:val="22"/>
        </w:rPr>
        <w:tab/>
        <w:t>Incorporating a fixed focal-length lens that is not designed to be removed;</w:t>
      </w:r>
    </w:p>
    <w:p w14:paraId="4F2D477F" w14:textId="77777777" w:rsidR="00B51351" w:rsidRPr="00821A47" w:rsidRDefault="00B51351" w:rsidP="00B51351">
      <w:pPr>
        <w:pStyle w:val="1A1anote1"/>
        <w:tabs>
          <w:tab w:val="left" w:pos="3402"/>
        </w:tabs>
        <w:ind w:left="3403" w:hanging="284"/>
        <w:jc w:val="both"/>
        <w:rPr>
          <w:i/>
          <w:sz w:val="22"/>
          <w:szCs w:val="22"/>
        </w:rPr>
      </w:pPr>
      <w:r w:rsidRPr="00821A47">
        <w:rPr>
          <w:i/>
          <w:sz w:val="22"/>
          <w:szCs w:val="22"/>
        </w:rPr>
        <w:t>3.</w:t>
      </w:r>
      <w:r w:rsidRPr="00821A47">
        <w:rPr>
          <w:i/>
          <w:sz w:val="22"/>
          <w:szCs w:val="22"/>
        </w:rPr>
        <w:tab/>
        <w:t xml:space="preserve">Not incorporating a 'direct view' display; </w:t>
      </w:r>
      <w:r w:rsidRPr="00821A47">
        <w:rPr>
          <w:i/>
          <w:sz w:val="22"/>
          <w:szCs w:val="22"/>
          <w:u w:val="single"/>
        </w:rPr>
        <w:t>and</w:t>
      </w:r>
    </w:p>
    <w:p w14:paraId="171CA509" w14:textId="77777777" w:rsidR="00CF3264" w:rsidRPr="00821A47" w:rsidRDefault="00CF3264" w:rsidP="00303651">
      <w:pPr>
        <w:pStyle w:val="1A1anote1"/>
        <w:tabs>
          <w:tab w:val="left" w:pos="3402"/>
        </w:tabs>
        <w:spacing w:before="60"/>
        <w:ind w:left="3119" w:firstLine="0"/>
        <w:jc w:val="both"/>
        <w:rPr>
          <w:i/>
          <w:sz w:val="22"/>
          <w:szCs w:val="22"/>
        </w:rPr>
      </w:pPr>
      <w:r w:rsidRPr="00821A47">
        <w:rPr>
          <w:i/>
          <w:sz w:val="22"/>
          <w:szCs w:val="22"/>
        </w:rPr>
        <w:t>4.</w:t>
      </w:r>
      <w:r w:rsidRPr="00821A47">
        <w:rPr>
          <w:i/>
          <w:sz w:val="22"/>
          <w:szCs w:val="22"/>
        </w:rPr>
        <w:tab/>
        <w:t>Having any of the following:</w:t>
      </w:r>
    </w:p>
    <w:p w14:paraId="40F41233" w14:textId="77777777" w:rsidR="00CF3264" w:rsidRPr="00821A47" w:rsidRDefault="00CF3264">
      <w:pPr>
        <w:pStyle w:val="1A1anote1"/>
        <w:ind w:left="3686" w:hanging="284"/>
        <w:jc w:val="both"/>
        <w:rPr>
          <w:i/>
          <w:sz w:val="22"/>
          <w:szCs w:val="22"/>
        </w:rPr>
      </w:pPr>
      <w:r w:rsidRPr="00821A47">
        <w:rPr>
          <w:i/>
          <w:sz w:val="22"/>
          <w:szCs w:val="22"/>
        </w:rPr>
        <w:t>a.</w:t>
      </w:r>
      <w:r w:rsidRPr="00821A47">
        <w:rPr>
          <w:i/>
          <w:sz w:val="22"/>
          <w:szCs w:val="22"/>
        </w:rPr>
        <w:tab/>
        <w:t xml:space="preserve">No facility to obtain a viewable image of the detected </w:t>
      </w:r>
      <w:r w:rsidR="003419F7" w:rsidRPr="00821A47">
        <w:rPr>
          <w:i/>
          <w:sz w:val="22"/>
          <w:szCs w:val="22"/>
        </w:rPr>
        <w:t>F</w:t>
      </w:r>
      <w:r w:rsidRPr="00821A47">
        <w:rPr>
          <w:i/>
          <w:sz w:val="22"/>
          <w:szCs w:val="22"/>
        </w:rPr>
        <w:t>ield</w:t>
      </w:r>
      <w:r w:rsidR="003419F7" w:rsidRPr="00821A47">
        <w:rPr>
          <w:i/>
          <w:sz w:val="22"/>
          <w:szCs w:val="22"/>
        </w:rPr>
        <w:t xml:space="preserve"> </w:t>
      </w:r>
      <w:r w:rsidRPr="00821A47">
        <w:rPr>
          <w:i/>
          <w:sz w:val="22"/>
          <w:szCs w:val="22"/>
        </w:rPr>
        <w:t>of</w:t>
      </w:r>
      <w:r w:rsidR="003419F7" w:rsidRPr="00821A47">
        <w:rPr>
          <w:i/>
          <w:sz w:val="22"/>
          <w:szCs w:val="22"/>
        </w:rPr>
        <w:t xml:space="preserve"> V</w:t>
      </w:r>
      <w:r w:rsidRPr="00821A47">
        <w:rPr>
          <w:i/>
          <w:sz w:val="22"/>
          <w:szCs w:val="22"/>
        </w:rPr>
        <w:t xml:space="preserve">iew; </w:t>
      </w:r>
      <w:r w:rsidRPr="00821A47">
        <w:rPr>
          <w:i/>
          <w:sz w:val="22"/>
          <w:szCs w:val="22"/>
          <w:u w:val="single"/>
        </w:rPr>
        <w:t>or</w:t>
      </w:r>
      <w:r w:rsidRPr="00821A47">
        <w:rPr>
          <w:i/>
          <w:sz w:val="22"/>
          <w:szCs w:val="22"/>
        </w:rPr>
        <w:t xml:space="preserve"> </w:t>
      </w:r>
    </w:p>
    <w:p w14:paraId="6E6B16C0" w14:textId="77777777" w:rsidR="00CF3264" w:rsidRPr="00821A47" w:rsidRDefault="00CF3264">
      <w:pPr>
        <w:pStyle w:val="1A1anote1"/>
        <w:ind w:left="3686" w:hanging="284"/>
        <w:jc w:val="both"/>
        <w:rPr>
          <w:i/>
          <w:spacing w:val="-2"/>
          <w:sz w:val="22"/>
          <w:szCs w:val="22"/>
        </w:rPr>
      </w:pPr>
      <w:r w:rsidRPr="00821A47">
        <w:rPr>
          <w:i/>
          <w:spacing w:val="-2"/>
          <w:sz w:val="22"/>
          <w:szCs w:val="22"/>
        </w:rPr>
        <w:t>b.</w:t>
      </w:r>
      <w:r w:rsidRPr="00821A47">
        <w:rPr>
          <w:i/>
          <w:spacing w:val="-2"/>
          <w:sz w:val="22"/>
          <w:szCs w:val="22"/>
        </w:rPr>
        <w:tab/>
        <w:t xml:space="preserve">The camera is designed for a single kind of application and designed not to be user modified; </w:t>
      </w:r>
      <w:r w:rsidRPr="00821A47">
        <w:rPr>
          <w:i/>
          <w:spacing w:val="-2"/>
          <w:sz w:val="22"/>
          <w:szCs w:val="22"/>
          <w:u w:val="single"/>
        </w:rPr>
        <w:t>or</w:t>
      </w:r>
    </w:p>
    <w:p w14:paraId="1D54B6FE" w14:textId="77777777" w:rsidR="00CF3264" w:rsidRPr="00821A47" w:rsidRDefault="006A2C56" w:rsidP="003419F7">
      <w:pPr>
        <w:pStyle w:val="1A1anote1"/>
        <w:tabs>
          <w:tab w:val="left" w:pos="2856"/>
        </w:tabs>
        <w:spacing w:before="120"/>
        <w:ind w:left="2858" w:hanging="828"/>
        <w:jc w:val="both"/>
        <w:rPr>
          <w:i/>
          <w:sz w:val="22"/>
          <w:szCs w:val="22"/>
        </w:rPr>
      </w:pPr>
      <w:r w:rsidRPr="00821A47">
        <w:rPr>
          <w:i/>
          <w:sz w:val="22"/>
          <w:szCs w:val="22"/>
          <w:u w:val="single"/>
        </w:rPr>
        <w:br w:type="page"/>
      </w:r>
      <w:r w:rsidRPr="00821A47">
        <w:rPr>
          <w:i/>
          <w:sz w:val="22"/>
          <w:szCs w:val="22"/>
          <w:u w:val="single"/>
        </w:rPr>
        <w:lastRenderedPageBreak/>
        <w:t>Note 3</w:t>
      </w:r>
      <w:r w:rsidRPr="00821A47">
        <w:rPr>
          <w:i/>
          <w:sz w:val="22"/>
          <w:szCs w:val="22"/>
        </w:rPr>
        <w:t xml:space="preserve"> to 6.A.3.b.4.b. cont.</w:t>
      </w:r>
    </w:p>
    <w:p w14:paraId="55FCEFD6" w14:textId="77777777" w:rsidR="00CF3264" w:rsidRPr="00821A47" w:rsidRDefault="00CF3264">
      <w:pPr>
        <w:pStyle w:val="1A1anote1"/>
        <w:tabs>
          <w:tab w:val="left" w:pos="3402"/>
        </w:tabs>
        <w:spacing w:before="120"/>
        <w:ind w:left="3119" w:hanging="284"/>
        <w:jc w:val="both"/>
        <w:rPr>
          <w:i/>
          <w:spacing w:val="-2"/>
          <w:sz w:val="22"/>
          <w:szCs w:val="22"/>
        </w:rPr>
      </w:pPr>
      <w:r w:rsidRPr="00821A47">
        <w:rPr>
          <w:i/>
          <w:spacing w:val="-2"/>
          <w:sz w:val="22"/>
          <w:szCs w:val="22"/>
        </w:rPr>
        <w:t>c.</w:t>
      </w:r>
      <w:r w:rsidRPr="00821A47">
        <w:rPr>
          <w:i/>
          <w:spacing w:val="-2"/>
          <w:sz w:val="22"/>
          <w:szCs w:val="22"/>
        </w:rPr>
        <w:tab/>
        <w:t>The camera is specially designed for installation into a civilian passenger land vehicle and having all of the following:</w:t>
      </w:r>
    </w:p>
    <w:p w14:paraId="6389BC1B" w14:textId="77777777" w:rsidR="00CF3264" w:rsidRPr="00821A47" w:rsidRDefault="00CF3264">
      <w:pPr>
        <w:tabs>
          <w:tab w:val="left" w:pos="3402"/>
        </w:tabs>
        <w:autoSpaceDE w:val="0"/>
        <w:autoSpaceDN w:val="0"/>
        <w:adjustRightInd w:val="0"/>
        <w:ind w:left="3402" w:hanging="283"/>
        <w:jc w:val="both"/>
        <w:rPr>
          <w:i/>
          <w:spacing w:val="-2"/>
          <w:sz w:val="22"/>
          <w:szCs w:val="22"/>
        </w:rPr>
      </w:pPr>
      <w:r w:rsidRPr="00821A47">
        <w:rPr>
          <w:i/>
          <w:spacing w:val="-2"/>
          <w:sz w:val="22"/>
          <w:szCs w:val="22"/>
        </w:rPr>
        <w:t>1.</w:t>
      </w:r>
      <w:r w:rsidRPr="00821A47">
        <w:rPr>
          <w:i/>
          <w:spacing w:val="-2"/>
          <w:sz w:val="22"/>
          <w:szCs w:val="22"/>
        </w:rPr>
        <w:tab/>
      </w:r>
      <w:r w:rsidR="000B3E3B" w:rsidRPr="00821A47">
        <w:rPr>
          <w:i/>
          <w:sz w:val="22"/>
          <w:szCs w:val="22"/>
        </w:rPr>
        <w:t>The placement and configuration of the camera within the vehicle are solely to assist the driver in the safe operation of the vehicle;</w:t>
      </w:r>
    </w:p>
    <w:p w14:paraId="36025012" w14:textId="77777777" w:rsidR="000B3E3B" w:rsidRPr="00821A47" w:rsidRDefault="000B3E3B" w:rsidP="000B3E3B">
      <w:pPr>
        <w:tabs>
          <w:tab w:val="left" w:pos="3402"/>
        </w:tabs>
        <w:autoSpaceDE w:val="0"/>
        <w:autoSpaceDN w:val="0"/>
        <w:adjustRightInd w:val="0"/>
        <w:ind w:left="3402" w:hanging="283"/>
        <w:jc w:val="both"/>
        <w:rPr>
          <w:i/>
          <w:spacing w:val="-2"/>
          <w:sz w:val="22"/>
          <w:szCs w:val="22"/>
        </w:rPr>
      </w:pPr>
      <w:r w:rsidRPr="00821A47">
        <w:rPr>
          <w:i/>
          <w:spacing w:val="-2"/>
          <w:sz w:val="22"/>
          <w:szCs w:val="22"/>
        </w:rPr>
        <w:t>2.</w:t>
      </w:r>
      <w:r w:rsidRPr="00821A47">
        <w:rPr>
          <w:i/>
          <w:spacing w:val="-2"/>
          <w:sz w:val="22"/>
          <w:szCs w:val="22"/>
        </w:rPr>
        <w:tab/>
        <w:t>Is only operable when installed in any of the following:</w:t>
      </w:r>
    </w:p>
    <w:p w14:paraId="11C68A79" w14:textId="77777777" w:rsidR="00CF3264" w:rsidRPr="00821A47" w:rsidRDefault="00CF3264">
      <w:pPr>
        <w:tabs>
          <w:tab w:val="left" w:pos="2127"/>
          <w:tab w:val="left" w:pos="3686"/>
        </w:tabs>
        <w:autoSpaceDE w:val="0"/>
        <w:autoSpaceDN w:val="0"/>
        <w:adjustRightInd w:val="0"/>
        <w:ind w:left="3686" w:hanging="284"/>
        <w:jc w:val="both"/>
        <w:rPr>
          <w:i/>
          <w:sz w:val="22"/>
          <w:szCs w:val="22"/>
        </w:rPr>
      </w:pPr>
      <w:r w:rsidRPr="00821A47">
        <w:rPr>
          <w:i/>
          <w:sz w:val="22"/>
          <w:szCs w:val="22"/>
        </w:rPr>
        <w:t xml:space="preserve">a. </w:t>
      </w:r>
      <w:r w:rsidRPr="00821A47">
        <w:rPr>
          <w:i/>
          <w:sz w:val="22"/>
          <w:szCs w:val="22"/>
        </w:rPr>
        <w:tab/>
        <w:t xml:space="preserve">The civilian passenger land vehicle for which it </w:t>
      </w:r>
      <w:r w:rsidR="00697820" w:rsidRPr="00821A47">
        <w:rPr>
          <w:i/>
          <w:sz w:val="22"/>
          <w:szCs w:val="22"/>
        </w:rPr>
        <w:t>was</w:t>
      </w:r>
      <w:r w:rsidRPr="00821A47">
        <w:rPr>
          <w:i/>
          <w:sz w:val="22"/>
          <w:szCs w:val="22"/>
        </w:rPr>
        <w:t xml:space="preserve"> intended</w:t>
      </w:r>
      <w:r w:rsidR="009B1277" w:rsidRPr="00821A47">
        <w:rPr>
          <w:i/>
          <w:sz w:val="22"/>
          <w:szCs w:val="22"/>
        </w:rPr>
        <w:t xml:space="preserve"> and the vehicle weighs less than 4,500 kg (gross vehicle weight); </w:t>
      </w:r>
      <w:r w:rsidRPr="00821A47">
        <w:rPr>
          <w:i/>
          <w:sz w:val="22"/>
          <w:szCs w:val="22"/>
          <w:u w:val="single"/>
        </w:rPr>
        <w:t>or</w:t>
      </w:r>
    </w:p>
    <w:p w14:paraId="08BB05D3" w14:textId="77777777" w:rsidR="00CF3264" w:rsidRPr="00821A47" w:rsidRDefault="00CF3264">
      <w:pPr>
        <w:tabs>
          <w:tab w:val="left" w:pos="3686"/>
        </w:tabs>
        <w:autoSpaceDE w:val="0"/>
        <w:autoSpaceDN w:val="0"/>
        <w:adjustRightInd w:val="0"/>
        <w:ind w:left="3686" w:hanging="284"/>
        <w:jc w:val="both"/>
        <w:rPr>
          <w:i/>
          <w:sz w:val="22"/>
          <w:szCs w:val="22"/>
          <w:u w:val="single"/>
        </w:rPr>
      </w:pPr>
      <w:r w:rsidRPr="00821A47">
        <w:rPr>
          <w:i/>
          <w:sz w:val="22"/>
          <w:szCs w:val="22"/>
        </w:rPr>
        <w:t xml:space="preserve">b. </w:t>
      </w:r>
      <w:r w:rsidRPr="00821A47">
        <w:rPr>
          <w:i/>
          <w:sz w:val="22"/>
          <w:szCs w:val="22"/>
        </w:rPr>
        <w:tab/>
        <w:t xml:space="preserve">A specially designed, authorized maintenance test facility; </w:t>
      </w:r>
      <w:r w:rsidRPr="00821A47">
        <w:rPr>
          <w:i/>
          <w:sz w:val="22"/>
          <w:szCs w:val="22"/>
          <w:u w:val="single"/>
        </w:rPr>
        <w:t>and</w:t>
      </w:r>
    </w:p>
    <w:p w14:paraId="09DB162B" w14:textId="77777777" w:rsidR="00CF3264" w:rsidRPr="00821A47" w:rsidRDefault="00F6641A">
      <w:pPr>
        <w:autoSpaceDE w:val="0"/>
        <w:autoSpaceDN w:val="0"/>
        <w:adjustRightInd w:val="0"/>
        <w:ind w:left="3402" w:hanging="283"/>
        <w:jc w:val="both"/>
        <w:rPr>
          <w:i/>
          <w:sz w:val="22"/>
          <w:szCs w:val="22"/>
        </w:rPr>
      </w:pPr>
      <w:r w:rsidRPr="00821A47">
        <w:rPr>
          <w:i/>
          <w:sz w:val="22"/>
          <w:szCs w:val="22"/>
        </w:rPr>
        <w:t>3</w:t>
      </w:r>
      <w:r w:rsidR="00CF3264" w:rsidRPr="00821A47">
        <w:rPr>
          <w:i/>
          <w:sz w:val="22"/>
          <w:szCs w:val="22"/>
        </w:rPr>
        <w:t>.</w:t>
      </w:r>
      <w:r w:rsidR="00CF3264" w:rsidRPr="00821A47">
        <w:rPr>
          <w:i/>
          <w:sz w:val="22"/>
          <w:szCs w:val="22"/>
        </w:rPr>
        <w:tab/>
        <w:t>Incorporates an active mechanism that forces the camera not to function when it is removed from the vehicle for which it was intended.</w:t>
      </w:r>
    </w:p>
    <w:p w14:paraId="34EE3109" w14:textId="77777777" w:rsidR="00CF3264" w:rsidRPr="00821A47" w:rsidRDefault="00CF3264" w:rsidP="00C64D7F">
      <w:pPr>
        <w:autoSpaceDE w:val="0"/>
        <w:autoSpaceDN w:val="0"/>
        <w:adjustRightInd w:val="0"/>
        <w:spacing w:before="60"/>
        <w:ind w:left="3828" w:hanging="709"/>
        <w:jc w:val="both"/>
        <w:rPr>
          <w:i/>
          <w:sz w:val="22"/>
          <w:szCs w:val="22"/>
        </w:rPr>
      </w:pPr>
      <w:r w:rsidRPr="00821A47">
        <w:rPr>
          <w:i/>
          <w:sz w:val="22"/>
          <w:szCs w:val="22"/>
          <w:u w:val="single"/>
        </w:rPr>
        <w:t>Note</w:t>
      </w:r>
      <w:r w:rsidRPr="00821A47">
        <w:rPr>
          <w:i/>
          <w:sz w:val="22"/>
          <w:szCs w:val="22"/>
        </w:rPr>
        <w:tab/>
        <w:t>When necessary, details of the item will be provided, upon request, to the appropriate authority in the exporter's country in order to ascertain compliance with the conditions described in Note 3.b.4. and Note 3.c. above.</w:t>
      </w:r>
    </w:p>
    <w:p w14:paraId="30DBEFB3" w14:textId="77777777" w:rsidR="00CF3264" w:rsidRPr="00821A47" w:rsidRDefault="00CF3264">
      <w:pPr>
        <w:pStyle w:val="1A1"/>
        <w:ind w:right="-22"/>
        <w:jc w:val="both"/>
        <w:rPr>
          <w:sz w:val="16"/>
          <w:szCs w:val="16"/>
        </w:rPr>
      </w:pPr>
    </w:p>
    <w:p w14:paraId="0087802C" w14:textId="77777777" w:rsidR="00CF3264" w:rsidRPr="00821A47" w:rsidRDefault="00CF3264">
      <w:pPr>
        <w:pStyle w:val="1A1anote1"/>
        <w:tabs>
          <w:tab w:val="left" w:pos="2856"/>
        </w:tabs>
        <w:ind w:left="2858" w:hanging="828"/>
        <w:jc w:val="both"/>
        <w:rPr>
          <w:i/>
          <w:sz w:val="22"/>
          <w:szCs w:val="22"/>
        </w:rPr>
      </w:pPr>
      <w:r w:rsidRPr="00821A47">
        <w:rPr>
          <w:i/>
          <w:sz w:val="22"/>
          <w:szCs w:val="22"/>
          <w:u w:val="single"/>
        </w:rPr>
        <w:t>Note 4</w:t>
      </w:r>
      <w:r w:rsidRPr="00821A47">
        <w:rPr>
          <w:i/>
          <w:sz w:val="22"/>
          <w:szCs w:val="22"/>
        </w:rPr>
        <w:tab/>
      </w:r>
      <w:r w:rsidR="00387323" w:rsidRPr="00821A47">
        <w:rPr>
          <w:i/>
          <w:sz w:val="22"/>
          <w:szCs w:val="22"/>
        </w:rPr>
        <w:t xml:space="preserve">6.A.3.b.4.c. does not apply to </w:t>
      </w:r>
      <w:r w:rsidRPr="00821A47">
        <w:rPr>
          <w:i/>
          <w:sz w:val="22"/>
          <w:szCs w:val="22"/>
        </w:rPr>
        <w:t>imaging cameras having any of the following characteristics:</w:t>
      </w:r>
    </w:p>
    <w:p w14:paraId="694CB8CD" w14:textId="77777777" w:rsidR="00CF3264" w:rsidRPr="00821A47" w:rsidRDefault="00CF3264" w:rsidP="00B51351">
      <w:pPr>
        <w:pStyle w:val="1A1anote1"/>
        <w:tabs>
          <w:tab w:val="left" w:pos="1800"/>
        </w:tabs>
        <w:spacing w:before="60"/>
        <w:ind w:left="3164" w:hanging="329"/>
        <w:rPr>
          <w:i/>
          <w:sz w:val="22"/>
          <w:szCs w:val="22"/>
        </w:rPr>
      </w:pPr>
      <w:r w:rsidRPr="00821A47">
        <w:rPr>
          <w:i/>
          <w:sz w:val="22"/>
          <w:szCs w:val="22"/>
        </w:rPr>
        <w:t>a.</w:t>
      </w:r>
      <w:r w:rsidRPr="00821A47">
        <w:rPr>
          <w:i/>
          <w:sz w:val="22"/>
          <w:szCs w:val="22"/>
        </w:rPr>
        <w:tab/>
        <w:t>Having all of the following:</w:t>
      </w:r>
    </w:p>
    <w:p w14:paraId="3F5A7FBE" w14:textId="77777777" w:rsidR="00CF3264" w:rsidRPr="00821A47" w:rsidRDefault="00CF3264" w:rsidP="00B51351">
      <w:pPr>
        <w:pStyle w:val="1A1anote1"/>
        <w:tabs>
          <w:tab w:val="left" w:pos="3402"/>
        </w:tabs>
        <w:spacing w:before="60"/>
        <w:ind w:left="3403" w:hanging="284"/>
        <w:jc w:val="both"/>
        <w:rPr>
          <w:i/>
          <w:sz w:val="22"/>
          <w:szCs w:val="22"/>
        </w:rPr>
      </w:pPr>
      <w:r w:rsidRPr="00821A47">
        <w:rPr>
          <w:i/>
          <w:sz w:val="22"/>
          <w:szCs w:val="22"/>
        </w:rPr>
        <w:t>1.</w:t>
      </w:r>
      <w:r w:rsidRPr="00821A47">
        <w:rPr>
          <w:i/>
          <w:sz w:val="22"/>
          <w:szCs w:val="22"/>
        </w:rPr>
        <w:tab/>
        <w:t>Where the camera is specially designed for installation as an integrated component into indoor and wall-plug-operated systems or equipment, limited by design for a single kind of application, as follows:</w:t>
      </w:r>
    </w:p>
    <w:p w14:paraId="0DE37737" w14:textId="77777777" w:rsidR="00CF3264" w:rsidRPr="00821A47" w:rsidRDefault="00CF3264">
      <w:pPr>
        <w:pStyle w:val="1A1anote1"/>
        <w:ind w:left="3686" w:hanging="284"/>
        <w:jc w:val="both"/>
        <w:rPr>
          <w:i/>
          <w:sz w:val="22"/>
          <w:szCs w:val="22"/>
        </w:rPr>
      </w:pPr>
      <w:r w:rsidRPr="00821A47">
        <w:rPr>
          <w:i/>
          <w:sz w:val="22"/>
          <w:szCs w:val="22"/>
        </w:rPr>
        <w:t>a.</w:t>
      </w:r>
      <w:r w:rsidRPr="00821A47">
        <w:rPr>
          <w:i/>
          <w:sz w:val="22"/>
          <w:szCs w:val="22"/>
        </w:rPr>
        <w:tab/>
      </w:r>
      <w:r w:rsidRPr="00821A47">
        <w:rPr>
          <w:i/>
          <w:spacing w:val="-6"/>
          <w:sz w:val="22"/>
          <w:szCs w:val="22"/>
        </w:rPr>
        <w:t>Industrial process monitoring, quality control, or analysis of the properties of materials;</w:t>
      </w:r>
    </w:p>
    <w:p w14:paraId="6A612EA0" w14:textId="77777777" w:rsidR="00CF3264" w:rsidRPr="00821A47" w:rsidRDefault="00CF3264">
      <w:pPr>
        <w:pStyle w:val="1A1anote1"/>
        <w:ind w:left="3686" w:hanging="284"/>
        <w:jc w:val="both"/>
        <w:rPr>
          <w:i/>
          <w:sz w:val="22"/>
          <w:szCs w:val="22"/>
        </w:rPr>
      </w:pPr>
      <w:r w:rsidRPr="00821A47">
        <w:rPr>
          <w:i/>
          <w:sz w:val="22"/>
          <w:szCs w:val="22"/>
        </w:rPr>
        <w:t>b.</w:t>
      </w:r>
      <w:r w:rsidRPr="00821A47">
        <w:rPr>
          <w:i/>
          <w:sz w:val="22"/>
          <w:szCs w:val="22"/>
        </w:rPr>
        <w:tab/>
        <w:t>Laboratory equipment specially designed for scientific research;</w:t>
      </w:r>
    </w:p>
    <w:p w14:paraId="2D46B26D" w14:textId="77777777" w:rsidR="00CF3264" w:rsidRPr="00821A47" w:rsidRDefault="00CF3264">
      <w:pPr>
        <w:pStyle w:val="1A1anote1"/>
        <w:ind w:left="3686" w:hanging="284"/>
        <w:jc w:val="both"/>
        <w:rPr>
          <w:i/>
          <w:sz w:val="22"/>
          <w:szCs w:val="22"/>
        </w:rPr>
      </w:pPr>
      <w:r w:rsidRPr="00821A47">
        <w:rPr>
          <w:i/>
          <w:sz w:val="22"/>
          <w:szCs w:val="22"/>
        </w:rPr>
        <w:t>c.</w:t>
      </w:r>
      <w:r w:rsidRPr="00821A47">
        <w:rPr>
          <w:i/>
          <w:sz w:val="22"/>
          <w:szCs w:val="22"/>
        </w:rPr>
        <w:tab/>
        <w:t>Medical equipment;</w:t>
      </w:r>
    </w:p>
    <w:p w14:paraId="0C37D492" w14:textId="77777777" w:rsidR="00CF3264" w:rsidRPr="00821A47" w:rsidRDefault="00CF3264">
      <w:pPr>
        <w:pStyle w:val="1A1anote1"/>
        <w:ind w:left="3686" w:hanging="284"/>
        <w:jc w:val="both"/>
        <w:rPr>
          <w:i/>
          <w:sz w:val="22"/>
          <w:szCs w:val="22"/>
        </w:rPr>
      </w:pPr>
      <w:r w:rsidRPr="00821A47">
        <w:rPr>
          <w:i/>
          <w:sz w:val="22"/>
          <w:szCs w:val="22"/>
        </w:rPr>
        <w:t>d.</w:t>
      </w:r>
      <w:r w:rsidRPr="00821A47">
        <w:rPr>
          <w:i/>
          <w:sz w:val="22"/>
          <w:szCs w:val="22"/>
        </w:rPr>
        <w:tab/>
        <w:t xml:space="preserve">Financial fraud detection equipment; </w:t>
      </w:r>
    </w:p>
    <w:p w14:paraId="54E297C4" w14:textId="77777777" w:rsidR="00CF3264" w:rsidRPr="00821A47" w:rsidRDefault="00CF3264" w:rsidP="00C64D7F">
      <w:pPr>
        <w:pStyle w:val="1A1anote1"/>
        <w:tabs>
          <w:tab w:val="left" w:pos="3402"/>
        </w:tabs>
        <w:spacing w:before="60"/>
        <w:ind w:left="3403" w:hanging="284"/>
        <w:jc w:val="both"/>
        <w:rPr>
          <w:i/>
          <w:sz w:val="22"/>
          <w:szCs w:val="22"/>
        </w:rPr>
      </w:pPr>
      <w:r w:rsidRPr="00821A47">
        <w:rPr>
          <w:i/>
          <w:sz w:val="22"/>
          <w:szCs w:val="22"/>
        </w:rPr>
        <w:t>2.</w:t>
      </w:r>
      <w:r w:rsidRPr="00821A47">
        <w:rPr>
          <w:i/>
          <w:sz w:val="22"/>
          <w:szCs w:val="22"/>
        </w:rPr>
        <w:tab/>
        <w:t>Is only operable when installed in any of the following:</w:t>
      </w:r>
    </w:p>
    <w:p w14:paraId="13E512EC" w14:textId="77777777" w:rsidR="00CF3264" w:rsidRPr="00821A47" w:rsidRDefault="00CF3264" w:rsidP="00C64D7F">
      <w:pPr>
        <w:pStyle w:val="1A1anote1"/>
        <w:ind w:left="3686" w:hanging="284"/>
        <w:jc w:val="both"/>
        <w:rPr>
          <w:i/>
          <w:sz w:val="22"/>
          <w:szCs w:val="22"/>
          <w:u w:val="single"/>
        </w:rPr>
      </w:pPr>
      <w:r w:rsidRPr="00821A47">
        <w:rPr>
          <w:i/>
          <w:sz w:val="22"/>
          <w:szCs w:val="22"/>
        </w:rPr>
        <w:t>a.</w:t>
      </w:r>
      <w:r w:rsidRPr="00821A47">
        <w:rPr>
          <w:i/>
          <w:sz w:val="22"/>
          <w:szCs w:val="22"/>
        </w:rPr>
        <w:tab/>
        <w:t xml:space="preserve">The system(s) or equipment for which it was intended; </w:t>
      </w:r>
      <w:r w:rsidRPr="00821A47">
        <w:rPr>
          <w:i/>
          <w:sz w:val="22"/>
          <w:szCs w:val="22"/>
          <w:u w:val="single"/>
        </w:rPr>
        <w:t>or</w:t>
      </w:r>
    </w:p>
    <w:p w14:paraId="56139D9B" w14:textId="77777777" w:rsidR="00CF3264" w:rsidRPr="00821A47" w:rsidRDefault="00CF3264" w:rsidP="00C64D7F">
      <w:pPr>
        <w:pStyle w:val="1A1anote1"/>
        <w:ind w:left="3686" w:hanging="284"/>
        <w:jc w:val="both"/>
        <w:rPr>
          <w:i/>
          <w:sz w:val="22"/>
          <w:szCs w:val="22"/>
        </w:rPr>
      </w:pPr>
      <w:r w:rsidRPr="00821A47">
        <w:rPr>
          <w:i/>
          <w:sz w:val="22"/>
          <w:szCs w:val="22"/>
        </w:rPr>
        <w:t>b.</w:t>
      </w:r>
      <w:r w:rsidRPr="00821A47">
        <w:rPr>
          <w:i/>
          <w:sz w:val="22"/>
          <w:szCs w:val="22"/>
        </w:rPr>
        <w:tab/>
        <w:t xml:space="preserve">A specially designed, authorised maintenance facility; </w:t>
      </w:r>
      <w:r w:rsidRPr="00821A47">
        <w:rPr>
          <w:i/>
          <w:sz w:val="22"/>
          <w:szCs w:val="22"/>
          <w:u w:val="single"/>
        </w:rPr>
        <w:t>and</w:t>
      </w:r>
    </w:p>
    <w:p w14:paraId="49923426" w14:textId="77777777" w:rsidR="00CF3264" w:rsidRPr="00821A47" w:rsidRDefault="00CF3264" w:rsidP="00C64D7F">
      <w:pPr>
        <w:pStyle w:val="1A1anote1"/>
        <w:tabs>
          <w:tab w:val="left" w:pos="3402"/>
        </w:tabs>
        <w:spacing w:before="60"/>
        <w:ind w:left="3403" w:hanging="284"/>
        <w:jc w:val="both"/>
        <w:rPr>
          <w:i/>
          <w:sz w:val="22"/>
          <w:szCs w:val="22"/>
        </w:rPr>
      </w:pPr>
      <w:r w:rsidRPr="00821A47">
        <w:rPr>
          <w:i/>
          <w:sz w:val="22"/>
          <w:szCs w:val="22"/>
        </w:rPr>
        <w:t>3.</w:t>
      </w:r>
      <w:r w:rsidRPr="00821A47">
        <w:rPr>
          <w:i/>
          <w:sz w:val="22"/>
          <w:szCs w:val="22"/>
        </w:rPr>
        <w:tab/>
        <w:t>Incorporates an active mechanism that forces the camera not to function when it is removed from the system(s) or equipment for which it was intended;</w:t>
      </w:r>
    </w:p>
    <w:p w14:paraId="08E784C7" w14:textId="77777777" w:rsidR="006A2C56" w:rsidRPr="00821A47" w:rsidRDefault="006A2C56" w:rsidP="006A2C56">
      <w:pPr>
        <w:pStyle w:val="1A1anote1"/>
        <w:tabs>
          <w:tab w:val="left" w:pos="2856"/>
        </w:tabs>
        <w:ind w:left="2858" w:hanging="828"/>
        <w:jc w:val="both"/>
        <w:rPr>
          <w:i/>
          <w:sz w:val="22"/>
          <w:szCs w:val="22"/>
        </w:rPr>
      </w:pPr>
      <w:r w:rsidRPr="00821A47">
        <w:rPr>
          <w:i/>
          <w:sz w:val="22"/>
          <w:szCs w:val="22"/>
        </w:rPr>
        <w:br w:type="page"/>
      </w:r>
      <w:r w:rsidRPr="00821A47">
        <w:rPr>
          <w:i/>
          <w:sz w:val="22"/>
          <w:szCs w:val="22"/>
          <w:u w:val="single"/>
        </w:rPr>
        <w:lastRenderedPageBreak/>
        <w:t>Note 4</w:t>
      </w:r>
      <w:r w:rsidRPr="00821A47">
        <w:rPr>
          <w:i/>
          <w:sz w:val="22"/>
          <w:szCs w:val="22"/>
        </w:rPr>
        <w:t xml:space="preserve"> to 6.A.3.b.4.c. cont.</w:t>
      </w:r>
    </w:p>
    <w:p w14:paraId="34DD7A25" w14:textId="77777777" w:rsidR="00CF3264" w:rsidRPr="00821A47" w:rsidRDefault="00CF3264" w:rsidP="004153A9">
      <w:pPr>
        <w:pStyle w:val="1A1anote1"/>
        <w:tabs>
          <w:tab w:val="left" w:pos="1800"/>
        </w:tabs>
        <w:spacing w:before="120"/>
        <w:ind w:left="3164" w:hanging="329"/>
        <w:jc w:val="both"/>
        <w:rPr>
          <w:i/>
          <w:sz w:val="22"/>
          <w:szCs w:val="22"/>
        </w:rPr>
      </w:pPr>
      <w:r w:rsidRPr="00821A47">
        <w:rPr>
          <w:i/>
          <w:sz w:val="22"/>
          <w:szCs w:val="22"/>
        </w:rPr>
        <w:t>b.</w:t>
      </w:r>
      <w:r w:rsidRPr="00821A47">
        <w:rPr>
          <w:i/>
          <w:sz w:val="22"/>
          <w:szCs w:val="22"/>
        </w:rPr>
        <w:tab/>
        <w:t>Where the camera is specially designed for installation into a civilian passenger land vehicle or passenger and vehicle ferries</w:t>
      </w:r>
      <w:r w:rsidR="003D039D" w:rsidRPr="00821A47">
        <w:rPr>
          <w:i/>
          <w:sz w:val="22"/>
          <w:szCs w:val="22"/>
        </w:rPr>
        <w:t>,</w:t>
      </w:r>
      <w:r w:rsidRPr="00821A47">
        <w:rPr>
          <w:i/>
          <w:sz w:val="22"/>
          <w:szCs w:val="22"/>
        </w:rPr>
        <w:t xml:space="preserve"> and having all of the following:</w:t>
      </w:r>
    </w:p>
    <w:p w14:paraId="2FA3AB98" w14:textId="77777777" w:rsidR="003D039D" w:rsidRPr="00821A47" w:rsidRDefault="003D039D" w:rsidP="00C64D7F">
      <w:pPr>
        <w:pStyle w:val="1A1anote1"/>
        <w:tabs>
          <w:tab w:val="left" w:pos="3402"/>
        </w:tabs>
        <w:spacing w:before="60"/>
        <w:ind w:left="3403" w:hanging="284"/>
        <w:jc w:val="both"/>
        <w:rPr>
          <w:i/>
          <w:sz w:val="22"/>
          <w:szCs w:val="22"/>
        </w:rPr>
      </w:pPr>
      <w:r w:rsidRPr="00821A47">
        <w:rPr>
          <w:i/>
          <w:sz w:val="22"/>
          <w:szCs w:val="22"/>
        </w:rPr>
        <w:t>1.</w:t>
      </w:r>
      <w:r w:rsidRPr="00821A47">
        <w:rPr>
          <w:i/>
          <w:sz w:val="22"/>
          <w:szCs w:val="22"/>
        </w:rPr>
        <w:tab/>
      </w:r>
      <w:r w:rsidR="00C153D9" w:rsidRPr="00821A47">
        <w:rPr>
          <w:i/>
          <w:sz w:val="22"/>
          <w:szCs w:val="22"/>
        </w:rPr>
        <w:t>The placement and configuration of the camera within the vehicle or ferry is solely to assist the driver or operator in the safe operation of the vehicle or ferry;</w:t>
      </w:r>
    </w:p>
    <w:p w14:paraId="34FAAB01" w14:textId="77777777" w:rsidR="00CF3264" w:rsidRPr="00821A47" w:rsidRDefault="00C153D9" w:rsidP="00C64D7F">
      <w:pPr>
        <w:pStyle w:val="1A1anote1"/>
        <w:tabs>
          <w:tab w:val="left" w:pos="3402"/>
        </w:tabs>
        <w:spacing w:before="120"/>
        <w:ind w:left="3403" w:hanging="284"/>
        <w:jc w:val="both"/>
        <w:rPr>
          <w:i/>
          <w:sz w:val="22"/>
          <w:szCs w:val="22"/>
        </w:rPr>
      </w:pPr>
      <w:r w:rsidRPr="00821A47">
        <w:rPr>
          <w:i/>
          <w:sz w:val="22"/>
          <w:szCs w:val="22"/>
        </w:rPr>
        <w:t>2</w:t>
      </w:r>
      <w:r w:rsidR="00CF3264" w:rsidRPr="00821A47">
        <w:rPr>
          <w:i/>
          <w:sz w:val="22"/>
          <w:szCs w:val="22"/>
        </w:rPr>
        <w:t>.</w:t>
      </w:r>
      <w:r w:rsidR="00CF3264" w:rsidRPr="00821A47">
        <w:rPr>
          <w:i/>
          <w:sz w:val="22"/>
          <w:szCs w:val="22"/>
        </w:rPr>
        <w:tab/>
      </w:r>
      <w:r w:rsidR="00CF3264" w:rsidRPr="00821A47">
        <w:rPr>
          <w:i/>
          <w:iCs/>
          <w:sz w:val="22"/>
          <w:szCs w:val="22"/>
        </w:rPr>
        <w:t>Is only operable when installed in any of the following:</w:t>
      </w:r>
    </w:p>
    <w:p w14:paraId="0F7F1577" w14:textId="77777777" w:rsidR="00CF3264" w:rsidRPr="00821A47" w:rsidRDefault="00CF3264">
      <w:pPr>
        <w:pStyle w:val="1A1anote1"/>
        <w:ind w:left="3686" w:hanging="284"/>
        <w:jc w:val="both"/>
        <w:rPr>
          <w:i/>
          <w:iCs/>
          <w:sz w:val="22"/>
          <w:szCs w:val="22"/>
        </w:rPr>
      </w:pPr>
      <w:r w:rsidRPr="00821A47">
        <w:rPr>
          <w:i/>
          <w:sz w:val="22"/>
          <w:szCs w:val="22"/>
        </w:rPr>
        <w:t>a.</w:t>
      </w:r>
      <w:r w:rsidRPr="00821A47">
        <w:rPr>
          <w:i/>
          <w:sz w:val="22"/>
          <w:szCs w:val="22"/>
        </w:rPr>
        <w:tab/>
      </w:r>
      <w:r w:rsidR="0096490C" w:rsidRPr="00821A47">
        <w:rPr>
          <w:i/>
          <w:iCs/>
          <w:sz w:val="22"/>
          <w:szCs w:val="22"/>
        </w:rPr>
        <w:t xml:space="preserve">The civilian passenger land vehicle for which it was intended </w:t>
      </w:r>
      <w:r w:rsidR="0096490C" w:rsidRPr="00821A47">
        <w:rPr>
          <w:rFonts w:eastAsia="Calibri"/>
          <w:i/>
          <w:sz w:val="22"/>
          <w:szCs w:val="22"/>
          <w:lang w:val="en-US"/>
        </w:rPr>
        <w:t xml:space="preserve">and the vehicle weighs less than 4,500 kg </w:t>
      </w:r>
      <w:r w:rsidR="0096490C" w:rsidRPr="00821A47">
        <w:rPr>
          <w:i/>
          <w:spacing w:val="-2"/>
          <w:sz w:val="22"/>
          <w:szCs w:val="22"/>
        </w:rPr>
        <w:t>(gross vehicle weight)</w:t>
      </w:r>
      <w:r w:rsidR="0096490C" w:rsidRPr="00821A47">
        <w:rPr>
          <w:rFonts w:eastAsia="Calibri"/>
          <w:i/>
          <w:sz w:val="22"/>
          <w:szCs w:val="22"/>
          <w:lang w:val="en-US"/>
        </w:rPr>
        <w:t>;</w:t>
      </w:r>
    </w:p>
    <w:p w14:paraId="19673061" w14:textId="77777777" w:rsidR="00CF3264" w:rsidRPr="00821A47" w:rsidRDefault="00CF3264">
      <w:pPr>
        <w:pStyle w:val="1A1anote1"/>
        <w:ind w:left="3686" w:hanging="284"/>
        <w:jc w:val="both"/>
        <w:rPr>
          <w:i/>
          <w:iCs/>
          <w:sz w:val="22"/>
          <w:szCs w:val="22"/>
        </w:rPr>
      </w:pPr>
      <w:r w:rsidRPr="00821A47">
        <w:rPr>
          <w:i/>
          <w:sz w:val="22"/>
          <w:szCs w:val="22"/>
        </w:rPr>
        <w:t>b.</w:t>
      </w:r>
      <w:r w:rsidRPr="00821A47">
        <w:rPr>
          <w:i/>
          <w:sz w:val="22"/>
          <w:szCs w:val="22"/>
        </w:rPr>
        <w:tab/>
      </w:r>
      <w:r w:rsidR="004C31E7" w:rsidRPr="00821A47">
        <w:rPr>
          <w:i/>
          <w:iCs/>
          <w:sz w:val="22"/>
          <w:szCs w:val="22"/>
        </w:rPr>
        <w:t xml:space="preserve">The </w:t>
      </w:r>
      <w:r w:rsidR="004C31E7" w:rsidRPr="00821A47">
        <w:rPr>
          <w:i/>
          <w:sz w:val="22"/>
          <w:szCs w:val="22"/>
        </w:rPr>
        <w:t xml:space="preserve">passenger and vehicle ferry </w:t>
      </w:r>
      <w:r w:rsidR="004C31E7" w:rsidRPr="00821A47">
        <w:rPr>
          <w:i/>
          <w:iCs/>
          <w:sz w:val="22"/>
          <w:szCs w:val="22"/>
        </w:rPr>
        <w:t>for which it was intended</w:t>
      </w:r>
      <w:r w:rsidR="004C31E7" w:rsidRPr="00821A47">
        <w:rPr>
          <w:sz w:val="22"/>
          <w:szCs w:val="22"/>
        </w:rPr>
        <w:t xml:space="preserve"> </w:t>
      </w:r>
      <w:r w:rsidR="004C31E7" w:rsidRPr="00821A47">
        <w:rPr>
          <w:i/>
          <w:sz w:val="22"/>
          <w:szCs w:val="22"/>
        </w:rPr>
        <w:t xml:space="preserve">and </w:t>
      </w:r>
      <w:r w:rsidR="004C31E7" w:rsidRPr="00821A47">
        <w:rPr>
          <w:i/>
          <w:iCs/>
          <w:sz w:val="22"/>
          <w:szCs w:val="22"/>
        </w:rPr>
        <w:t xml:space="preserve">having a </w:t>
      </w:r>
      <w:r w:rsidR="00010EB3" w:rsidRPr="00821A47">
        <w:rPr>
          <w:i/>
          <w:iCs/>
          <w:sz w:val="22"/>
          <w:szCs w:val="22"/>
        </w:rPr>
        <w:t>L</w:t>
      </w:r>
      <w:r w:rsidR="004C31E7" w:rsidRPr="00821A47">
        <w:rPr>
          <w:i/>
          <w:iCs/>
          <w:sz w:val="22"/>
          <w:szCs w:val="22"/>
        </w:rPr>
        <w:t xml:space="preserve">ength </w:t>
      </w:r>
      <w:r w:rsidR="00010EB3" w:rsidRPr="00821A47">
        <w:rPr>
          <w:i/>
          <w:iCs/>
          <w:sz w:val="22"/>
          <w:szCs w:val="22"/>
        </w:rPr>
        <w:t>O</w:t>
      </w:r>
      <w:r w:rsidR="004C31E7" w:rsidRPr="00821A47">
        <w:rPr>
          <w:i/>
          <w:iCs/>
          <w:sz w:val="22"/>
          <w:szCs w:val="22"/>
        </w:rPr>
        <w:t xml:space="preserve">verall (LOA) 65 m or greater; </w:t>
      </w:r>
      <w:r w:rsidR="004C31E7" w:rsidRPr="00821A47">
        <w:rPr>
          <w:i/>
          <w:iCs/>
          <w:sz w:val="22"/>
          <w:szCs w:val="22"/>
          <w:u w:val="single"/>
        </w:rPr>
        <w:t>or</w:t>
      </w:r>
    </w:p>
    <w:p w14:paraId="26B7AAEB" w14:textId="77777777" w:rsidR="00A515FC" w:rsidRPr="00821A47" w:rsidRDefault="00A515FC">
      <w:pPr>
        <w:pStyle w:val="1A1anote1"/>
        <w:ind w:left="3686" w:hanging="284"/>
        <w:jc w:val="both"/>
        <w:rPr>
          <w:i/>
          <w:iCs/>
          <w:sz w:val="22"/>
          <w:szCs w:val="22"/>
        </w:rPr>
      </w:pPr>
      <w:r w:rsidRPr="00821A47">
        <w:rPr>
          <w:i/>
          <w:iCs/>
          <w:sz w:val="22"/>
          <w:szCs w:val="22"/>
        </w:rPr>
        <w:t>c.</w:t>
      </w:r>
      <w:r w:rsidRPr="00821A47">
        <w:rPr>
          <w:i/>
          <w:iCs/>
          <w:sz w:val="22"/>
          <w:szCs w:val="22"/>
        </w:rPr>
        <w:tab/>
      </w:r>
      <w:r w:rsidRPr="00821A47">
        <w:rPr>
          <w:i/>
          <w:iCs/>
          <w:sz w:val="23"/>
          <w:szCs w:val="23"/>
        </w:rPr>
        <w:t xml:space="preserve">A specially designed, authorised maintenance test facility; </w:t>
      </w:r>
      <w:r w:rsidRPr="00821A47">
        <w:rPr>
          <w:i/>
          <w:iCs/>
          <w:sz w:val="23"/>
          <w:szCs w:val="23"/>
          <w:u w:val="single"/>
        </w:rPr>
        <w:t>and</w:t>
      </w:r>
    </w:p>
    <w:p w14:paraId="6F24BD41" w14:textId="77777777" w:rsidR="00CF3264" w:rsidRPr="00821A47" w:rsidRDefault="00A515FC" w:rsidP="00C64D7F">
      <w:pPr>
        <w:pStyle w:val="1A1anote1"/>
        <w:tabs>
          <w:tab w:val="left" w:pos="3402"/>
        </w:tabs>
        <w:spacing w:before="60"/>
        <w:ind w:left="3403" w:hanging="284"/>
        <w:jc w:val="both"/>
        <w:rPr>
          <w:i/>
          <w:sz w:val="22"/>
          <w:szCs w:val="22"/>
        </w:rPr>
      </w:pPr>
      <w:r w:rsidRPr="00821A47">
        <w:rPr>
          <w:i/>
          <w:sz w:val="22"/>
          <w:szCs w:val="22"/>
        </w:rPr>
        <w:t>3</w:t>
      </w:r>
      <w:r w:rsidR="00CF3264" w:rsidRPr="00821A47">
        <w:rPr>
          <w:i/>
          <w:sz w:val="22"/>
          <w:szCs w:val="22"/>
        </w:rPr>
        <w:t>.</w:t>
      </w:r>
      <w:r w:rsidR="00CF3264" w:rsidRPr="00821A47">
        <w:rPr>
          <w:i/>
          <w:sz w:val="22"/>
          <w:szCs w:val="22"/>
        </w:rPr>
        <w:tab/>
      </w:r>
      <w:r w:rsidR="00CF3264" w:rsidRPr="00821A47">
        <w:rPr>
          <w:i/>
          <w:iCs/>
          <w:sz w:val="22"/>
          <w:szCs w:val="22"/>
        </w:rPr>
        <w:t>Incorporates an active mechanism that forces the camera not to function when it is removed from the vehicle for which it was intended;</w:t>
      </w:r>
    </w:p>
    <w:p w14:paraId="6F7D562E" w14:textId="77777777" w:rsidR="00CF3264" w:rsidRPr="00821A47" w:rsidRDefault="00CF3264">
      <w:pPr>
        <w:pStyle w:val="1A1anote1"/>
        <w:tabs>
          <w:tab w:val="left" w:pos="1800"/>
        </w:tabs>
        <w:spacing w:before="120"/>
        <w:ind w:left="3164" w:hanging="329"/>
        <w:jc w:val="both"/>
        <w:rPr>
          <w:i/>
          <w:spacing w:val="-2"/>
          <w:sz w:val="22"/>
          <w:szCs w:val="22"/>
        </w:rPr>
      </w:pPr>
      <w:r w:rsidRPr="00821A47">
        <w:rPr>
          <w:i/>
          <w:sz w:val="22"/>
          <w:szCs w:val="22"/>
        </w:rPr>
        <w:t>c.</w:t>
      </w:r>
      <w:r w:rsidRPr="00821A47">
        <w:rPr>
          <w:i/>
          <w:sz w:val="22"/>
          <w:szCs w:val="22"/>
        </w:rPr>
        <w:tab/>
      </w:r>
      <w:r w:rsidRPr="00821A47">
        <w:rPr>
          <w:bCs/>
          <w:i/>
          <w:spacing w:val="-2"/>
          <w:sz w:val="22"/>
          <w:szCs w:val="22"/>
        </w:rPr>
        <w:t>Limited by design to have a maximum "radiant sensitivity" of 10 mA/W or less for wavelengths exceeding 760 nm, having all of the following:</w:t>
      </w:r>
    </w:p>
    <w:p w14:paraId="36600E62" w14:textId="77777777" w:rsidR="00CF3264" w:rsidRPr="00821A47" w:rsidRDefault="00CF3264" w:rsidP="00C64D7F">
      <w:pPr>
        <w:pStyle w:val="1A1anote1"/>
        <w:tabs>
          <w:tab w:val="left" w:pos="3402"/>
        </w:tabs>
        <w:ind w:left="3403" w:hanging="284"/>
        <w:jc w:val="both"/>
        <w:rPr>
          <w:bCs/>
          <w:i/>
          <w:sz w:val="23"/>
          <w:szCs w:val="23"/>
        </w:rPr>
      </w:pPr>
      <w:r w:rsidRPr="00821A47">
        <w:rPr>
          <w:i/>
          <w:sz w:val="22"/>
          <w:szCs w:val="22"/>
        </w:rPr>
        <w:t>1.</w:t>
      </w:r>
      <w:r w:rsidRPr="00821A47">
        <w:rPr>
          <w:i/>
          <w:sz w:val="22"/>
          <w:szCs w:val="22"/>
        </w:rPr>
        <w:tab/>
      </w:r>
      <w:r w:rsidRPr="00821A47">
        <w:rPr>
          <w:bCs/>
          <w:i/>
          <w:sz w:val="23"/>
          <w:szCs w:val="23"/>
        </w:rPr>
        <w:t>Incorporating a response limiting mechanism designed not to be removed or modified;</w:t>
      </w:r>
    </w:p>
    <w:p w14:paraId="1E14A031" w14:textId="77777777" w:rsidR="00CF3264" w:rsidRPr="00821A47" w:rsidRDefault="00CF3264" w:rsidP="00C64D7F">
      <w:pPr>
        <w:pStyle w:val="1A1anote1"/>
        <w:tabs>
          <w:tab w:val="left" w:pos="3402"/>
        </w:tabs>
        <w:ind w:left="3403" w:hanging="284"/>
        <w:jc w:val="both"/>
        <w:rPr>
          <w:bCs/>
          <w:i/>
          <w:sz w:val="22"/>
          <w:szCs w:val="22"/>
        </w:rPr>
      </w:pPr>
      <w:r w:rsidRPr="00821A47">
        <w:rPr>
          <w:i/>
          <w:sz w:val="22"/>
          <w:szCs w:val="22"/>
        </w:rPr>
        <w:t>2.</w:t>
      </w:r>
      <w:r w:rsidRPr="00821A47">
        <w:rPr>
          <w:i/>
          <w:sz w:val="22"/>
          <w:szCs w:val="22"/>
        </w:rPr>
        <w:tab/>
      </w:r>
      <w:r w:rsidRPr="00821A47">
        <w:rPr>
          <w:bCs/>
          <w:i/>
          <w:sz w:val="22"/>
          <w:szCs w:val="22"/>
        </w:rPr>
        <w:t xml:space="preserve">Incorporates an active mechanism that forces the camera not to function when the response limiting mechanism is removed; </w:t>
      </w:r>
      <w:r w:rsidRPr="00821A47">
        <w:rPr>
          <w:bCs/>
          <w:i/>
          <w:sz w:val="22"/>
          <w:szCs w:val="22"/>
          <w:u w:val="single"/>
        </w:rPr>
        <w:t>and</w:t>
      </w:r>
    </w:p>
    <w:p w14:paraId="1852426F" w14:textId="77777777" w:rsidR="00CF3264" w:rsidRPr="00821A47" w:rsidRDefault="00CF3264" w:rsidP="00C64D7F">
      <w:pPr>
        <w:pStyle w:val="1A1anote1"/>
        <w:tabs>
          <w:tab w:val="left" w:pos="1800"/>
        </w:tabs>
        <w:ind w:left="3374" w:hanging="364"/>
        <w:rPr>
          <w:bCs/>
          <w:spacing w:val="-4"/>
          <w:sz w:val="22"/>
          <w:szCs w:val="22"/>
        </w:rPr>
      </w:pPr>
      <w:r w:rsidRPr="00821A47">
        <w:rPr>
          <w:bCs/>
          <w:i/>
          <w:spacing w:val="-4"/>
          <w:sz w:val="22"/>
          <w:szCs w:val="22"/>
        </w:rPr>
        <w:t>3.</w:t>
      </w:r>
      <w:r w:rsidRPr="00821A47">
        <w:rPr>
          <w:bCs/>
          <w:i/>
          <w:spacing w:val="-4"/>
          <w:sz w:val="22"/>
          <w:szCs w:val="22"/>
        </w:rPr>
        <w:tab/>
        <w:t xml:space="preserve">Not specially designed or modified for underwater use; </w:t>
      </w:r>
      <w:r w:rsidRPr="00821A47">
        <w:rPr>
          <w:bCs/>
          <w:i/>
          <w:spacing w:val="-4"/>
          <w:sz w:val="22"/>
          <w:szCs w:val="22"/>
          <w:u w:val="single"/>
        </w:rPr>
        <w:t>or</w:t>
      </w:r>
    </w:p>
    <w:p w14:paraId="26CB4C81" w14:textId="77777777" w:rsidR="00CF3264" w:rsidRPr="00821A47" w:rsidRDefault="00CF3264">
      <w:pPr>
        <w:pStyle w:val="1A1anote1"/>
        <w:tabs>
          <w:tab w:val="left" w:pos="1800"/>
        </w:tabs>
        <w:spacing w:before="120"/>
        <w:ind w:left="3164" w:hanging="329"/>
        <w:rPr>
          <w:i/>
          <w:sz w:val="22"/>
          <w:szCs w:val="22"/>
        </w:rPr>
      </w:pPr>
      <w:r w:rsidRPr="00821A47">
        <w:rPr>
          <w:i/>
          <w:sz w:val="22"/>
          <w:szCs w:val="22"/>
        </w:rPr>
        <w:t>d.</w:t>
      </w:r>
      <w:r w:rsidRPr="00821A47">
        <w:rPr>
          <w:i/>
          <w:sz w:val="22"/>
          <w:szCs w:val="22"/>
        </w:rPr>
        <w:tab/>
        <w:t>Having all of the following:</w:t>
      </w:r>
    </w:p>
    <w:p w14:paraId="6042C2D5" w14:textId="77777777" w:rsidR="00CF3264" w:rsidRPr="00821A47" w:rsidRDefault="00CF3264" w:rsidP="00C64D7F">
      <w:pPr>
        <w:pStyle w:val="1A1anote1"/>
        <w:tabs>
          <w:tab w:val="left" w:pos="3402"/>
        </w:tabs>
        <w:ind w:left="3403" w:hanging="284"/>
        <w:jc w:val="both"/>
        <w:rPr>
          <w:i/>
          <w:sz w:val="22"/>
          <w:szCs w:val="22"/>
        </w:rPr>
      </w:pPr>
      <w:r w:rsidRPr="00821A47">
        <w:rPr>
          <w:i/>
          <w:sz w:val="22"/>
          <w:szCs w:val="22"/>
        </w:rPr>
        <w:t>1.</w:t>
      </w:r>
      <w:r w:rsidRPr="00821A47">
        <w:rPr>
          <w:i/>
          <w:sz w:val="22"/>
          <w:szCs w:val="22"/>
        </w:rPr>
        <w:tab/>
        <w:t>Not incorporating a 'direct view' or electronic image display;</w:t>
      </w:r>
    </w:p>
    <w:p w14:paraId="7C395AA3" w14:textId="77777777" w:rsidR="00CF3264" w:rsidRPr="00821A47" w:rsidRDefault="00CF3264" w:rsidP="00C64D7F">
      <w:pPr>
        <w:pStyle w:val="1A1anote1"/>
        <w:tabs>
          <w:tab w:val="left" w:pos="3402"/>
        </w:tabs>
        <w:ind w:left="3403" w:hanging="284"/>
        <w:jc w:val="both"/>
        <w:rPr>
          <w:i/>
          <w:sz w:val="22"/>
          <w:szCs w:val="22"/>
        </w:rPr>
      </w:pPr>
      <w:r w:rsidRPr="00821A47">
        <w:rPr>
          <w:i/>
          <w:sz w:val="22"/>
          <w:szCs w:val="22"/>
        </w:rPr>
        <w:t>2.</w:t>
      </w:r>
      <w:r w:rsidRPr="00821A47">
        <w:rPr>
          <w:i/>
          <w:sz w:val="22"/>
          <w:szCs w:val="22"/>
        </w:rPr>
        <w:tab/>
        <w:t>Has no facility to output a viewable image of the detected field of view;</w:t>
      </w:r>
    </w:p>
    <w:p w14:paraId="3F5729AF" w14:textId="77777777" w:rsidR="00CF3264" w:rsidRPr="00821A47" w:rsidRDefault="00CF3264" w:rsidP="00C64D7F">
      <w:pPr>
        <w:pStyle w:val="1A1anote1"/>
        <w:tabs>
          <w:tab w:val="left" w:pos="3402"/>
        </w:tabs>
        <w:ind w:left="3403" w:hanging="284"/>
        <w:jc w:val="both"/>
        <w:rPr>
          <w:i/>
          <w:sz w:val="22"/>
          <w:szCs w:val="22"/>
        </w:rPr>
      </w:pPr>
      <w:r w:rsidRPr="00821A47">
        <w:rPr>
          <w:i/>
          <w:sz w:val="22"/>
          <w:szCs w:val="22"/>
        </w:rPr>
        <w:t>3.</w:t>
      </w:r>
      <w:r w:rsidRPr="00821A47">
        <w:rPr>
          <w:i/>
          <w:sz w:val="22"/>
          <w:szCs w:val="22"/>
        </w:rPr>
        <w:tab/>
        <w:t xml:space="preserve">The "focal plane array" is only operable when installed in </w:t>
      </w:r>
      <w:r w:rsidRPr="00821A47">
        <w:rPr>
          <w:i/>
          <w:iCs/>
          <w:sz w:val="22"/>
          <w:szCs w:val="22"/>
        </w:rPr>
        <w:t>the camera for which it was intended</w:t>
      </w:r>
      <w:r w:rsidRPr="00821A47">
        <w:rPr>
          <w:i/>
          <w:sz w:val="22"/>
          <w:szCs w:val="22"/>
        </w:rPr>
        <w:t xml:space="preserve">; </w:t>
      </w:r>
      <w:r w:rsidRPr="00821A47">
        <w:rPr>
          <w:i/>
          <w:sz w:val="22"/>
          <w:szCs w:val="22"/>
          <w:u w:val="single"/>
        </w:rPr>
        <w:t>and</w:t>
      </w:r>
    </w:p>
    <w:p w14:paraId="0DE6EBD4" w14:textId="77777777" w:rsidR="00CF3264" w:rsidRPr="00821A47" w:rsidRDefault="00CF3264" w:rsidP="00C64D7F">
      <w:pPr>
        <w:pStyle w:val="1A1anote1"/>
        <w:tabs>
          <w:tab w:val="left" w:pos="3402"/>
        </w:tabs>
        <w:ind w:left="3403" w:hanging="284"/>
        <w:jc w:val="both"/>
        <w:rPr>
          <w:bCs/>
          <w:i/>
          <w:sz w:val="23"/>
          <w:szCs w:val="23"/>
        </w:rPr>
      </w:pPr>
      <w:r w:rsidRPr="00821A47">
        <w:rPr>
          <w:i/>
          <w:sz w:val="22"/>
          <w:szCs w:val="22"/>
        </w:rPr>
        <w:t>4.</w:t>
      </w:r>
      <w:r w:rsidRPr="00821A47">
        <w:rPr>
          <w:i/>
          <w:sz w:val="22"/>
          <w:szCs w:val="22"/>
        </w:rPr>
        <w:tab/>
        <w:t>The "focal plane array" incorporates an active mechanism that forces it to be permanently inoperable when removed from the camera for which it was intended.</w:t>
      </w:r>
    </w:p>
    <w:p w14:paraId="6EF1E1E7" w14:textId="77777777" w:rsidR="00CF3264" w:rsidRPr="00821A47" w:rsidRDefault="00CF3264" w:rsidP="00B51351">
      <w:pPr>
        <w:pStyle w:val="1A1anote1"/>
        <w:spacing w:before="60"/>
        <w:ind w:left="3544" w:hanging="709"/>
        <w:jc w:val="both"/>
        <w:rPr>
          <w:i/>
          <w:sz w:val="22"/>
          <w:szCs w:val="22"/>
        </w:rPr>
      </w:pPr>
      <w:r w:rsidRPr="00821A47">
        <w:rPr>
          <w:i/>
          <w:sz w:val="22"/>
          <w:szCs w:val="22"/>
          <w:u w:val="single"/>
        </w:rPr>
        <w:t>Note</w:t>
      </w:r>
      <w:r w:rsidRPr="00821A47">
        <w:rPr>
          <w:i/>
          <w:sz w:val="22"/>
          <w:szCs w:val="22"/>
        </w:rPr>
        <w:tab/>
        <w:t>When necessary, details of the item will be provided, upon request, to the appropriate authority in the exporter’s country in order to ascertain compliance with the conditions described in Note 4 above.</w:t>
      </w:r>
    </w:p>
    <w:p w14:paraId="50745C78" w14:textId="77777777" w:rsidR="007A4FFD" w:rsidRPr="00821A47" w:rsidRDefault="007A4FFD" w:rsidP="007A4FFD">
      <w:pPr>
        <w:pStyle w:val="1A1anote1"/>
        <w:spacing w:before="60"/>
        <w:ind w:left="2840" w:hanging="782"/>
        <w:jc w:val="both"/>
        <w:rPr>
          <w:i/>
          <w:sz w:val="22"/>
          <w:szCs w:val="22"/>
          <w:u w:val="single"/>
        </w:rPr>
      </w:pPr>
      <w:r w:rsidRPr="00821A47">
        <w:rPr>
          <w:i/>
          <w:sz w:val="22"/>
          <w:szCs w:val="22"/>
          <w:u w:val="single"/>
        </w:rPr>
        <w:t>Technical Note</w:t>
      </w:r>
    </w:p>
    <w:p w14:paraId="1B0C43AF" w14:textId="77777777" w:rsidR="007A4FFD" w:rsidRPr="00821A47" w:rsidRDefault="007A4FFD" w:rsidP="007A4FFD">
      <w:pPr>
        <w:pStyle w:val="1A1anote1"/>
        <w:spacing w:after="120"/>
        <w:ind w:left="2058" w:firstLine="0"/>
        <w:jc w:val="both"/>
        <w:rPr>
          <w:i/>
          <w:sz w:val="22"/>
          <w:szCs w:val="22"/>
        </w:rPr>
      </w:pPr>
      <w:r w:rsidRPr="00821A47">
        <w:rPr>
          <w:i/>
          <w:sz w:val="22"/>
          <w:szCs w:val="22"/>
        </w:rPr>
        <w:t>For the purposes of 6.A.3.b.4., 'direct view' refers to an imaging camera operating in the infrared spectrum that presents a visual image to a human observer using a near-to-eye micro display incorporating any light-security mechanism.</w:t>
      </w:r>
    </w:p>
    <w:p w14:paraId="408D4D1E" w14:textId="77777777" w:rsidR="00CF3264" w:rsidRPr="00821A47" w:rsidRDefault="00CF3264" w:rsidP="007A319F">
      <w:pPr>
        <w:pStyle w:val="1A1a1"/>
        <w:spacing w:before="120"/>
        <w:ind w:left="2064" w:hanging="2041"/>
        <w:jc w:val="both"/>
        <w:rPr>
          <w:sz w:val="16"/>
          <w:szCs w:val="16"/>
        </w:rPr>
      </w:pPr>
      <w:r w:rsidRPr="00821A47">
        <w:rPr>
          <w:sz w:val="22"/>
          <w:szCs w:val="22"/>
        </w:rPr>
        <w:t>6.</w:t>
      </w:r>
      <w:r w:rsidRPr="00821A47">
        <w:rPr>
          <w:sz w:val="22"/>
          <w:szCs w:val="22"/>
        </w:rPr>
        <w:tab/>
        <w:t>A.</w:t>
      </w:r>
      <w:r w:rsidRPr="00821A47">
        <w:rPr>
          <w:sz w:val="22"/>
          <w:szCs w:val="22"/>
        </w:rPr>
        <w:tab/>
        <w:t>3.</w:t>
      </w:r>
      <w:r w:rsidRPr="00821A47">
        <w:rPr>
          <w:sz w:val="22"/>
          <w:szCs w:val="22"/>
        </w:rPr>
        <w:tab/>
        <w:t>b.</w:t>
      </w:r>
      <w:r w:rsidRPr="00821A47">
        <w:rPr>
          <w:sz w:val="22"/>
          <w:szCs w:val="22"/>
        </w:rPr>
        <w:tab/>
        <w:t>5.</w:t>
      </w:r>
      <w:r w:rsidRPr="00821A47">
        <w:rPr>
          <w:sz w:val="22"/>
          <w:szCs w:val="22"/>
        </w:rPr>
        <w:tab/>
        <w:t xml:space="preserve">Imaging cameras incorporating solid-state detectors specified </w:t>
      </w:r>
      <w:r w:rsidR="00346CB1" w:rsidRPr="00821A47">
        <w:rPr>
          <w:sz w:val="22"/>
          <w:szCs w:val="22"/>
        </w:rPr>
        <w:t>in</w:t>
      </w:r>
      <w:r w:rsidRPr="00821A47">
        <w:rPr>
          <w:sz w:val="22"/>
          <w:szCs w:val="22"/>
        </w:rPr>
        <w:t xml:space="preserve"> 6.A.2.a.1.</w:t>
      </w:r>
    </w:p>
    <w:p w14:paraId="07D448C0" w14:textId="77777777" w:rsidR="00CF3264" w:rsidRPr="00821A47" w:rsidRDefault="00CF3264">
      <w:pPr>
        <w:pStyle w:val="1A1"/>
        <w:tabs>
          <w:tab w:val="clear" w:pos="340"/>
          <w:tab w:val="clear" w:pos="697"/>
        </w:tabs>
        <w:ind w:left="1148" w:right="-22" w:firstLine="14"/>
        <w:jc w:val="both"/>
        <w:rPr>
          <w:sz w:val="22"/>
          <w:szCs w:val="22"/>
          <w:u w:val="single"/>
        </w:rPr>
      </w:pPr>
      <w:r w:rsidRPr="00821A47">
        <w:rPr>
          <w:sz w:val="22"/>
          <w:szCs w:val="22"/>
          <w:u w:val="single"/>
        </w:rPr>
        <w:lastRenderedPageBreak/>
        <w:t>OPTICS</w:t>
      </w:r>
    </w:p>
    <w:p w14:paraId="75F7A0D9" w14:textId="77777777" w:rsidR="00CF3264" w:rsidRPr="00821A47" w:rsidRDefault="00CF3264">
      <w:pPr>
        <w:pStyle w:val="1A1"/>
        <w:ind w:left="0" w:firstLine="0"/>
        <w:jc w:val="both"/>
        <w:rPr>
          <w:sz w:val="16"/>
          <w:szCs w:val="16"/>
          <w:u w:val="single"/>
        </w:rPr>
      </w:pPr>
    </w:p>
    <w:p w14:paraId="37E2A064" w14:textId="77777777" w:rsidR="00CF3264" w:rsidRPr="00821A47" w:rsidRDefault="00CF3264">
      <w:pPr>
        <w:pStyle w:val="1A1"/>
        <w:numPr>
          <w:ins w:id="3" w:author="Author"/>
        </w:numPr>
        <w:ind w:left="1134" w:hanging="1134"/>
        <w:jc w:val="both"/>
        <w:rPr>
          <w:sz w:val="22"/>
          <w:szCs w:val="22"/>
        </w:rPr>
      </w:pPr>
      <w:r w:rsidRPr="00821A47">
        <w:rPr>
          <w:sz w:val="22"/>
          <w:szCs w:val="22"/>
        </w:rPr>
        <w:t>6.</w:t>
      </w:r>
      <w:r w:rsidRPr="00821A47">
        <w:rPr>
          <w:sz w:val="22"/>
          <w:szCs w:val="22"/>
        </w:rPr>
        <w:tab/>
        <w:t>A.</w:t>
      </w:r>
      <w:r w:rsidRPr="00821A47">
        <w:rPr>
          <w:sz w:val="22"/>
          <w:szCs w:val="22"/>
        </w:rPr>
        <w:tab/>
        <w:t>4.</w:t>
      </w:r>
      <w:r w:rsidRPr="00821A47">
        <w:rPr>
          <w:sz w:val="22"/>
          <w:szCs w:val="22"/>
        </w:rPr>
        <w:tab/>
        <w:t>Optical equipment and components, as follows:</w:t>
      </w:r>
    </w:p>
    <w:p w14:paraId="0C2FE40A" w14:textId="77777777" w:rsidR="00CF3264" w:rsidRPr="00821A47" w:rsidRDefault="00CF3264" w:rsidP="006A2C56">
      <w:pPr>
        <w:pStyle w:val="1A1a"/>
        <w:spacing w:before="60"/>
        <w:ind w:left="1582" w:right="-23" w:hanging="1582"/>
        <w:jc w:val="both"/>
        <w:rPr>
          <w:sz w:val="22"/>
          <w:szCs w:val="22"/>
        </w:rPr>
      </w:pPr>
      <w:r w:rsidRPr="00821A47">
        <w:rPr>
          <w:sz w:val="22"/>
          <w:szCs w:val="22"/>
        </w:rPr>
        <w:tab/>
      </w:r>
      <w:r w:rsidRPr="00821A47">
        <w:rPr>
          <w:sz w:val="22"/>
          <w:szCs w:val="22"/>
        </w:rPr>
        <w:tab/>
      </w:r>
      <w:r w:rsidRPr="00821A47">
        <w:rPr>
          <w:sz w:val="22"/>
          <w:szCs w:val="22"/>
        </w:rPr>
        <w:tab/>
        <w:t>a.</w:t>
      </w:r>
      <w:r w:rsidRPr="00821A47">
        <w:rPr>
          <w:sz w:val="22"/>
          <w:szCs w:val="22"/>
        </w:rPr>
        <w:tab/>
        <w:t>Optical mirrors (reflectors) as follows:</w:t>
      </w:r>
    </w:p>
    <w:p w14:paraId="244C0098" w14:textId="77777777" w:rsidR="00A23AEF" w:rsidRPr="00821A47" w:rsidRDefault="00A23AEF" w:rsidP="006A2C56">
      <w:pPr>
        <w:pStyle w:val="1A1a"/>
        <w:tabs>
          <w:tab w:val="clear" w:pos="1179"/>
          <w:tab w:val="left" w:pos="1134"/>
        </w:tabs>
        <w:spacing w:before="60"/>
        <w:ind w:left="1582" w:right="-23" w:hanging="1582"/>
        <w:jc w:val="both"/>
        <w:rPr>
          <w:i/>
          <w:sz w:val="22"/>
          <w:szCs w:val="22"/>
          <w:u w:val="single"/>
        </w:rPr>
      </w:pPr>
      <w:r w:rsidRPr="00821A47">
        <w:rPr>
          <w:sz w:val="22"/>
          <w:szCs w:val="22"/>
        </w:rPr>
        <w:tab/>
      </w:r>
      <w:r w:rsidRPr="00821A47">
        <w:rPr>
          <w:sz w:val="22"/>
          <w:szCs w:val="22"/>
        </w:rPr>
        <w:tab/>
      </w:r>
      <w:r w:rsidRPr="00821A47">
        <w:rPr>
          <w:sz w:val="22"/>
          <w:szCs w:val="22"/>
        </w:rPr>
        <w:tab/>
      </w:r>
      <w:r w:rsidR="00143A11" w:rsidRPr="00821A47">
        <w:rPr>
          <w:sz w:val="22"/>
          <w:szCs w:val="22"/>
        </w:rPr>
        <w:tab/>
      </w:r>
      <w:r w:rsidRPr="00821A47">
        <w:rPr>
          <w:i/>
          <w:sz w:val="22"/>
          <w:szCs w:val="22"/>
          <w:u w:val="single"/>
        </w:rPr>
        <w:t>Technical Note</w:t>
      </w:r>
    </w:p>
    <w:p w14:paraId="12BF7A19" w14:textId="77777777" w:rsidR="00A23AEF" w:rsidRPr="00821A47" w:rsidRDefault="00A23AEF" w:rsidP="00143A11">
      <w:pPr>
        <w:ind w:left="1596"/>
        <w:jc w:val="both"/>
        <w:rPr>
          <w:i/>
          <w:sz w:val="22"/>
          <w:szCs w:val="22"/>
        </w:rPr>
      </w:pPr>
      <w:r w:rsidRPr="00821A47">
        <w:rPr>
          <w:i/>
          <w:sz w:val="22"/>
          <w:szCs w:val="22"/>
        </w:rPr>
        <w:t>For the purpose</w:t>
      </w:r>
      <w:r w:rsidR="0007241D" w:rsidRPr="00821A47">
        <w:rPr>
          <w:i/>
          <w:sz w:val="22"/>
          <w:szCs w:val="22"/>
        </w:rPr>
        <w:t>s</w:t>
      </w:r>
      <w:r w:rsidRPr="00821A47">
        <w:rPr>
          <w:i/>
          <w:sz w:val="22"/>
          <w:szCs w:val="22"/>
        </w:rPr>
        <w:t xml:space="preserve"> of 6.A.4.a., Laser Induced Damage Threshold (LIDT) is measured according to ISO 21254-1:2011.</w:t>
      </w:r>
    </w:p>
    <w:p w14:paraId="56BBD15F" w14:textId="77777777" w:rsidR="00A23AEF" w:rsidRPr="00821A47" w:rsidRDefault="00A23AEF">
      <w:pPr>
        <w:pStyle w:val="1A1a"/>
        <w:ind w:right="-22"/>
        <w:jc w:val="both"/>
        <w:rPr>
          <w:sz w:val="12"/>
          <w:szCs w:val="12"/>
        </w:rPr>
      </w:pPr>
    </w:p>
    <w:p w14:paraId="7E5BFD81" w14:textId="77777777" w:rsidR="00CF3264" w:rsidRPr="00821A47" w:rsidRDefault="00297A02">
      <w:pPr>
        <w:pStyle w:val="1A1a1"/>
        <w:ind w:right="-22"/>
        <w:jc w:val="both"/>
        <w:rPr>
          <w:sz w:val="22"/>
          <w:szCs w:val="22"/>
        </w:rPr>
      </w:pPr>
      <w:r w:rsidRPr="00821A47">
        <w:rPr>
          <w:sz w:val="22"/>
          <w:szCs w:val="22"/>
        </w:rPr>
        <w:t>6.</w:t>
      </w:r>
      <w:r w:rsidRPr="00821A47">
        <w:rPr>
          <w:sz w:val="22"/>
          <w:szCs w:val="22"/>
        </w:rPr>
        <w:tab/>
        <w:t>A.</w:t>
      </w:r>
      <w:r w:rsidRPr="00821A47">
        <w:rPr>
          <w:sz w:val="22"/>
          <w:szCs w:val="22"/>
        </w:rPr>
        <w:tab/>
        <w:t>4.</w:t>
      </w:r>
      <w:r w:rsidRPr="00821A47">
        <w:rPr>
          <w:sz w:val="22"/>
          <w:szCs w:val="22"/>
        </w:rPr>
        <w:tab/>
        <w:t>a.</w:t>
      </w:r>
      <w:r w:rsidR="00CF3264" w:rsidRPr="00821A47">
        <w:rPr>
          <w:sz w:val="22"/>
          <w:szCs w:val="22"/>
        </w:rPr>
        <w:tab/>
        <w:t>1.</w:t>
      </w:r>
      <w:r w:rsidR="00CF3264" w:rsidRPr="00821A47">
        <w:rPr>
          <w:sz w:val="22"/>
          <w:szCs w:val="22"/>
        </w:rPr>
        <w:tab/>
      </w:r>
      <w:r w:rsidR="00000700" w:rsidRPr="00821A47">
        <w:rPr>
          <w:sz w:val="22"/>
          <w:szCs w:val="22"/>
        </w:rPr>
        <w:t>'</w:t>
      </w:r>
      <w:r w:rsidR="004B588D" w:rsidRPr="00821A47">
        <w:rPr>
          <w:sz w:val="22"/>
          <w:szCs w:val="22"/>
        </w:rPr>
        <w:t>Deformable mirrors</w:t>
      </w:r>
      <w:r w:rsidR="00000700" w:rsidRPr="00821A47">
        <w:rPr>
          <w:sz w:val="22"/>
          <w:szCs w:val="22"/>
        </w:rPr>
        <w:t>'</w:t>
      </w:r>
      <w:r w:rsidR="004B588D" w:rsidRPr="00821A47">
        <w:rPr>
          <w:sz w:val="22"/>
          <w:szCs w:val="22"/>
        </w:rPr>
        <w:t xml:space="preserve"> having an active optical aperture greater than 10 mm and having any of the following, </w:t>
      </w:r>
      <w:r w:rsidR="004B588D" w:rsidRPr="00821A47">
        <w:rPr>
          <w:sz w:val="22"/>
          <w:szCs w:val="22"/>
          <w:lang w:val="en-AU"/>
        </w:rPr>
        <w:t>and specially designed components therefor</w:t>
      </w:r>
      <w:r w:rsidR="004B588D" w:rsidRPr="00821A47">
        <w:rPr>
          <w:sz w:val="22"/>
          <w:szCs w:val="22"/>
        </w:rPr>
        <w:t>:</w:t>
      </w:r>
    </w:p>
    <w:p w14:paraId="2A192F75" w14:textId="77777777" w:rsidR="004B588D" w:rsidRPr="00821A47" w:rsidRDefault="00C64D7F" w:rsidP="008A7A52">
      <w:pPr>
        <w:pStyle w:val="1A1a1a1"/>
        <w:ind w:right="-23"/>
        <w:jc w:val="both"/>
        <w:rPr>
          <w:sz w:val="22"/>
          <w:szCs w:val="22"/>
        </w:rPr>
      </w:pPr>
      <w:r w:rsidRPr="00821A47">
        <w:rPr>
          <w:sz w:val="22"/>
          <w:szCs w:val="22"/>
        </w:rPr>
        <w:tab/>
      </w:r>
      <w:r w:rsidRPr="00821A47">
        <w:rPr>
          <w:sz w:val="22"/>
          <w:szCs w:val="22"/>
        </w:rPr>
        <w:tab/>
      </w:r>
      <w:r w:rsidRPr="00821A47">
        <w:rPr>
          <w:sz w:val="22"/>
          <w:szCs w:val="22"/>
        </w:rPr>
        <w:tab/>
      </w:r>
      <w:r w:rsidRPr="00821A47">
        <w:rPr>
          <w:sz w:val="22"/>
          <w:szCs w:val="22"/>
        </w:rPr>
        <w:tab/>
      </w:r>
      <w:r w:rsidR="008A0D97" w:rsidRPr="00821A47">
        <w:rPr>
          <w:sz w:val="22"/>
          <w:szCs w:val="22"/>
        </w:rPr>
        <w:tab/>
      </w:r>
      <w:r w:rsidR="004B588D" w:rsidRPr="00821A47">
        <w:rPr>
          <w:sz w:val="22"/>
          <w:szCs w:val="22"/>
        </w:rPr>
        <w:t>a.</w:t>
      </w:r>
      <w:r w:rsidR="004B588D" w:rsidRPr="00821A47">
        <w:rPr>
          <w:sz w:val="22"/>
          <w:szCs w:val="22"/>
        </w:rPr>
        <w:tab/>
        <w:t>Having all the following:</w:t>
      </w:r>
    </w:p>
    <w:p w14:paraId="233E5D11" w14:textId="77777777" w:rsidR="004B588D" w:rsidRPr="00821A47" w:rsidRDefault="004B588D" w:rsidP="008A7A52">
      <w:pPr>
        <w:ind w:left="2977" w:right="-22" w:hanging="425"/>
        <w:jc w:val="both"/>
        <w:rPr>
          <w:sz w:val="22"/>
          <w:szCs w:val="22"/>
        </w:rPr>
      </w:pPr>
      <w:r w:rsidRPr="00821A47">
        <w:rPr>
          <w:sz w:val="22"/>
          <w:szCs w:val="22"/>
        </w:rPr>
        <w:t>1.</w:t>
      </w:r>
      <w:r w:rsidRPr="00821A47">
        <w:rPr>
          <w:sz w:val="22"/>
          <w:szCs w:val="22"/>
        </w:rPr>
        <w:tab/>
        <w:t xml:space="preserve">A mechanical resonant frequency of 750 Hz or more; </w:t>
      </w:r>
      <w:r w:rsidRPr="00821A47">
        <w:rPr>
          <w:sz w:val="22"/>
          <w:szCs w:val="22"/>
          <w:u w:val="single"/>
        </w:rPr>
        <w:t>and</w:t>
      </w:r>
    </w:p>
    <w:p w14:paraId="2A852C8B" w14:textId="77777777" w:rsidR="004B588D" w:rsidRPr="00821A47" w:rsidRDefault="004B588D" w:rsidP="008A7A52">
      <w:pPr>
        <w:ind w:left="2977" w:right="-22" w:hanging="425"/>
        <w:jc w:val="both"/>
        <w:rPr>
          <w:sz w:val="22"/>
          <w:szCs w:val="22"/>
        </w:rPr>
      </w:pPr>
      <w:r w:rsidRPr="00821A47">
        <w:rPr>
          <w:sz w:val="22"/>
          <w:szCs w:val="22"/>
        </w:rPr>
        <w:t>2.</w:t>
      </w:r>
      <w:r w:rsidRPr="00821A47">
        <w:rPr>
          <w:sz w:val="22"/>
          <w:szCs w:val="22"/>
        </w:rPr>
        <w:tab/>
        <w:t xml:space="preserve">More than 200 actuators; </w:t>
      </w:r>
      <w:r w:rsidRPr="00821A47">
        <w:rPr>
          <w:sz w:val="22"/>
          <w:szCs w:val="22"/>
          <w:u w:val="single"/>
        </w:rPr>
        <w:t>or</w:t>
      </w:r>
    </w:p>
    <w:p w14:paraId="520AA264" w14:textId="77777777" w:rsidR="004B588D" w:rsidRPr="00821A47" w:rsidRDefault="004B588D" w:rsidP="008A7A52">
      <w:pPr>
        <w:pStyle w:val="1A1a1a1"/>
        <w:ind w:left="2574" w:right="-23" w:hanging="2574"/>
        <w:jc w:val="both"/>
        <w:rPr>
          <w:sz w:val="22"/>
          <w:szCs w:val="22"/>
        </w:rPr>
      </w:pP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t>b.</w:t>
      </w:r>
      <w:r w:rsidRPr="00821A47">
        <w:rPr>
          <w:sz w:val="22"/>
          <w:szCs w:val="22"/>
        </w:rPr>
        <w:tab/>
        <w:t>A Laser Induced Damage Threshold (LIDT) being any of the following:</w:t>
      </w:r>
    </w:p>
    <w:p w14:paraId="7D04C49F" w14:textId="77777777" w:rsidR="004B588D" w:rsidRPr="00821A47" w:rsidRDefault="004B588D" w:rsidP="008A7A52">
      <w:pPr>
        <w:ind w:left="2977" w:right="-22" w:hanging="425"/>
        <w:jc w:val="both"/>
        <w:rPr>
          <w:sz w:val="22"/>
          <w:szCs w:val="22"/>
          <w:u w:val="single"/>
        </w:rPr>
      </w:pPr>
      <w:r w:rsidRPr="00821A47">
        <w:rPr>
          <w:sz w:val="22"/>
          <w:szCs w:val="22"/>
        </w:rPr>
        <w:t>1.</w:t>
      </w:r>
      <w:r w:rsidRPr="00821A47">
        <w:rPr>
          <w:sz w:val="22"/>
          <w:szCs w:val="22"/>
        </w:rPr>
        <w:tab/>
        <w:t>Greater than 1 kW/cm</w:t>
      </w:r>
      <w:r w:rsidRPr="00821A47">
        <w:rPr>
          <w:sz w:val="22"/>
          <w:szCs w:val="22"/>
          <w:vertAlign w:val="superscript"/>
        </w:rPr>
        <w:t>2</w:t>
      </w:r>
      <w:r w:rsidRPr="00821A47">
        <w:rPr>
          <w:sz w:val="22"/>
          <w:szCs w:val="22"/>
        </w:rPr>
        <w:t xml:space="preserve"> using a </w:t>
      </w:r>
      <w:r w:rsidR="00346CB1" w:rsidRPr="00821A47">
        <w:rPr>
          <w:sz w:val="22"/>
          <w:szCs w:val="22"/>
        </w:rPr>
        <w:t xml:space="preserve">Continuous Wave </w:t>
      </w:r>
      <w:r w:rsidRPr="00821A47">
        <w:rPr>
          <w:sz w:val="22"/>
          <w:szCs w:val="22"/>
        </w:rPr>
        <w:t>"</w:t>
      </w:r>
      <w:r w:rsidR="00346CB1" w:rsidRPr="00821A47">
        <w:rPr>
          <w:sz w:val="22"/>
          <w:szCs w:val="22"/>
        </w:rPr>
        <w:t>(</w:t>
      </w:r>
      <w:r w:rsidRPr="00821A47">
        <w:rPr>
          <w:sz w:val="22"/>
          <w:szCs w:val="22"/>
        </w:rPr>
        <w:t>CW</w:t>
      </w:r>
      <w:r w:rsidR="00346CB1" w:rsidRPr="00821A47">
        <w:rPr>
          <w:sz w:val="22"/>
          <w:szCs w:val="22"/>
        </w:rPr>
        <w:t>)</w:t>
      </w:r>
      <w:r w:rsidRPr="00821A47">
        <w:rPr>
          <w:sz w:val="22"/>
          <w:szCs w:val="22"/>
        </w:rPr>
        <w:t xml:space="preserve"> laser"; </w:t>
      </w:r>
      <w:r w:rsidRPr="00821A47">
        <w:rPr>
          <w:sz w:val="22"/>
          <w:szCs w:val="22"/>
          <w:u w:val="single"/>
        </w:rPr>
        <w:t>or</w:t>
      </w:r>
    </w:p>
    <w:p w14:paraId="3AF7EFFD" w14:textId="77777777" w:rsidR="004B588D" w:rsidRPr="00821A47" w:rsidRDefault="004B588D" w:rsidP="008A7A52">
      <w:pPr>
        <w:ind w:left="2977" w:right="-22" w:hanging="425"/>
        <w:jc w:val="both"/>
        <w:rPr>
          <w:sz w:val="22"/>
          <w:szCs w:val="22"/>
        </w:rPr>
      </w:pPr>
      <w:r w:rsidRPr="00821A47">
        <w:rPr>
          <w:sz w:val="22"/>
          <w:szCs w:val="22"/>
        </w:rPr>
        <w:t>2.</w:t>
      </w:r>
      <w:r w:rsidRPr="00821A47">
        <w:rPr>
          <w:sz w:val="22"/>
          <w:szCs w:val="22"/>
        </w:rPr>
        <w:tab/>
        <w:t>Greater than 2 J/cm</w:t>
      </w:r>
      <w:r w:rsidRPr="00821A47">
        <w:rPr>
          <w:sz w:val="22"/>
          <w:szCs w:val="22"/>
          <w:vertAlign w:val="superscript"/>
        </w:rPr>
        <w:t>2</w:t>
      </w:r>
      <w:r w:rsidRPr="00821A47">
        <w:rPr>
          <w:sz w:val="22"/>
          <w:szCs w:val="22"/>
        </w:rPr>
        <w:t xml:space="preserve"> using 20 ns </w:t>
      </w:r>
      <w:r w:rsidR="008A7A52" w:rsidRPr="00821A47">
        <w:rPr>
          <w:sz w:val="22"/>
          <w:szCs w:val="22"/>
        </w:rPr>
        <w:t>"</w:t>
      </w:r>
      <w:r w:rsidRPr="00821A47">
        <w:rPr>
          <w:sz w:val="22"/>
          <w:szCs w:val="22"/>
        </w:rPr>
        <w:t>laser</w:t>
      </w:r>
      <w:r w:rsidR="008A7A52" w:rsidRPr="00821A47">
        <w:rPr>
          <w:sz w:val="22"/>
          <w:szCs w:val="22"/>
        </w:rPr>
        <w:t>"</w:t>
      </w:r>
      <w:r w:rsidRPr="00821A47">
        <w:rPr>
          <w:sz w:val="22"/>
          <w:szCs w:val="22"/>
        </w:rPr>
        <w:t xml:space="preserve"> pulses at 20 Hz repetition rate;</w:t>
      </w:r>
    </w:p>
    <w:p w14:paraId="54BE89DC" w14:textId="77777777" w:rsidR="00617944" w:rsidRPr="00821A47" w:rsidRDefault="00000700" w:rsidP="00617944">
      <w:pPr>
        <w:pStyle w:val="1A1a"/>
        <w:tabs>
          <w:tab w:val="clear" w:pos="340"/>
          <w:tab w:val="clear" w:pos="700"/>
          <w:tab w:val="clear" w:pos="1179"/>
        </w:tabs>
        <w:ind w:left="2058" w:right="-23" w:firstLine="2"/>
        <w:jc w:val="both"/>
        <w:rPr>
          <w:i/>
          <w:sz w:val="22"/>
          <w:szCs w:val="22"/>
        </w:rPr>
      </w:pPr>
      <w:r w:rsidRPr="00821A47">
        <w:rPr>
          <w:i/>
          <w:sz w:val="22"/>
          <w:szCs w:val="22"/>
          <w:u w:val="single"/>
        </w:rPr>
        <w:t>Technical Note</w:t>
      </w:r>
      <w:r w:rsidR="007A319F" w:rsidRPr="00821A47">
        <w:rPr>
          <w:i/>
          <w:sz w:val="22"/>
          <w:szCs w:val="22"/>
          <w:u w:val="single"/>
        </w:rPr>
        <w:t>s</w:t>
      </w:r>
    </w:p>
    <w:p w14:paraId="2CBBABAB" w14:textId="77777777" w:rsidR="00617944" w:rsidRPr="00821A47" w:rsidRDefault="00617944" w:rsidP="00617944">
      <w:pPr>
        <w:pStyle w:val="1A1a"/>
        <w:tabs>
          <w:tab w:val="clear" w:pos="340"/>
          <w:tab w:val="clear" w:pos="700"/>
          <w:tab w:val="clear" w:pos="1179"/>
        </w:tabs>
        <w:ind w:left="2058" w:right="-23" w:firstLine="2"/>
        <w:jc w:val="both"/>
        <w:rPr>
          <w:i/>
          <w:sz w:val="22"/>
          <w:szCs w:val="22"/>
        </w:rPr>
      </w:pPr>
      <w:r w:rsidRPr="00821A47">
        <w:rPr>
          <w:i/>
          <w:sz w:val="22"/>
          <w:szCs w:val="22"/>
        </w:rPr>
        <w:t>For the purposes of 6.A.4.a.1.:</w:t>
      </w:r>
    </w:p>
    <w:p w14:paraId="36B5846E" w14:textId="77777777" w:rsidR="00000700" w:rsidRPr="00821A47" w:rsidRDefault="00617944" w:rsidP="00000700">
      <w:pPr>
        <w:pStyle w:val="1A1a"/>
        <w:tabs>
          <w:tab w:val="clear" w:pos="340"/>
          <w:tab w:val="clear" w:pos="700"/>
          <w:tab w:val="clear" w:pos="1179"/>
        </w:tabs>
        <w:ind w:left="2058" w:right="-23" w:firstLine="2"/>
        <w:jc w:val="both"/>
        <w:rPr>
          <w:i/>
          <w:sz w:val="22"/>
          <w:szCs w:val="22"/>
          <w:u w:val="single"/>
        </w:rPr>
      </w:pPr>
      <w:r w:rsidRPr="00821A47">
        <w:rPr>
          <w:i/>
          <w:sz w:val="22"/>
          <w:szCs w:val="22"/>
        </w:rPr>
        <w:t xml:space="preserve">1.   </w:t>
      </w:r>
      <w:r w:rsidR="00000700" w:rsidRPr="00821A47">
        <w:rPr>
          <w:i/>
          <w:sz w:val="22"/>
          <w:szCs w:val="22"/>
        </w:rPr>
        <w:t>'Deformable mirrors' are mirrors having any of the following:</w:t>
      </w:r>
    </w:p>
    <w:p w14:paraId="6CA64A79" w14:textId="77777777" w:rsidR="00000700" w:rsidRPr="00821A47" w:rsidRDefault="00000700" w:rsidP="00617944">
      <w:pPr>
        <w:pStyle w:val="1A1a"/>
        <w:tabs>
          <w:tab w:val="clear" w:pos="340"/>
          <w:tab w:val="clear" w:pos="700"/>
          <w:tab w:val="clear" w:pos="1179"/>
        </w:tabs>
        <w:ind w:left="2756" w:right="-23" w:hanging="348"/>
        <w:jc w:val="both"/>
        <w:rPr>
          <w:i/>
          <w:sz w:val="22"/>
          <w:szCs w:val="22"/>
          <w:u w:val="single"/>
        </w:rPr>
      </w:pPr>
      <w:r w:rsidRPr="00821A47">
        <w:rPr>
          <w:i/>
          <w:sz w:val="22"/>
          <w:szCs w:val="22"/>
        </w:rPr>
        <w:t>a.</w:t>
      </w:r>
      <w:r w:rsidRPr="00821A47">
        <w:rPr>
          <w:i/>
          <w:sz w:val="22"/>
          <w:szCs w:val="22"/>
        </w:rPr>
        <w:tab/>
        <w:t xml:space="preserve">A single continuous optical reflecting surface which is dynamically deformed by the application of individual torques or forces to compensate for distortions in the optical waveform incident upon the mirror; </w:t>
      </w:r>
      <w:r w:rsidRPr="00821A47">
        <w:rPr>
          <w:i/>
          <w:sz w:val="22"/>
          <w:szCs w:val="22"/>
          <w:u w:val="single"/>
        </w:rPr>
        <w:t>or</w:t>
      </w:r>
    </w:p>
    <w:p w14:paraId="4283EDFB" w14:textId="77777777" w:rsidR="00000700" w:rsidRPr="00821A47" w:rsidRDefault="00000700" w:rsidP="00617944">
      <w:pPr>
        <w:pStyle w:val="1A1a"/>
        <w:tabs>
          <w:tab w:val="clear" w:pos="340"/>
          <w:tab w:val="clear" w:pos="700"/>
          <w:tab w:val="clear" w:pos="1179"/>
        </w:tabs>
        <w:ind w:left="2756" w:right="-23" w:hanging="348"/>
        <w:jc w:val="both"/>
        <w:rPr>
          <w:i/>
          <w:sz w:val="22"/>
          <w:szCs w:val="22"/>
          <w:u w:val="single"/>
        </w:rPr>
      </w:pPr>
      <w:r w:rsidRPr="00821A47">
        <w:rPr>
          <w:i/>
          <w:sz w:val="22"/>
          <w:szCs w:val="22"/>
        </w:rPr>
        <w:t>b.</w:t>
      </w:r>
      <w:r w:rsidRPr="00821A47">
        <w:rPr>
          <w:i/>
          <w:sz w:val="22"/>
          <w:szCs w:val="22"/>
        </w:rPr>
        <w:tab/>
        <w:t>Multiple optical reflecting elements that can be individually and dynamically repositioned by the application of torques or forces to compensate for distortions in the optical waveform incident upon the mirror.</w:t>
      </w:r>
    </w:p>
    <w:p w14:paraId="5A4D90EC" w14:textId="77777777" w:rsidR="00000700" w:rsidRPr="00821A47" w:rsidRDefault="00617944" w:rsidP="00000700">
      <w:pPr>
        <w:pStyle w:val="1A1a"/>
        <w:tabs>
          <w:tab w:val="clear" w:pos="340"/>
          <w:tab w:val="clear" w:pos="700"/>
          <w:tab w:val="clear" w:pos="1179"/>
        </w:tabs>
        <w:ind w:left="2058" w:right="-23" w:firstLine="2"/>
        <w:jc w:val="both"/>
        <w:rPr>
          <w:sz w:val="22"/>
          <w:szCs w:val="22"/>
        </w:rPr>
      </w:pPr>
      <w:r w:rsidRPr="00821A47">
        <w:rPr>
          <w:i/>
          <w:sz w:val="22"/>
          <w:szCs w:val="22"/>
        </w:rPr>
        <w:t xml:space="preserve">2.   </w:t>
      </w:r>
      <w:r w:rsidR="00000700" w:rsidRPr="00821A47">
        <w:rPr>
          <w:i/>
          <w:sz w:val="22"/>
          <w:szCs w:val="22"/>
        </w:rPr>
        <w:t xml:space="preserve">'Deformable mirrors' are also known as adaptive </w:t>
      </w:r>
      <w:proofErr w:type="spellStart"/>
      <w:r w:rsidR="00000700" w:rsidRPr="00821A47">
        <w:rPr>
          <w:i/>
          <w:sz w:val="22"/>
          <w:szCs w:val="22"/>
        </w:rPr>
        <w:t>optic</w:t>
      </w:r>
      <w:proofErr w:type="spellEnd"/>
      <w:r w:rsidR="00000700" w:rsidRPr="00821A47">
        <w:rPr>
          <w:i/>
          <w:sz w:val="22"/>
          <w:szCs w:val="22"/>
        </w:rPr>
        <w:t xml:space="preserve"> mirrors.</w:t>
      </w:r>
    </w:p>
    <w:p w14:paraId="6CBD864C" w14:textId="77777777" w:rsidR="00000700" w:rsidRPr="00821A47" w:rsidRDefault="00000700" w:rsidP="00000700">
      <w:pPr>
        <w:ind w:right="-22"/>
        <w:jc w:val="both"/>
        <w:rPr>
          <w:sz w:val="16"/>
          <w:szCs w:val="16"/>
        </w:rPr>
      </w:pPr>
    </w:p>
    <w:p w14:paraId="3DD60646" w14:textId="77777777" w:rsidR="00CF3264" w:rsidRPr="00821A47" w:rsidRDefault="008855F8">
      <w:pPr>
        <w:pStyle w:val="1A1a1"/>
        <w:ind w:right="-22"/>
        <w:jc w:val="both"/>
        <w:rPr>
          <w:sz w:val="22"/>
          <w:szCs w:val="22"/>
        </w:rPr>
      </w:pPr>
      <w:r w:rsidRPr="00821A47">
        <w:rPr>
          <w:sz w:val="22"/>
          <w:szCs w:val="22"/>
        </w:rPr>
        <w:t>6.</w:t>
      </w:r>
      <w:r w:rsidRPr="00821A47">
        <w:rPr>
          <w:sz w:val="22"/>
          <w:szCs w:val="22"/>
        </w:rPr>
        <w:tab/>
        <w:t>A.</w:t>
      </w:r>
      <w:r w:rsidRPr="00821A47">
        <w:rPr>
          <w:sz w:val="22"/>
          <w:szCs w:val="22"/>
        </w:rPr>
        <w:tab/>
        <w:t>4.</w:t>
      </w:r>
      <w:r w:rsidRPr="00821A47">
        <w:rPr>
          <w:sz w:val="22"/>
          <w:szCs w:val="22"/>
        </w:rPr>
        <w:tab/>
        <w:t>a.</w:t>
      </w:r>
      <w:r w:rsidRPr="00821A47">
        <w:rPr>
          <w:sz w:val="22"/>
          <w:szCs w:val="22"/>
        </w:rPr>
        <w:tab/>
      </w:r>
      <w:r w:rsidR="00CF3264" w:rsidRPr="00821A47">
        <w:rPr>
          <w:sz w:val="22"/>
          <w:szCs w:val="22"/>
        </w:rPr>
        <w:t>2.</w:t>
      </w:r>
      <w:r w:rsidR="00CF3264" w:rsidRPr="00821A47">
        <w:rPr>
          <w:sz w:val="22"/>
          <w:szCs w:val="22"/>
        </w:rPr>
        <w:tab/>
        <w:t>Lightweight monolithic mirrors having</w:t>
      </w:r>
      <w:r w:rsidR="00CF3264" w:rsidRPr="00821A47">
        <w:rPr>
          <w:b/>
          <w:sz w:val="22"/>
          <w:szCs w:val="22"/>
        </w:rPr>
        <w:t xml:space="preserve"> </w:t>
      </w:r>
      <w:r w:rsidR="00CF3264" w:rsidRPr="00821A47">
        <w:rPr>
          <w:sz w:val="22"/>
          <w:szCs w:val="22"/>
        </w:rPr>
        <w:t>an average "equivalent density" of less than 30 kg/m</w:t>
      </w:r>
      <w:r w:rsidR="007A319F" w:rsidRPr="00821A47">
        <w:rPr>
          <w:sz w:val="22"/>
          <w:szCs w:val="22"/>
          <w:vertAlign w:val="superscript"/>
        </w:rPr>
        <w:t>2</w:t>
      </w:r>
      <w:r w:rsidR="00CF3264" w:rsidRPr="00821A47">
        <w:rPr>
          <w:sz w:val="22"/>
          <w:szCs w:val="22"/>
        </w:rPr>
        <w:t xml:space="preserve"> and a total mass</w:t>
      </w:r>
      <w:r w:rsidR="00CF3264" w:rsidRPr="00821A47">
        <w:rPr>
          <w:b/>
          <w:sz w:val="22"/>
          <w:szCs w:val="22"/>
        </w:rPr>
        <w:t xml:space="preserve"> </w:t>
      </w:r>
      <w:r w:rsidR="00CF3264" w:rsidRPr="00821A47">
        <w:rPr>
          <w:sz w:val="22"/>
          <w:szCs w:val="22"/>
        </w:rPr>
        <w:t>exceeding 10 kg;</w:t>
      </w:r>
    </w:p>
    <w:p w14:paraId="56BB7E39" w14:textId="77777777" w:rsidR="00CF3264" w:rsidRPr="00821A47" w:rsidRDefault="008855F8">
      <w:pPr>
        <w:pStyle w:val="1A1a1"/>
        <w:ind w:right="-22"/>
        <w:jc w:val="both"/>
        <w:rPr>
          <w:sz w:val="22"/>
          <w:szCs w:val="22"/>
        </w:rPr>
      </w:pPr>
      <w:r w:rsidRPr="00821A47">
        <w:rPr>
          <w:sz w:val="22"/>
          <w:szCs w:val="22"/>
        </w:rPr>
        <w:t>6.</w:t>
      </w:r>
      <w:r w:rsidRPr="00821A47">
        <w:rPr>
          <w:sz w:val="22"/>
          <w:szCs w:val="22"/>
        </w:rPr>
        <w:tab/>
        <w:t>A.</w:t>
      </w:r>
      <w:r w:rsidRPr="00821A47">
        <w:rPr>
          <w:sz w:val="22"/>
          <w:szCs w:val="22"/>
        </w:rPr>
        <w:tab/>
        <w:t>4.</w:t>
      </w:r>
      <w:r w:rsidRPr="00821A47">
        <w:rPr>
          <w:sz w:val="22"/>
          <w:szCs w:val="22"/>
        </w:rPr>
        <w:tab/>
        <w:t>a.</w:t>
      </w:r>
      <w:r w:rsidRPr="00821A47">
        <w:rPr>
          <w:sz w:val="22"/>
          <w:szCs w:val="22"/>
        </w:rPr>
        <w:tab/>
      </w:r>
      <w:r w:rsidR="00CF3264" w:rsidRPr="00821A47">
        <w:rPr>
          <w:sz w:val="22"/>
          <w:szCs w:val="22"/>
        </w:rPr>
        <w:t>3.</w:t>
      </w:r>
      <w:r w:rsidR="00CF3264" w:rsidRPr="00821A47">
        <w:rPr>
          <w:sz w:val="22"/>
          <w:szCs w:val="22"/>
        </w:rPr>
        <w:tab/>
      </w:r>
      <w:r w:rsidR="00CF3264" w:rsidRPr="00821A47">
        <w:rPr>
          <w:spacing w:val="-4"/>
          <w:sz w:val="22"/>
          <w:szCs w:val="22"/>
        </w:rPr>
        <w:t>Lightweight "composite" or foam mirror structures having</w:t>
      </w:r>
      <w:r w:rsidR="00CF3264" w:rsidRPr="00821A47">
        <w:rPr>
          <w:b/>
          <w:spacing w:val="-4"/>
          <w:sz w:val="22"/>
          <w:szCs w:val="22"/>
        </w:rPr>
        <w:t xml:space="preserve"> </w:t>
      </w:r>
      <w:r w:rsidR="00CF3264" w:rsidRPr="00821A47">
        <w:rPr>
          <w:spacing w:val="-4"/>
          <w:sz w:val="22"/>
          <w:szCs w:val="22"/>
        </w:rPr>
        <w:t>an average "equivalent density" of less than 30 kg/m</w:t>
      </w:r>
      <w:r w:rsidR="007A319F" w:rsidRPr="00821A47">
        <w:rPr>
          <w:spacing w:val="-4"/>
          <w:sz w:val="22"/>
          <w:szCs w:val="22"/>
          <w:vertAlign w:val="superscript"/>
        </w:rPr>
        <w:t>2</w:t>
      </w:r>
      <w:r w:rsidR="00CF3264" w:rsidRPr="00821A47">
        <w:rPr>
          <w:spacing w:val="-4"/>
          <w:sz w:val="22"/>
          <w:szCs w:val="22"/>
        </w:rPr>
        <w:t xml:space="preserve"> and a total mass</w:t>
      </w:r>
      <w:r w:rsidR="00CF3264" w:rsidRPr="00821A47">
        <w:rPr>
          <w:b/>
          <w:spacing w:val="-4"/>
          <w:sz w:val="22"/>
          <w:szCs w:val="22"/>
        </w:rPr>
        <w:t xml:space="preserve"> </w:t>
      </w:r>
      <w:r w:rsidR="00CF3264" w:rsidRPr="00821A47">
        <w:rPr>
          <w:spacing w:val="-4"/>
          <w:sz w:val="22"/>
          <w:szCs w:val="22"/>
        </w:rPr>
        <w:t>exceeding 2 kg;</w:t>
      </w:r>
    </w:p>
    <w:p w14:paraId="71E645E4" w14:textId="77777777" w:rsidR="008855F8" w:rsidRPr="00821A47" w:rsidRDefault="008855F8" w:rsidP="00E248B8">
      <w:pPr>
        <w:pStyle w:val="1A1a1"/>
        <w:tabs>
          <w:tab w:val="clear" w:pos="340"/>
          <w:tab w:val="clear" w:pos="720"/>
          <w:tab w:val="clear" w:pos="1179"/>
        </w:tabs>
        <w:spacing w:before="40"/>
        <w:ind w:left="2416" w:right="-23" w:hanging="2393"/>
        <w:jc w:val="both"/>
        <w:rPr>
          <w:i/>
          <w:sz w:val="22"/>
          <w:szCs w:val="22"/>
        </w:rPr>
      </w:pPr>
      <w:r w:rsidRPr="00821A47">
        <w:rPr>
          <w:szCs w:val="24"/>
        </w:rPr>
        <w:tab/>
      </w:r>
      <w:r w:rsidRPr="00821A47">
        <w:rPr>
          <w:i/>
          <w:sz w:val="22"/>
          <w:szCs w:val="22"/>
          <w:u w:val="single"/>
        </w:rPr>
        <w:t>Note</w:t>
      </w:r>
      <w:r w:rsidRPr="00821A47">
        <w:rPr>
          <w:i/>
          <w:sz w:val="22"/>
          <w:szCs w:val="22"/>
        </w:rPr>
        <w:tab/>
      </w:r>
      <w:r w:rsidRPr="00821A47">
        <w:rPr>
          <w:i/>
          <w:spacing w:val="-4"/>
          <w:sz w:val="22"/>
          <w:szCs w:val="22"/>
        </w:rPr>
        <w:t>6.A.4.a.2. and 6.A.4.a.3. do not apply to mirrors specially designed to direct solar radiation for terrestrial heliostat installations.</w:t>
      </w:r>
    </w:p>
    <w:p w14:paraId="2A143F54" w14:textId="77777777" w:rsidR="008855F8" w:rsidRPr="00821A47" w:rsidRDefault="008855F8">
      <w:pPr>
        <w:pStyle w:val="1A1a1"/>
        <w:ind w:right="-22"/>
        <w:jc w:val="both"/>
        <w:rPr>
          <w:sz w:val="12"/>
          <w:szCs w:val="12"/>
        </w:rPr>
      </w:pPr>
    </w:p>
    <w:p w14:paraId="65CE4AF6" w14:textId="77777777" w:rsidR="00CF3264" w:rsidRPr="00821A47" w:rsidRDefault="008A0D97" w:rsidP="0064504C">
      <w:pPr>
        <w:pStyle w:val="1A1a1"/>
        <w:ind w:right="-22"/>
        <w:jc w:val="both"/>
        <w:rPr>
          <w:sz w:val="22"/>
          <w:szCs w:val="22"/>
          <w:lang w:val="en-AU"/>
        </w:rPr>
      </w:pPr>
      <w:r w:rsidRPr="00821A47">
        <w:rPr>
          <w:sz w:val="22"/>
          <w:szCs w:val="22"/>
        </w:rPr>
        <w:t>6.</w:t>
      </w:r>
      <w:r w:rsidRPr="00821A47">
        <w:rPr>
          <w:sz w:val="22"/>
          <w:szCs w:val="22"/>
        </w:rPr>
        <w:tab/>
        <w:t>A.</w:t>
      </w:r>
      <w:r w:rsidRPr="00821A47">
        <w:rPr>
          <w:sz w:val="22"/>
          <w:szCs w:val="22"/>
        </w:rPr>
        <w:tab/>
        <w:t>4.</w:t>
      </w:r>
      <w:r w:rsidRPr="00821A47">
        <w:rPr>
          <w:sz w:val="22"/>
          <w:szCs w:val="22"/>
        </w:rPr>
        <w:tab/>
        <w:t>a.</w:t>
      </w:r>
      <w:r w:rsidRPr="00821A47">
        <w:rPr>
          <w:sz w:val="22"/>
          <w:szCs w:val="22"/>
        </w:rPr>
        <w:tab/>
      </w:r>
      <w:r w:rsidR="00CF3264" w:rsidRPr="00821A47">
        <w:rPr>
          <w:sz w:val="22"/>
          <w:szCs w:val="22"/>
        </w:rPr>
        <w:t>4.</w:t>
      </w:r>
      <w:r w:rsidR="00CF3264" w:rsidRPr="00821A47">
        <w:rPr>
          <w:sz w:val="22"/>
          <w:szCs w:val="22"/>
        </w:rPr>
        <w:tab/>
      </w:r>
      <w:r w:rsidR="005040CD" w:rsidRPr="00821A47">
        <w:rPr>
          <w:sz w:val="22"/>
          <w:szCs w:val="22"/>
          <w:lang w:val="en-AU"/>
        </w:rPr>
        <w:t>Mirrors specially designed for beam steering mirror stages specified in 6.A.4.d.2.a. with a flatness of λ/10 or better (λ is equal to 633 nm) and having any of the following:</w:t>
      </w:r>
    </w:p>
    <w:p w14:paraId="361EAA37" w14:textId="77777777" w:rsidR="00B579FB" w:rsidRPr="00821A47" w:rsidRDefault="00B579FB" w:rsidP="0064504C">
      <w:pPr>
        <w:ind w:left="2436" w:right="-23" w:hanging="364"/>
        <w:jc w:val="both"/>
        <w:rPr>
          <w:sz w:val="22"/>
          <w:szCs w:val="22"/>
        </w:rPr>
      </w:pPr>
      <w:r w:rsidRPr="00821A47">
        <w:rPr>
          <w:sz w:val="22"/>
          <w:szCs w:val="22"/>
        </w:rPr>
        <w:t>a.</w:t>
      </w:r>
      <w:r w:rsidRPr="00821A47">
        <w:rPr>
          <w:sz w:val="22"/>
          <w:szCs w:val="22"/>
        </w:rPr>
        <w:tab/>
      </w:r>
      <w:r w:rsidRPr="00821A47">
        <w:rPr>
          <w:sz w:val="22"/>
          <w:szCs w:val="22"/>
          <w:lang w:val="en-AU"/>
        </w:rPr>
        <w:t xml:space="preserve">Diameter or major axis length greater than or equal to 100 mm; </w:t>
      </w:r>
      <w:r w:rsidRPr="00821A47">
        <w:rPr>
          <w:sz w:val="22"/>
          <w:szCs w:val="22"/>
          <w:u w:val="single"/>
          <w:lang w:val="en-AU"/>
        </w:rPr>
        <w:t>or</w:t>
      </w:r>
    </w:p>
    <w:p w14:paraId="5174DA91" w14:textId="77777777" w:rsidR="00B579FB" w:rsidRPr="00821A47" w:rsidRDefault="00B579FB" w:rsidP="0064504C">
      <w:pPr>
        <w:ind w:left="2436" w:right="-23" w:hanging="364"/>
        <w:jc w:val="both"/>
        <w:rPr>
          <w:sz w:val="22"/>
          <w:szCs w:val="22"/>
        </w:rPr>
      </w:pPr>
      <w:r w:rsidRPr="00821A47">
        <w:rPr>
          <w:sz w:val="22"/>
          <w:szCs w:val="22"/>
        </w:rPr>
        <w:t>b.</w:t>
      </w:r>
      <w:r w:rsidRPr="00821A47">
        <w:rPr>
          <w:sz w:val="22"/>
          <w:szCs w:val="22"/>
        </w:rPr>
        <w:tab/>
      </w:r>
      <w:r w:rsidRPr="00821A47">
        <w:rPr>
          <w:sz w:val="22"/>
          <w:szCs w:val="22"/>
          <w:lang w:val="en-AU"/>
        </w:rPr>
        <w:t>Having all of the following:</w:t>
      </w:r>
    </w:p>
    <w:p w14:paraId="0AF1DDAC" w14:textId="77777777" w:rsidR="00B579FB" w:rsidRPr="00821A47" w:rsidRDefault="00B579FB" w:rsidP="0064504C">
      <w:pPr>
        <w:ind w:left="2800" w:right="-23" w:hanging="336"/>
        <w:jc w:val="both"/>
        <w:rPr>
          <w:sz w:val="22"/>
          <w:szCs w:val="22"/>
        </w:rPr>
      </w:pPr>
      <w:r w:rsidRPr="00821A47">
        <w:rPr>
          <w:sz w:val="22"/>
          <w:szCs w:val="22"/>
        </w:rPr>
        <w:t>1.</w:t>
      </w:r>
      <w:r w:rsidRPr="00821A47">
        <w:rPr>
          <w:sz w:val="22"/>
          <w:szCs w:val="22"/>
        </w:rPr>
        <w:tab/>
      </w:r>
      <w:r w:rsidRPr="00821A47">
        <w:rPr>
          <w:sz w:val="22"/>
          <w:szCs w:val="22"/>
          <w:lang w:val="en-AU"/>
        </w:rPr>
        <w:t xml:space="preserve">Diameter or major axis length greater than 50 mm </w:t>
      </w:r>
      <w:r w:rsidRPr="00821A47">
        <w:rPr>
          <w:sz w:val="22"/>
          <w:szCs w:val="22"/>
        </w:rPr>
        <w:t xml:space="preserve">but less than 100 mm; </w:t>
      </w:r>
      <w:r w:rsidRPr="00821A47">
        <w:rPr>
          <w:sz w:val="22"/>
          <w:szCs w:val="22"/>
          <w:u w:val="single"/>
        </w:rPr>
        <w:t>and</w:t>
      </w:r>
    </w:p>
    <w:p w14:paraId="7BD1BFA9" w14:textId="77777777" w:rsidR="00B579FB" w:rsidRPr="00821A47" w:rsidRDefault="00B579FB" w:rsidP="0064504C">
      <w:pPr>
        <w:tabs>
          <w:tab w:val="left" w:pos="340"/>
          <w:tab w:val="left" w:pos="720"/>
          <w:tab w:val="left" w:pos="1179"/>
        </w:tabs>
        <w:ind w:left="2800" w:right="-23" w:hanging="336"/>
        <w:jc w:val="both"/>
        <w:rPr>
          <w:sz w:val="22"/>
          <w:szCs w:val="22"/>
        </w:rPr>
      </w:pPr>
      <w:r w:rsidRPr="00821A47">
        <w:rPr>
          <w:sz w:val="22"/>
          <w:szCs w:val="22"/>
        </w:rPr>
        <w:t>2.</w:t>
      </w:r>
      <w:r w:rsidRPr="00821A47">
        <w:rPr>
          <w:sz w:val="22"/>
          <w:szCs w:val="22"/>
        </w:rPr>
        <w:tab/>
        <w:t xml:space="preserve">A </w:t>
      </w:r>
      <w:r w:rsidRPr="00821A47">
        <w:rPr>
          <w:sz w:val="22"/>
          <w:szCs w:val="22"/>
          <w:lang w:val="en-AU"/>
        </w:rPr>
        <w:t>Laser Induced Damage Threshold</w:t>
      </w:r>
      <w:r w:rsidRPr="00821A47">
        <w:rPr>
          <w:i/>
          <w:sz w:val="22"/>
          <w:szCs w:val="22"/>
          <w:lang w:val="en-AU"/>
        </w:rPr>
        <w:t xml:space="preserve"> </w:t>
      </w:r>
      <w:r w:rsidRPr="00821A47">
        <w:rPr>
          <w:sz w:val="22"/>
          <w:szCs w:val="22"/>
          <w:lang w:val="en-AU"/>
        </w:rPr>
        <w:t>(</w:t>
      </w:r>
      <w:r w:rsidRPr="00821A47">
        <w:rPr>
          <w:sz w:val="22"/>
          <w:szCs w:val="22"/>
        </w:rPr>
        <w:t>LIDT) being any of the following:</w:t>
      </w:r>
    </w:p>
    <w:p w14:paraId="38B2AEBB" w14:textId="77777777" w:rsidR="00B579FB" w:rsidRPr="00821A47" w:rsidRDefault="00B579FB" w:rsidP="0064504C">
      <w:pPr>
        <w:tabs>
          <w:tab w:val="left" w:pos="340"/>
          <w:tab w:val="left" w:pos="720"/>
          <w:tab w:val="left" w:pos="1179"/>
        </w:tabs>
        <w:ind w:left="3164" w:right="-23" w:hanging="336"/>
        <w:jc w:val="both"/>
        <w:rPr>
          <w:sz w:val="22"/>
          <w:szCs w:val="22"/>
        </w:rPr>
      </w:pPr>
      <w:r w:rsidRPr="00821A47">
        <w:rPr>
          <w:sz w:val="22"/>
          <w:szCs w:val="22"/>
        </w:rPr>
        <w:t>a.</w:t>
      </w:r>
      <w:r w:rsidRPr="00821A47">
        <w:rPr>
          <w:sz w:val="22"/>
          <w:szCs w:val="22"/>
        </w:rPr>
        <w:tab/>
        <w:t>Greater than 10 kW/cm</w:t>
      </w:r>
      <w:r w:rsidRPr="00821A47">
        <w:rPr>
          <w:sz w:val="22"/>
          <w:szCs w:val="22"/>
          <w:vertAlign w:val="superscript"/>
        </w:rPr>
        <w:t>2</w:t>
      </w:r>
      <w:r w:rsidRPr="00821A47">
        <w:rPr>
          <w:sz w:val="22"/>
          <w:szCs w:val="22"/>
        </w:rPr>
        <w:t xml:space="preserve"> using a "CW laser"; </w:t>
      </w:r>
      <w:r w:rsidRPr="00821A47">
        <w:rPr>
          <w:sz w:val="22"/>
          <w:szCs w:val="22"/>
          <w:u w:val="single"/>
        </w:rPr>
        <w:t>or</w:t>
      </w:r>
    </w:p>
    <w:p w14:paraId="39E60AFC" w14:textId="77777777" w:rsidR="00B579FB" w:rsidRPr="00821A47" w:rsidRDefault="00B579FB" w:rsidP="0064504C">
      <w:pPr>
        <w:tabs>
          <w:tab w:val="left" w:pos="340"/>
          <w:tab w:val="left" w:pos="720"/>
          <w:tab w:val="left" w:pos="1179"/>
        </w:tabs>
        <w:ind w:left="3164" w:right="-23" w:hanging="336"/>
        <w:jc w:val="both"/>
        <w:rPr>
          <w:sz w:val="22"/>
          <w:szCs w:val="22"/>
        </w:rPr>
      </w:pPr>
      <w:r w:rsidRPr="00821A47">
        <w:rPr>
          <w:sz w:val="22"/>
          <w:szCs w:val="22"/>
        </w:rPr>
        <w:t>b.</w:t>
      </w:r>
      <w:r w:rsidRPr="00821A47">
        <w:rPr>
          <w:sz w:val="22"/>
          <w:szCs w:val="22"/>
        </w:rPr>
        <w:tab/>
        <w:t>Greater than 20 J/cm</w:t>
      </w:r>
      <w:r w:rsidRPr="00821A47">
        <w:rPr>
          <w:sz w:val="22"/>
          <w:szCs w:val="22"/>
          <w:vertAlign w:val="superscript"/>
        </w:rPr>
        <w:t>2</w:t>
      </w:r>
      <w:r w:rsidRPr="00821A47">
        <w:rPr>
          <w:sz w:val="22"/>
          <w:szCs w:val="22"/>
        </w:rPr>
        <w:t xml:space="preserve"> using 20 ns </w:t>
      </w:r>
      <w:r w:rsidR="004449AF" w:rsidRPr="00821A47">
        <w:rPr>
          <w:sz w:val="22"/>
          <w:szCs w:val="22"/>
        </w:rPr>
        <w:t>"</w:t>
      </w:r>
      <w:r w:rsidRPr="00821A47">
        <w:rPr>
          <w:sz w:val="22"/>
          <w:szCs w:val="22"/>
        </w:rPr>
        <w:t>laser</w:t>
      </w:r>
      <w:r w:rsidR="004449AF" w:rsidRPr="00821A47">
        <w:rPr>
          <w:sz w:val="22"/>
          <w:szCs w:val="22"/>
        </w:rPr>
        <w:t>"</w:t>
      </w:r>
      <w:r w:rsidRPr="00821A47">
        <w:rPr>
          <w:sz w:val="22"/>
          <w:szCs w:val="22"/>
        </w:rPr>
        <w:t xml:space="preserve"> pulses at 20 Hz repetition rate;</w:t>
      </w:r>
    </w:p>
    <w:p w14:paraId="49403139" w14:textId="77777777" w:rsidR="006A2C56" w:rsidRPr="00821A47" w:rsidRDefault="00CF3264" w:rsidP="00E248B8">
      <w:pPr>
        <w:pStyle w:val="1A1anote1"/>
        <w:spacing w:before="40"/>
        <w:ind w:left="2381" w:hanging="782"/>
        <w:jc w:val="both"/>
        <w:rPr>
          <w:i/>
          <w:sz w:val="22"/>
          <w:szCs w:val="22"/>
        </w:rPr>
      </w:pPr>
      <w:r w:rsidRPr="00821A47">
        <w:rPr>
          <w:i/>
          <w:sz w:val="22"/>
          <w:szCs w:val="22"/>
          <w:u w:val="single"/>
        </w:rPr>
        <w:t>N.B.</w:t>
      </w:r>
      <w:r w:rsidRPr="00821A47">
        <w:rPr>
          <w:i/>
          <w:sz w:val="22"/>
          <w:szCs w:val="22"/>
        </w:rPr>
        <w:tab/>
        <w:t>For optical mirrors specially designed for lithography equipment, see 3.B.1.</w:t>
      </w:r>
    </w:p>
    <w:p w14:paraId="3EAD4314" w14:textId="77777777" w:rsidR="00CF3264" w:rsidRPr="00821A47" w:rsidRDefault="00CF3264">
      <w:pPr>
        <w:pStyle w:val="1A1a"/>
        <w:ind w:right="-22"/>
        <w:jc w:val="both"/>
        <w:rPr>
          <w:sz w:val="22"/>
          <w:szCs w:val="22"/>
        </w:rPr>
      </w:pPr>
      <w:r w:rsidRPr="00821A47">
        <w:rPr>
          <w:sz w:val="22"/>
          <w:szCs w:val="22"/>
        </w:rPr>
        <w:lastRenderedPageBreak/>
        <w:t>6.</w:t>
      </w:r>
      <w:r w:rsidRPr="00821A47">
        <w:rPr>
          <w:sz w:val="22"/>
          <w:szCs w:val="22"/>
        </w:rPr>
        <w:tab/>
        <w:t>A.</w:t>
      </w:r>
      <w:r w:rsidRPr="00821A47">
        <w:rPr>
          <w:sz w:val="22"/>
          <w:szCs w:val="22"/>
        </w:rPr>
        <w:tab/>
        <w:t>4.</w:t>
      </w:r>
      <w:r w:rsidRPr="00821A47">
        <w:rPr>
          <w:sz w:val="22"/>
          <w:szCs w:val="22"/>
        </w:rPr>
        <w:tab/>
        <w:t>b.</w:t>
      </w:r>
      <w:r w:rsidRPr="00821A47">
        <w:rPr>
          <w:sz w:val="22"/>
          <w:szCs w:val="22"/>
        </w:rPr>
        <w:tab/>
        <w:t>Optical components made from zinc selenide (</w:t>
      </w:r>
      <w:proofErr w:type="spellStart"/>
      <w:r w:rsidRPr="00821A47">
        <w:rPr>
          <w:sz w:val="22"/>
          <w:szCs w:val="22"/>
        </w:rPr>
        <w:t>ZnSe</w:t>
      </w:r>
      <w:proofErr w:type="spellEnd"/>
      <w:r w:rsidRPr="00821A47">
        <w:rPr>
          <w:sz w:val="22"/>
          <w:szCs w:val="22"/>
        </w:rPr>
        <w:t>) or zinc sulphide (ZnS) with transmission in the wavelength range exceeding 3,000 nm but not exceeding 25,000 nm and having any of the following:</w:t>
      </w:r>
    </w:p>
    <w:p w14:paraId="17F33B46" w14:textId="77777777" w:rsidR="00CF3264" w:rsidRPr="00821A47" w:rsidRDefault="00CF3264">
      <w:pPr>
        <w:pStyle w:val="1A1a1"/>
        <w:ind w:right="-22"/>
        <w:jc w:val="both"/>
        <w:rPr>
          <w:sz w:val="22"/>
          <w:szCs w:val="22"/>
        </w:rPr>
      </w:pPr>
      <w:r w:rsidRPr="00821A47">
        <w:rPr>
          <w:sz w:val="22"/>
          <w:szCs w:val="22"/>
        </w:rPr>
        <w:tab/>
      </w:r>
      <w:r w:rsidRPr="00821A47">
        <w:rPr>
          <w:sz w:val="22"/>
          <w:szCs w:val="22"/>
        </w:rPr>
        <w:tab/>
      </w:r>
      <w:r w:rsidRPr="00821A47">
        <w:rPr>
          <w:sz w:val="22"/>
          <w:szCs w:val="22"/>
        </w:rPr>
        <w:tab/>
      </w:r>
      <w:r w:rsidRPr="00821A47">
        <w:rPr>
          <w:sz w:val="22"/>
          <w:szCs w:val="22"/>
        </w:rPr>
        <w:tab/>
        <w:t>1.</w:t>
      </w:r>
      <w:r w:rsidRPr="00821A47">
        <w:rPr>
          <w:sz w:val="22"/>
          <w:szCs w:val="22"/>
        </w:rPr>
        <w:tab/>
        <w:t>Exceeding 100 cm</w:t>
      </w:r>
      <w:r w:rsidR="007A319F" w:rsidRPr="00821A47">
        <w:rPr>
          <w:sz w:val="22"/>
          <w:szCs w:val="22"/>
          <w:vertAlign w:val="superscript"/>
        </w:rPr>
        <w:t>3</w:t>
      </w:r>
      <w:r w:rsidRPr="00821A47">
        <w:rPr>
          <w:sz w:val="22"/>
          <w:szCs w:val="22"/>
        </w:rPr>
        <w:t xml:space="preserve"> in volume; </w:t>
      </w:r>
      <w:r w:rsidRPr="00821A47">
        <w:rPr>
          <w:sz w:val="22"/>
          <w:szCs w:val="22"/>
          <w:u w:val="single"/>
        </w:rPr>
        <w:t>or</w:t>
      </w:r>
    </w:p>
    <w:p w14:paraId="69359A35" w14:textId="77777777" w:rsidR="00CF3264" w:rsidRPr="00821A47" w:rsidRDefault="00CF3264">
      <w:pPr>
        <w:pStyle w:val="1A1a1"/>
        <w:ind w:right="-22"/>
        <w:jc w:val="both"/>
        <w:rPr>
          <w:sz w:val="22"/>
          <w:szCs w:val="22"/>
        </w:rPr>
      </w:pPr>
      <w:r w:rsidRPr="00821A47">
        <w:rPr>
          <w:sz w:val="22"/>
          <w:szCs w:val="22"/>
        </w:rPr>
        <w:tab/>
      </w:r>
      <w:r w:rsidRPr="00821A47">
        <w:rPr>
          <w:sz w:val="22"/>
          <w:szCs w:val="22"/>
        </w:rPr>
        <w:tab/>
      </w:r>
      <w:r w:rsidRPr="00821A47">
        <w:rPr>
          <w:sz w:val="22"/>
          <w:szCs w:val="22"/>
        </w:rPr>
        <w:tab/>
      </w:r>
      <w:r w:rsidRPr="00821A47">
        <w:rPr>
          <w:sz w:val="22"/>
          <w:szCs w:val="22"/>
        </w:rPr>
        <w:tab/>
        <w:t>2.</w:t>
      </w:r>
      <w:r w:rsidRPr="00821A47">
        <w:rPr>
          <w:sz w:val="22"/>
          <w:szCs w:val="22"/>
        </w:rPr>
        <w:tab/>
        <w:t>Exceeding 80 mm in diameter or length of major axis and 20 mm in thickness (depth);</w:t>
      </w:r>
    </w:p>
    <w:p w14:paraId="4869E2C8" w14:textId="77777777" w:rsidR="00CF3264" w:rsidRPr="00821A47" w:rsidRDefault="00CF3264">
      <w:pPr>
        <w:pStyle w:val="1A"/>
        <w:jc w:val="both"/>
        <w:rPr>
          <w:sz w:val="12"/>
          <w:szCs w:val="12"/>
        </w:rPr>
      </w:pPr>
    </w:p>
    <w:p w14:paraId="212DF258" w14:textId="77777777" w:rsidR="00CF3264" w:rsidRPr="00821A47" w:rsidRDefault="00CF3264">
      <w:pPr>
        <w:pStyle w:val="1A1a"/>
        <w:ind w:right="-22"/>
        <w:jc w:val="both"/>
        <w:rPr>
          <w:sz w:val="22"/>
          <w:szCs w:val="22"/>
        </w:rPr>
      </w:pPr>
      <w:r w:rsidRPr="00821A47">
        <w:rPr>
          <w:sz w:val="22"/>
          <w:szCs w:val="22"/>
        </w:rPr>
        <w:t>6.</w:t>
      </w:r>
      <w:r w:rsidRPr="00821A47">
        <w:rPr>
          <w:sz w:val="22"/>
          <w:szCs w:val="22"/>
        </w:rPr>
        <w:tab/>
        <w:t>A.</w:t>
      </w:r>
      <w:r w:rsidRPr="00821A47">
        <w:rPr>
          <w:sz w:val="22"/>
          <w:szCs w:val="22"/>
        </w:rPr>
        <w:tab/>
        <w:t>4.</w:t>
      </w:r>
      <w:r w:rsidRPr="00821A47">
        <w:rPr>
          <w:sz w:val="22"/>
          <w:szCs w:val="22"/>
        </w:rPr>
        <w:tab/>
        <w:t>c.</w:t>
      </w:r>
      <w:r w:rsidRPr="00821A47">
        <w:rPr>
          <w:sz w:val="22"/>
          <w:szCs w:val="22"/>
        </w:rPr>
        <w:tab/>
        <w:t>"Space-qualified" components for optical systems, as follows:</w:t>
      </w:r>
    </w:p>
    <w:p w14:paraId="7AB6CBB8" w14:textId="77777777" w:rsidR="00CF3264" w:rsidRPr="00821A47" w:rsidRDefault="00CF3264">
      <w:pPr>
        <w:pStyle w:val="1A1a1"/>
        <w:ind w:right="-22"/>
        <w:jc w:val="both"/>
        <w:rPr>
          <w:sz w:val="22"/>
          <w:szCs w:val="22"/>
        </w:rPr>
      </w:pPr>
      <w:r w:rsidRPr="00821A47">
        <w:rPr>
          <w:sz w:val="22"/>
          <w:szCs w:val="22"/>
        </w:rPr>
        <w:tab/>
      </w:r>
      <w:r w:rsidRPr="00821A47">
        <w:rPr>
          <w:sz w:val="22"/>
          <w:szCs w:val="22"/>
        </w:rPr>
        <w:tab/>
      </w:r>
      <w:r w:rsidRPr="00821A47">
        <w:rPr>
          <w:sz w:val="22"/>
          <w:szCs w:val="22"/>
        </w:rPr>
        <w:tab/>
      </w:r>
      <w:r w:rsidRPr="00821A47">
        <w:rPr>
          <w:sz w:val="22"/>
          <w:szCs w:val="22"/>
        </w:rPr>
        <w:tab/>
        <w:t>1.</w:t>
      </w:r>
      <w:r w:rsidRPr="00821A47">
        <w:rPr>
          <w:sz w:val="22"/>
          <w:szCs w:val="22"/>
        </w:rPr>
        <w:tab/>
        <w:t>Components lightweighted to less than 20% "equivalent density" compared with a solid blank of the same aperture and thickness;</w:t>
      </w:r>
    </w:p>
    <w:p w14:paraId="51B2430F" w14:textId="77777777" w:rsidR="00CF3264" w:rsidRPr="00821A47" w:rsidRDefault="00CF3264">
      <w:pPr>
        <w:pStyle w:val="1A1a1"/>
        <w:ind w:right="-22"/>
        <w:jc w:val="both"/>
        <w:rPr>
          <w:sz w:val="22"/>
          <w:szCs w:val="22"/>
        </w:rPr>
      </w:pPr>
      <w:r w:rsidRPr="00821A47">
        <w:rPr>
          <w:sz w:val="22"/>
          <w:szCs w:val="22"/>
        </w:rPr>
        <w:tab/>
      </w:r>
      <w:r w:rsidRPr="00821A47">
        <w:rPr>
          <w:sz w:val="22"/>
          <w:szCs w:val="22"/>
        </w:rPr>
        <w:tab/>
      </w:r>
      <w:r w:rsidRPr="00821A47">
        <w:rPr>
          <w:sz w:val="22"/>
          <w:szCs w:val="22"/>
        </w:rPr>
        <w:tab/>
      </w:r>
      <w:r w:rsidRPr="00821A47">
        <w:rPr>
          <w:sz w:val="22"/>
          <w:szCs w:val="22"/>
        </w:rPr>
        <w:tab/>
        <w:t>2.</w:t>
      </w:r>
      <w:r w:rsidRPr="00821A47">
        <w:rPr>
          <w:sz w:val="22"/>
          <w:szCs w:val="22"/>
        </w:rPr>
        <w:tab/>
        <w:t>Raw substrates, processed substrates having surface coatings (single-layer or multi-layer, metallic or dielectric, conducting, semiconducting or insulating) or having protective films;</w:t>
      </w:r>
    </w:p>
    <w:p w14:paraId="3EC381F9" w14:textId="77777777" w:rsidR="00CF3264" w:rsidRPr="00821A47" w:rsidRDefault="00CF3264">
      <w:pPr>
        <w:pStyle w:val="1A1a1"/>
        <w:ind w:right="-22"/>
        <w:jc w:val="both"/>
        <w:rPr>
          <w:sz w:val="22"/>
          <w:szCs w:val="22"/>
        </w:rPr>
      </w:pPr>
      <w:r w:rsidRPr="00821A47">
        <w:rPr>
          <w:sz w:val="22"/>
          <w:szCs w:val="22"/>
        </w:rPr>
        <w:tab/>
      </w:r>
      <w:r w:rsidRPr="00821A47">
        <w:rPr>
          <w:sz w:val="22"/>
          <w:szCs w:val="22"/>
        </w:rPr>
        <w:tab/>
      </w:r>
      <w:r w:rsidRPr="00821A47">
        <w:rPr>
          <w:sz w:val="22"/>
          <w:szCs w:val="22"/>
        </w:rPr>
        <w:tab/>
      </w:r>
      <w:r w:rsidRPr="00821A47">
        <w:rPr>
          <w:sz w:val="22"/>
          <w:szCs w:val="22"/>
        </w:rPr>
        <w:tab/>
        <w:t>3.</w:t>
      </w:r>
      <w:r w:rsidRPr="00821A47">
        <w:rPr>
          <w:sz w:val="22"/>
          <w:szCs w:val="22"/>
        </w:rPr>
        <w:tab/>
        <w:t>Segments or assemblies of mirrors designed to be assembled in space into an optical system with a collecting aperture equivalent to or larger than a single optic 1 m in diameter;</w:t>
      </w:r>
    </w:p>
    <w:p w14:paraId="6D5DFA08" w14:textId="77777777" w:rsidR="00CF3264" w:rsidRPr="00821A47" w:rsidRDefault="00CF3264">
      <w:pPr>
        <w:pStyle w:val="1A1a1"/>
        <w:ind w:right="-22"/>
        <w:jc w:val="both"/>
        <w:rPr>
          <w:sz w:val="22"/>
          <w:szCs w:val="22"/>
        </w:rPr>
      </w:pPr>
      <w:r w:rsidRPr="00821A47">
        <w:rPr>
          <w:sz w:val="22"/>
          <w:szCs w:val="22"/>
        </w:rPr>
        <w:tab/>
      </w:r>
      <w:r w:rsidRPr="00821A47">
        <w:rPr>
          <w:sz w:val="22"/>
          <w:szCs w:val="22"/>
        </w:rPr>
        <w:tab/>
      </w:r>
      <w:r w:rsidRPr="00821A47">
        <w:rPr>
          <w:sz w:val="22"/>
          <w:szCs w:val="22"/>
        </w:rPr>
        <w:tab/>
      </w:r>
      <w:r w:rsidRPr="00821A47">
        <w:rPr>
          <w:sz w:val="22"/>
          <w:szCs w:val="22"/>
        </w:rPr>
        <w:tab/>
        <w:t>4.</w:t>
      </w:r>
      <w:r w:rsidRPr="00821A47">
        <w:rPr>
          <w:sz w:val="22"/>
          <w:szCs w:val="22"/>
        </w:rPr>
        <w:tab/>
      </w:r>
      <w:r w:rsidR="003A672C" w:rsidRPr="00821A47">
        <w:rPr>
          <w:sz w:val="22"/>
          <w:szCs w:val="22"/>
        </w:rPr>
        <w:t>Components manufactured from "composite" materials having a coefficient of linear thermal expansion, in any coordinate direction, equal to or less than 5 x 10</w:t>
      </w:r>
      <w:r w:rsidR="003A672C" w:rsidRPr="00821A47">
        <w:rPr>
          <w:sz w:val="22"/>
          <w:szCs w:val="22"/>
          <w:vertAlign w:val="superscript"/>
        </w:rPr>
        <w:t>-6</w:t>
      </w:r>
      <w:r w:rsidR="003A672C" w:rsidRPr="00821A47">
        <w:rPr>
          <w:sz w:val="22"/>
          <w:szCs w:val="22"/>
        </w:rPr>
        <w:t>/K;</w:t>
      </w:r>
    </w:p>
    <w:p w14:paraId="494DF72C" w14:textId="77777777" w:rsidR="00CF3264" w:rsidRPr="00821A47" w:rsidRDefault="00CF3264">
      <w:pPr>
        <w:pStyle w:val="1A1a"/>
        <w:ind w:right="-22"/>
        <w:jc w:val="both"/>
        <w:rPr>
          <w:sz w:val="16"/>
          <w:szCs w:val="16"/>
        </w:rPr>
      </w:pPr>
    </w:p>
    <w:p w14:paraId="4F102CF9" w14:textId="77777777" w:rsidR="00CF3264" w:rsidRPr="00821A47" w:rsidRDefault="00CF3264">
      <w:pPr>
        <w:pStyle w:val="1A1a"/>
        <w:ind w:right="-22"/>
        <w:jc w:val="both"/>
        <w:rPr>
          <w:sz w:val="22"/>
          <w:szCs w:val="22"/>
        </w:rPr>
      </w:pPr>
      <w:r w:rsidRPr="00821A47">
        <w:rPr>
          <w:sz w:val="22"/>
          <w:szCs w:val="22"/>
        </w:rPr>
        <w:t>6.</w:t>
      </w:r>
      <w:r w:rsidRPr="00821A47">
        <w:rPr>
          <w:sz w:val="22"/>
          <w:szCs w:val="22"/>
        </w:rPr>
        <w:tab/>
        <w:t>A.</w:t>
      </w:r>
      <w:r w:rsidRPr="00821A47">
        <w:rPr>
          <w:sz w:val="22"/>
          <w:szCs w:val="22"/>
        </w:rPr>
        <w:tab/>
        <w:t>4.</w:t>
      </w:r>
      <w:r w:rsidRPr="00821A47">
        <w:rPr>
          <w:sz w:val="22"/>
          <w:szCs w:val="22"/>
        </w:rPr>
        <w:tab/>
        <w:t>d.</w:t>
      </w:r>
      <w:r w:rsidRPr="00821A47">
        <w:rPr>
          <w:sz w:val="22"/>
          <w:szCs w:val="22"/>
        </w:rPr>
        <w:tab/>
        <w:t>Optical control equipment as follows:</w:t>
      </w:r>
    </w:p>
    <w:p w14:paraId="3A9A2C11" w14:textId="77777777" w:rsidR="00CF3264" w:rsidRPr="00821A47" w:rsidRDefault="00CF3264">
      <w:pPr>
        <w:pStyle w:val="1A1a1"/>
        <w:spacing w:before="120"/>
        <w:ind w:left="2064" w:right="-23" w:hanging="2041"/>
        <w:jc w:val="both"/>
        <w:rPr>
          <w:sz w:val="22"/>
          <w:szCs w:val="22"/>
        </w:rPr>
      </w:pPr>
      <w:r w:rsidRPr="00821A47">
        <w:rPr>
          <w:sz w:val="22"/>
          <w:szCs w:val="22"/>
        </w:rPr>
        <w:tab/>
      </w:r>
      <w:r w:rsidRPr="00821A47">
        <w:rPr>
          <w:sz w:val="22"/>
          <w:szCs w:val="22"/>
        </w:rPr>
        <w:tab/>
      </w:r>
      <w:r w:rsidRPr="00821A47">
        <w:rPr>
          <w:sz w:val="22"/>
          <w:szCs w:val="22"/>
        </w:rPr>
        <w:tab/>
      </w:r>
      <w:r w:rsidRPr="00821A47">
        <w:rPr>
          <w:sz w:val="22"/>
          <w:szCs w:val="22"/>
        </w:rPr>
        <w:tab/>
        <w:t>1.</w:t>
      </w:r>
      <w:r w:rsidRPr="00821A47">
        <w:rPr>
          <w:sz w:val="22"/>
          <w:szCs w:val="22"/>
        </w:rPr>
        <w:tab/>
        <w:t xml:space="preserve">Equipment specially designed to maintain the surface figure or orientation of the "space-qualified" components specified </w:t>
      </w:r>
      <w:r w:rsidR="00151BAC" w:rsidRPr="00821A47">
        <w:rPr>
          <w:sz w:val="22"/>
          <w:szCs w:val="22"/>
        </w:rPr>
        <w:t>in</w:t>
      </w:r>
      <w:r w:rsidRPr="00821A47">
        <w:rPr>
          <w:sz w:val="22"/>
          <w:szCs w:val="22"/>
        </w:rPr>
        <w:t xml:space="preserve"> 6.A.4.c.1. or 6.A.4.c.3.;</w:t>
      </w:r>
    </w:p>
    <w:p w14:paraId="47995953" w14:textId="77777777" w:rsidR="00CF3264" w:rsidRPr="00821A47" w:rsidRDefault="00CF3264">
      <w:pPr>
        <w:pStyle w:val="1A1a1"/>
        <w:ind w:right="-22"/>
        <w:jc w:val="both"/>
        <w:rPr>
          <w:sz w:val="22"/>
          <w:szCs w:val="22"/>
        </w:rPr>
      </w:pPr>
      <w:r w:rsidRPr="00821A47">
        <w:rPr>
          <w:sz w:val="22"/>
          <w:szCs w:val="22"/>
        </w:rPr>
        <w:tab/>
      </w:r>
      <w:r w:rsidRPr="00821A47">
        <w:rPr>
          <w:sz w:val="22"/>
          <w:szCs w:val="22"/>
        </w:rPr>
        <w:tab/>
      </w:r>
      <w:r w:rsidRPr="00821A47">
        <w:rPr>
          <w:sz w:val="22"/>
          <w:szCs w:val="22"/>
        </w:rPr>
        <w:tab/>
      </w:r>
      <w:r w:rsidRPr="00821A47">
        <w:rPr>
          <w:sz w:val="22"/>
          <w:szCs w:val="22"/>
        </w:rPr>
        <w:tab/>
        <w:t>2.</w:t>
      </w:r>
      <w:r w:rsidRPr="00821A47">
        <w:rPr>
          <w:sz w:val="22"/>
          <w:szCs w:val="22"/>
        </w:rPr>
        <w:tab/>
      </w:r>
      <w:r w:rsidR="00B44AE8" w:rsidRPr="00821A47">
        <w:rPr>
          <w:sz w:val="22"/>
          <w:szCs w:val="22"/>
          <w:lang w:val="en-AU"/>
        </w:rPr>
        <w:t>Steering, tracking, stabilisation and resonator alignment equipment as follows:</w:t>
      </w:r>
    </w:p>
    <w:p w14:paraId="61049420" w14:textId="77777777" w:rsidR="00842AC0" w:rsidRPr="00821A47" w:rsidRDefault="00842AC0" w:rsidP="00842AC0">
      <w:pPr>
        <w:pStyle w:val="1A1a1"/>
        <w:tabs>
          <w:tab w:val="clear" w:pos="340"/>
          <w:tab w:val="clear" w:pos="720"/>
          <w:tab w:val="clear" w:pos="1179"/>
          <w:tab w:val="clear" w:pos="1582"/>
        </w:tabs>
        <w:ind w:left="2551" w:right="-23" w:hanging="493"/>
        <w:jc w:val="both"/>
        <w:rPr>
          <w:sz w:val="22"/>
          <w:szCs w:val="22"/>
        </w:rPr>
      </w:pPr>
      <w:r w:rsidRPr="00821A47">
        <w:rPr>
          <w:sz w:val="22"/>
          <w:szCs w:val="22"/>
        </w:rPr>
        <w:t>a.</w:t>
      </w:r>
      <w:r w:rsidRPr="00821A47">
        <w:rPr>
          <w:sz w:val="22"/>
          <w:szCs w:val="22"/>
        </w:rPr>
        <w:tab/>
      </w:r>
      <w:r w:rsidRPr="00821A47">
        <w:rPr>
          <w:sz w:val="22"/>
          <w:szCs w:val="22"/>
          <w:lang w:val="en-AU"/>
        </w:rPr>
        <w:t xml:space="preserve">Beam steering mirror stages </w:t>
      </w:r>
      <w:r w:rsidRPr="00821A47">
        <w:rPr>
          <w:sz w:val="22"/>
          <w:szCs w:val="22"/>
        </w:rPr>
        <w:t xml:space="preserve">designed to carry mirrors having </w:t>
      </w:r>
      <w:r w:rsidRPr="00821A47">
        <w:rPr>
          <w:sz w:val="22"/>
          <w:szCs w:val="22"/>
          <w:lang w:val="en-AU"/>
        </w:rPr>
        <w:t>diameter or major axis length greater than 50 mm and having all of the following, and specially designed electronic control equipment therefor:</w:t>
      </w:r>
    </w:p>
    <w:p w14:paraId="07B37AB4" w14:textId="77777777" w:rsidR="00842AC0" w:rsidRPr="00821A47" w:rsidRDefault="00842AC0" w:rsidP="00842AC0">
      <w:pPr>
        <w:pStyle w:val="1A1a1"/>
        <w:tabs>
          <w:tab w:val="clear" w:pos="340"/>
          <w:tab w:val="clear" w:pos="720"/>
          <w:tab w:val="clear" w:pos="1179"/>
          <w:tab w:val="clear" w:pos="1582"/>
        </w:tabs>
        <w:ind w:left="2977" w:right="-23" w:hanging="425"/>
        <w:jc w:val="both"/>
        <w:rPr>
          <w:sz w:val="22"/>
          <w:szCs w:val="22"/>
        </w:rPr>
      </w:pPr>
      <w:r w:rsidRPr="00821A47">
        <w:rPr>
          <w:sz w:val="22"/>
          <w:szCs w:val="22"/>
        </w:rPr>
        <w:t>1.</w:t>
      </w:r>
      <w:r w:rsidRPr="00821A47">
        <w:rPr>
          <w:sz w:val="22"/>
          <w:szCs w:val="22"/>
        </w:rPr>
        <w:tab/>
        <w:t xml:space="preserve">A maximum angular travel of ±26 </w:t>
      </w:r>
      <w:proofErr w:type="spellStart"/>
      <w:r w:rsidRPr="00821A47">
        <w:rPr>
          <w:sz w:val="22"/>
          <w:szCs w:val="22"/>
        </w:rPr>
        <w:t>mrad</w:t>
      </w:r>
      <w:proofErr w:type="spellEnd"/>
      <w:r w:rsidRPr="00821A47">
        <w:rPr>
          <w:sz w:val="22"/>
          <w:szCs w:val="22"/>
        </w:rPr>
        <w:t xml:space="preserve"> or more;</w:t>
      </w:r>
    </w:p>
    <w:p w14:paraId="0B76EE29" w14:textId="77777777" w:rsidR="00842AC0" w:rsidRPr="00821A47" w:rsidRDefault="00842AC0" w:rsidP="00842AC0">
      <w:pPr>
        <w:pStyle w:val="1A1a1"/>
        <w:tabs>
          <w:tab w:val="clear" w:pos="340"/>
          <w:tab w:val="clear" w:pos="720"/>
          <w:tab w:val="clear" w:pos="1179"/>
          <w:tab w:val="clear" w:pos="1582"/>
        </w:tabs>
        <w:ind w:left="2977" w:right="-23" w:hanging="425"/>
        <w:jc w:val="both"/>
        <w:rPr>
          <w:sz w:val="22"/>
          <w:szCs w:val="22"/>
        </w:rPr>
      </w:pPr>
      <w:r w:rsidRPr="00821A47">
        <w:rPr>
          <w:sz w:val="22"/>
          <w:szCs w:val="22"/>
        </w:rPr>
        <w:t>2.</w:t>
      </w:r>
      <w:r w:rsidRPr="00821A47">
        <w:rPr>
          <w:sz w:val="22"/>
          <w:szCs w:val="22"/>
        </w:rPr>
        <w:tab/>
      </w:r>
      <w:r w:rsidRPr="00821A47">
        <w:rPr>
          <w:sz w:val="22"/>
          <w:szCs w:val="22"/>
          <w:lang w:val="en-AU"/>
        </w:rPr>
        <w:t xml:space="preserve">A mechanical resonant frequency of 500 Hz or more; </w:t>
      </w:r>
      <w:r w:rsidRPr="00821A47">
        <w:rPr>
          <w:sz w:val="22"/>
          <w:szCs w:val="22"/>
          <w:u w:val="single"/>
        </w:rPr>
        <w:t>and</w:t>
      </w:r>
    </w:p>
    <w:p w14:paraId="6C9B5928" w14:textId="77777777" w:rsidR="00842AC0" w:rsidRPr="00821A47" w:rsidRDefault="00842AC0" w:rsidP="00842AC0">
      <w:pPr>
        <w:pStyle w:val="1A1a1"/>
        <w:tabs>
          <w:tab w:val="clear" w:pos="340"/>
          <w:tab w:val="clear" w:pos="720"/>
          <w:tab w:val="clear" w:pos="1179"/>
          <w:tab w:val="clear" w:pos="1582"/>
        </w:tabs>
        <w:ind w:left="2977" w:right="-23" w:hanging="425"/>
        <w:jc w:val="both"/>
        <w:rPr>
          <w:sz w:val="22"/>
          <w:szCs w:val="22"/>
        </w:rPr>
      </w:pPr>
      <w:r w:rsidRPr="00821A47">
        <w:rPr>
          <w:sz w:val="22"/>
          <w:szCs w:val="22"/>
        </w:rPr>
        <w:t>3.</w:t>
      </w:r>
      <w:r w:rsidRPr="00821A47">
        <w:rPr>
          <w:sz w:val="22"/>
          <w:szCs w:val="22"/>
        </w:rPr>
        <w:tab/>
        <w:t xml:space="preserve">An angular </w:t>
      </w:r>
      <w:r w:rsidR="008855F8" w:rsidRPr="00821A47">
        <w:rPr>
          <w:sz w:val="22"/>
          <w:szCs w:val="22"/>
        </w:rPr>
        <w:t>"</w:t>
      </w:r>
      <w:r w:rsidRPr="00821A47">
        <w:rPr>
          <w:sz w:val="22"/>
          <w:szCs w:val="22"/>
          <w:lang w:val="en-AU"/>
        </w:rPr>
        <w:t>accuracy</w:t>
      </w:r>
      <w:r w:rsidR="008855F8" w:rsidRPr="00821A47">
        <w:rPr>
          <w:sz w:val="22"/>
          <w:szCs w:val="22"/>
          <w:lang w:val="en-AU"/>
        </w:rPr>
        <w:t>"</w:t>
      </w:r>
      <w:r w:rsidRPr="00821A47">
        <w:rPr>
          <w:sz w:val="22"/>
          <w:szCs w:val="22"/>
          <w:lang w:val="en-AU"/>
        </w:rPr>
        <w:t xml:space="preserve"> of 10 </w:t>
      </w:r>
      <w:proofErr w:type="spellStart"/>
      <w:r w:rsidRPr="00821A47">
        <w:rPr>
          <w:sz w:val="22"/>
          <w:szCs w:val="22"/>
          <w:lang w:val="en-AU"/>
        </w:rPr>
        <w:t>μrad</w:t>
      </w:r>
      <w:proofErr w:type="spellEnd"/>
      <w:r w:rsidRPr="00821A47">
        <w:rPr>
          <w:sz w:val="22"/>
          <w:szCs w:val="22"/>
          <w:lang w:val="en-AU"/>
        </w:rPr>
        <w:t xml:space="preserve"> (microradians) or less</w:t>
      </w:r>
      <w:r w:rsidR="008855F8" w:rsidRPr="00821A47">
        <w:rPr>
          <w:sz w:val="22"/>
          <w:szCs w:val="22"/>
          <w:lang w:val="en-AU"/>
        </w:rPr>
        <w:t xml:space="preserve"> (better)</w:t>
      </w:r>
      <w:r w:rsidRPr="00821A47">
        <w:rPr>
          <w:sz w:val="22"/>
          <w:szCs w:val="22"/>
          <w:lang w:val="en-AU"/>
        </w:rPr>
        <w:t>;</w:t>
      </w:r>
    </w:p>
    <w:p w14:paraId="1EB85190" w14:textId="77777777" w:rsidR="00842AC0" w:rsidRPr="00821A47" w:rsidRDefault="00842AC0" w:rsidP="00842AC0">
      <w:pPr>
        <w:pStyle w:val="1A1a1"/>
        <w:tabs>
          <w:tab w:val="clear" w:pos="340"/>
          <w:tab w:val="clear" w:pos="720"/>
          <w:tab w:val="clear" w:pos="1179"/>
          <w:tab w:val="clear" w:pos="1582"/>
        </w:tabs>
        <w:ind w:left="2551" w:right="-23" w:hanging="493"/>
        <w:jc w:val="both"/>
        <w:rPr>
          <w:sz w:val="22"/>
          <w:szCs w:val="22"/>
        </w:rPr>
      </w:pPr>
      <w:r w:rsidRPr="00821A47">
        <w:rPr>
          <w:sz w:val="22"/>
          <w:szCs w:val="22"/>
        </w:rPr>
        <w:t>b.</w:t>
      </w:r>
      <w:r w:rsidRPr="00821A47">
        <w:rPr>
          <w:sz w:val="22"/>
          <w:szCs w:val="22"/>
        </w:rPr>
        <w:tab/>
      </w:r>
      <w:r w:rsidRPr="00821A47">
        <w:rPr>
          <w:sz w:val="22"/>
          <w:szCs w:val="22"/>
          <w:lang w:val="en-AU"/>
        </w:rPr>
        <w:t xml:space="preserve">Resonator alignment equipment having bandwidths equal to or more than 100 Hz and an </w:t>
      </w:r>
      <w:r w:rsidR="008855F8" w:rsidRPr="00821A47">
        <w:rPr>
          <w:sz w:val="22"/>
          <w:szCs w:val="22"/>
          <w:lang w:val="en-AU"/>
        </w:rPr>
        <w:t>"</w:t>
      </w:r>
      <w:r w:rsidRPr="00821A47">
        <w:rPr>
          <w:sz w:val="22"/>
          <w:szCs w:val="22"/>
          <w:lang w:val="en-AU"/>
        </w:rPr>
        <w:t>accuracy</w:t>
      </w:r>
      <w:r w:rsidR="008855F8" w:rsidRPr="00821A47">
        <w:rPr>
          <w:sz w:val="22"/>
          <w:szCs w:val="22"/>
          <w:lang w:val="en-AU"/>
        </w:rPr>
        <w:t>"</w:t>
      </w:r>
      <w:r w:rsidRPr="00821A47">
        <w:rPr>
          <w:sz w:val="22"/>
          <w:szCs w:val="22"/>
          <w:lang w:val="en-AU"/>
        </w:rPr>
        <w:t xml:space="preserve"> of 10 </w:t>
      </w:r>
      <w:proofErr w:type="spellStart"/>
      <w:r w:rsidRPr="00821A47">
        <w:rPr>
          <w:sz w:val="22"/>
          <w:szCs w:val="22"/>
          <w:lang w:val="en-AU"/>
        </w:rPr>
        <w:t>μrad</w:t>
      </w:r>
      <w:proofErr w:type="spellEnd"/>
      <w:r w:rsidRPr="00821A47">
        <w:rPr>
          <w:sz w:val="22"/>
          <w:szCs w:val="22"/>
          <w:lang w:val="en-AU"/>
        </w:rPr>
        <w:t xml:space="preserve"> or less</w:t>
      </w:r>
      <w:r w:rsidR="008855F8" w:rsidRPr="00821A47">
        <w:rPr>
          <w:sz w:val="22"/>
          <w:szCs w:val="22"/>
          <w:lang w:val="en-AU"/>
        </w:rPr>
        <w:t xml:space="preserve"> (better)</w:t>
      </w:r>
      <w:r w:rsidRPr="00821A47">
        <w:rPr>
          <w:sz w:val="22"/>
          <w:szCs w:val="22"/>
          <w:lang w:val="en-AU"/>
        </w:rPr>
        <w:t>;</w:t>
      </w:r>
    </w:p>
    <w:p w14:paraId="201DC8DF" w14:textId="77777777" w:rsidR="00842AC0" w:rsidRPr="00821A47" w:rsidRDefault="00842AC0" w:rsidP="00842AC0">
      <w:pPr>
        <w:pStyle w:val="1A1a1"/>
        <w:ind w:left="2064" w:right="-23" w:hanging="2041"/>
        <w:jc w:val="both"/>
        <w:rPr>
          <w:sz w:val="22"/>
          <w:szCs w:val="22"/>
        </w:rPr>
      </w:pPr>
    </w:p>
    <w:p w14:paraId="31AFD866" w14:textId="77777777" w:rsidR="00CF3264" w:rsidRPr="00821A47" w:rsidRDefault="00CF3264">
      <w:pPr>
        <w:pStyle w:val="1A1a1"/>
        <w:ind w:left="2064" w:right="-23" w:hanging="2041"/>
        <w:jc w:val="both"/>
        <w:rPr>
          <w:sz w:val="22"/>
          <w:szCs w:val="22"/>
        </w:rPr>
      </w:pPr>
      <w:r w:rsidRPr="00821A47">
        <w:rPr>
          <w:sz w:val="22"/>
          <w:szCs w:val="22"/>
        </w:rPr>
        <w:t>6.</w:t>
      </w:r>
      <w:r w:rsidRPr="00821A47">
        <w:rPr>
          <w:sz w:val="22"/>
          <w:szCs w:val="22"/>
        </w:rPr>
        <w:tab/>
        <w:t>A.</w:t>
      </w:r>
      <w:r w:rsidRPr="00821A47">
        <w:rPr>
          <w:sz w:val="22"/>
          <w:szCs w:val="22"/>
        </w:rPr>
        <w:tab/>
        <w:t>4.</w:t>
      </w:r>
      <w:r w:rsidRPr="00821A47">
        <w:rPr>
          <w:sz w:val="22"/>
          <w:szCs w:val="22"/>
        </w:rPr>
        <w:tab/>
        <w:t>d.</w:t>
      </w:r>
      <w:r w:rsidRPr="00821A47">
        <w:rPr>
          <w:sz w:val="22"/>
          <w:szCs w:val="22"/>
        </w:rPr>
        <w:tab/>
        <w:t>3.</w:t>
      </w:r>
      <w:r w:rsidRPr="00821A47">
        <w:rPr>
          <w:sz w:val="22"/>
          <w:szCs w:val="22"/>
        </w:rPr>
        <w:tab/>
        <w:t xml:space="preserve">Gimbals having all of the following: </w:t>
      </w:r>
    </w:p>
    <w:p w14:paraId="420D7C2C" w14:textId="77777777" w:rsidR="00CF3264" w:rsidRPr="00821A47" w:rsidRDefault="00CF3264">
      <w:pPr>
        <w:pStyle w:val="1A1a1a1"/>
        <w:ind w:right="-22"/>
        <w:jc w:val="both"/>
        <w:rPr>
          <w:sz w:val="22"/>
          <w:szCs w:val="22"/>
        </w:rPr>
      </w:pP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t>a.</w:t>
      </w:r>
      <w:r w:rsidRPr="00821A47">
        <w:rPr>
          <w:sz w:val="22"/>
          <w:szCs w:val="22"/>
        </w:rPr>
        <w:tab/>
        <w:t>A maximum slew exceeding 5°;</w:t>
      </w:r>
    </w:p>
    <w:p w14:paraId="1A6189E4" w14:textId="77777777" w:rsidR="00CF3264" w:rsidRPr="00821A47" w:rsidRDefault="00CF3264">
      <w:pPr>
        <w:pStyle w:val="1A1a1a1"/>
        <w:ind w:right="-22"/>
        <w:jc w:val="both"/>
        <w:rPr>
          <w:sz w:val="22"/>
          <w:szCs w:val="22"/>
        </w:rPr>
      </w:pP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t>b.</w:t>
      </w:r>
      <w:r w:rsidRPr="00821A47">
        <w:rPr>
          <w:sz w:val="22"/>
          <w:szCs w:val="22"/>
        </w:rPr>
        <w:tab/>
        <w:t>A bandwidth of 100 Hz or more;</w:t>
      </w:r>
    </w:p>
    <w:p w14:paraId="2AF3A481" w14:textId="77777777" w:rsidR="00CF3264" w:rsidRPr="00821A47" w:rsidRDefault="00CF3264">
      <w:pPr>
        <w:pStyle w:val="1A1a1a0"/>
        <w:tabs>
          <w:tab w:val="clear" w:pos="1440"/>
          <w:tab w:val="clear" w:pos="1582"/>
          <w:tab w:val="clear" w:pos="2060"/>
          <w:tab w:val="left" w:pos="1580"/>
          <w:tab w:val="left" w:pos="2080"/>
        </w:tabs>
        <w:ind w:left="2540" w:right="-22" w:hanging="2520"/>
        <w:jc w:val="both"/>
        <w:rPr>
          <w:sz w:val="22"/>
          <w:szCs w:val="22"/>
        </w:rPr>
      </w:pP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t>c.</w:t>
      </w:r>
      <w:r w:rsidRPr="00821A47">
        <w:rPr>
          <w:sz w:val="22"/>
          <w:szCs w:val="22"/>
        </w:rPr>
        <w:tab/>
        <w:t xml:space="preserve">Angular pointing errors of 200 µrad (microradians) or less; </w:t>
      </w:r>
      <w:r w:rsidRPr="00821A47">
        <w:rPr>
          <w:sz w:val="22"/>
          <w:szCs w:val="22"/>
          <w:u w:val="single"/>
        </w:rPr>
        <w:t>and</w:t>
      </w:r>
    </w:p>
    <w:p w14:paraId="5FFAB6F0" w14:textId="77777777" w:rsidR="00CF3264" w:rsidRPr="00821A47" w:rsidRDefault="00CF3264">
      <w:pPr>
        <w:pStyle w:val="1A1a1a0"/>
        <w:tabs>
          <w:tab w:val="clear" w:pos="1440"/>
          <w:tab w:val="clear" w:pos="1582"/>
          <w:tab w:val="clear" w:pos="2060"/>
          <w:tab w:val="left" w:pos="1580"/>
          <w:tab w:val="left" w:pos="2080"/>
        </w:tabs>
        <w:ind w:left="2540" w:right="-22" w:hanging="2520"/>
        <w:jc w:val="both"/>
        <w:rPr>
          <w:sz w:val="22"/>
          <w:szCs w:val="22"/>
        </w:rPr>
      </w:pP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t>d.</w:t>
      </w:r>
      <w:r w:rsidRPr="00821A47">
        <w:rPr>
          <w:sz w:val="22"/>
          <w:szCs w:val="22"/>
        </w:rPr>
        <w:tab/>
        <w:t>Having any of the following:</w:t>
      </w:r>
    </w:p>
    <w:p w14:paraId="3048F95E" w14:textId="77777777" w:rsidR="00CF3264" w:rsidRPr="00821A47" w:rsidRDefault="00CF3264">
      <w:pPr>
        <w:pStyle w:val="1A1a1a1"/>
        <w:ind w:right="-22"/>
        <w:jc w:val="both"/>
        <w:rPr>
          <w:sz w:val="22"/>
          <w:szCs w:val="22"/>
        </w:rPr>
      </w:pP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t>1.</w:t>
      </w:r>
      <w:r w:rsidRPr="00821A47">
        <w:rPr>
          <w:sz w:val="22"/>
          <w:szCs w:val="22"/>
        </w:rPr>
        <w:tab/>
        <w:t>Exceeding 0.15 m but not exceeding 1 m in diameter or major axis length and capable of angular accelerations exceeding 2 rad (radians)/s</w:t>
      </w:r>
      <w:r w:rsidR="00980998" w:rsidRPr="00821A47">
        <w:rPr>
          <w:sz w:val="22"/>
          <w:szCs w:val="22"/>
          <w:vertAlign w:val="superscript"/>
        </w:rPr>
        <w:t>2</w:t>
      </w:r>
      <w:r w:rsidRPr="00821A47">
        <w:rPr>
          <w:sz w:val="22"/>
          <w:szCs w:val="22"/>
        </w:rPr>
        <w:t xml:space="preserve">; </w:t>
      </w:r>
      <w:r w:rsidRPr="00821A47">
        <w:rPr>
          <w:sz w:val="22"/>
          <w:szCs w:val="22"/>
          <w:u w:val="single"/>
        </w:rPr>
        <w:t>or</w:t>
      </w:r>
      <w:r w:rsidRPr="00821A47">
        <w:rPr>
          <w:sz w:val="22"/>
          <w:szCs w:val="22"/>
        </w:rPr>
        <w:t xml:space="preserve"> </w:t>
      </w:r>
    </w:p>
    <w:p w14:paraId="7A935F5D" w14:textId="77777777" w:rsidR="00CF3264" w:rsidRPr="00821A47" w:rsidRDefault="00CF3264">
      <w:pPr>
        <w:pStyle w:val="1A1a1a1"/>
        <w:ind w:right="-22"/>
        <w:jc w:val="both"/>
        <w:rPr>
          <w:sz w:val="22"/>
          <w:szCs w:val="22"/>
        </w:rPr>
      </w:pP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t>2.</w:t>
      </w:r>
      <w:r w:rsidRPr="00821A47">
        <w:rPr>
          <w:sz w:val="22"/>
          <w:szCs w:val="22"/>
        </w:rPr>
        <w:tab/>
        <w:t>Exceeding 1 m in diameter or major axis length and capable of angular accelerations exceeding 0.5 rad (radians)/s</w:t>
      </w:r>
      <w:r w:rsidR="00980998" w:rsidRPr="00821A47">
        <w:rPr>
          <w:sz w:val="22"/>
          <w:szCs w:val="22"/>
          <w:vertAlign w:val="superscript"/>
        </w:rPr>
        <w:t>2</w:t>
      </w:r>
      <w:r w:rsidRPr="00821A47">
        <w:rPr>
          <w:sz w:val="22"/>
          <w:szCs w:val="22"/>
        </w:rPr>
        <w:t>;</w:t>
      </w:r>
    </w:p>
    <w:p w14:paraId="02BE7949" w14:textId="77777777" w:rsidR="00CF3264" w:rsidRPr="00821A47" w:rsidRDefault="0068318E">
      <w:pPr>
        <w:pStyle w:val="1A1a1"/>
        <w:spacing w:before="120"/>
        <w:ind w:left="2064" w:right="-23" w:hanging="2041"/>
        <w:jc w:val="both"/>
        <w:rPr>
          <w:sz w:val="22"/>
          <w:szCs w:val="22"/>
        </w:rPr>
      </w:pPr>
      <w:r w:rsidRPr="00821A47">
        <w:rPr>
          <w:sz w:val="22"/>
          <w:szCs w:val="22"/>
        </w:rPr>
        <w:t>6.</w:t>
      </w:r>
      <w:r w:rsidRPr="00821A47">
        <w:rPr>
          <w:sz w:val="22"/>
          <w:szCs w:val="22"/>
        </w:rPr>
        <w:tab/>
        <w:t>A.</w:t>
      </w:r>
      <w:r w:rsidRPr="00821A47">
        <w:rPr>
          <w:sz w:val="22"/>
          <w:szCs w:val="22"/>
        </w:rPr>
        <w:tab/>
        <w:t>4.</w:t>
      </w:r>
      <w:r w:rsidRPr="00821A47">
        <w:rPr>
          <w:sz w:val="22"/>
          <w:szCs w:val="22"/>
        </w:rPr>
        <w:tab/>
        <w:t>d.</w:t>
      </w:r>
      <w:r w:rsidRPr="00821A47">
        <w:rPr>
          <w:sz w:val="22"/>
          <w:szCs w:val="22"/>
        </w:rPr>
        <w:tab/>
      </w:r>
      <w:r w:rsidR="00CF3264" w:rsidRPr="00821A47">
        <w:rPr>
          <w:sz w:val="22"/>
          <w:szCs w:val="22"/>
        </w:rPr>
        <w:t>4.</w:t>
      </w:r>
      <w:r w:rsidR="00CF3264" w:rsidRPr="00821A47">
        <w:rPr>
          <w:sz w:val="22"/>
          <w:szCs w:val="22"/>
        </w:rPr>
        <w:tab/>
      </w:r>
      <w:r w:rsidR="002A4550" w:rsidRPr="00821A47">
        <w:rPr>
          <w:sz w:val="22"/>
          <w:szCs w:val="22"/>
        </w:rPr>
        <w:t>Not used since 2014</w:t>
      </w:r>
    </w:p>
    <w:p w14:paraId="603F9ACB" w14:textId="77777777" w:rsidR="00CF3264" w:rsidRPr="00821A47" w:rsidRDefault="006A2C56">
      <w:pPr>
        <w:pStyle w:val="1A1a"/>
        <w:ind w:right="-22"/>
        <w:jc w:val="both"/>
        <w:rPr>
          <w:sz w:val="22"/>
          <w:szCs w:val="22"/>
        </w:rPr>
      </w:pPr>
      <w:r w:rsidRPr="00821A47">
        <w:rPr>
          <w:sz w:val="22"/>
          <w:szCs w:val="22"/>
        </w:rPr>
        <w:br w:type="page"/>
      </w:r>
      <w:r w:rsidR="00CF3264" w:rsidRPr="00821A47">
        <w:rPr>
          <w:sz w:val="22"/>
          <w:szCs w:val="22"/>
        </w:rPr>
        <w:lastRenderedPageBreak/>
        <w:t>6.</w:t>
      </w:r>
      <w:r w:rsidR="00CF3264" w:rsidRPr="00821A47">
        <w:rPr>
          <w:sz w:val="22"/>
          <w:szCs w:val="22"/>
        </w:rPr>
        <w:tab/>
        <w:t>A.</w:t>
      </w:r>
      <w:r w:rsidR="00CF3264" w:rsidRPr="00821A47">
        <w:rPr>
          <w:sz w:val="22"/>
          <w:szCs w:val="22"/>
        </w:rPr>
        <w:tab/>
        <w:t>4.</w:t>
      </w:r>
      <w:r w:rsidR="00CF3264" w:rsidRPr="00821A47">
        <w:rPr>
          <w:sz w:val="22"/>
          <w:szCs w:val="22"/>
        </w:rPr>
        <w:tab/>
        <w:t>e.</w:t>
      </w:r>
      <w:r w:rsidR="00CF3264" w:rsidRPr="00821A47">
        <w:rPr>
          <w:sz w:val="22"/>
          <w:szCs w:val="22"/>
        </w:rPr>
        <w:tab/>
        <w:t>'Aspheric optical elements' having all of the following:</w:t>
      </w:r>
    </w:p>
    <w:p w14:paraId="03223D36" w14:textId="77777777" w:rsidR="00CF3264" w:rsidRPr="00821A47" w:rsidRDefault="00CF3264">
      <w:pPr>
        <w:pStyle w:val="1A1a1"/>
        <w:ind w:right="-22"/>
        <w:jc w:val="both"/>
        <w:rPr>
          <w:sz w:val="22"/>
          <w:szCs w:val="22"/>
        </w:rPr>
      </w:pPr>
      <w:r w:rsidRPr="00821A47">
        <w:rPr>
          <w:sz w:val="22"/>
          <w:szCs w:val="22"/>
        </w:rPr>
        <w:tab/>
      </w:r>
      <w:r w:rsidRPr="00821A47">
        <w:rPr>
          <w:sz w:val="22"/>
          <w:szCs w:val="22"/>
        </w:rPr>
        <w:tab/>
      </w:r>
      <w:r w:rsidRPr="00821A47">
        <w:rPr>
          <w:sz w:val="22"/>
          <w:szCs w:val="22"/>
        </w:rPr>
        <w:tab/>
      </w:r>
      <w:r w:rsidRPr="00821A47">
        <w:rPr>
          <w:sz w:val="22"/>
          <w:szCs w:val="22"/>
        </w:rPr>
        <w:tab/>
        <w:t>1.</w:t>
      </w:r>
      <w:r w:rsidRPr="00821A47">
        <w:rPr>
          <w:sz w:val="22"/>
          <w:szCs w:val="22"/>
        </w:rPr>
        <w:tab/>
        <w:t xml:space="preserve">Largest dimension of the optical-aperture greater than 400 mm; </w:t>
      </w:r>
    </w:p>
    <w:p w14:paraId="5392F477" w14:textId="77777777" w:rsidR="00CF3264" w:rsidRPr="00821A47" w:rsidRDefault="00CF3264">
      <w:pPr>
        <w:pStyle w:val="1A1a1"/>
        <w:ind w:right="-22"/>
        <w:jc w:val="both"/>
        <w:rPr>
          <w:sz w:val="22"/>
          <w:szCs w:val="22"/>
          <w:u w:val="single"/>
        </w:rPr>
      </w:pPr>
      <w:r w:rsidRPr="00821A47">
        <w:rPr>
          <w:sz w:val="22"/>
          <w:szCs w:val="22"/>
        </w:rPr>
        <w:tab/>
      </w:r>
      <w:r w:rsidRPr="00821A47">
        <w:rPr>
          <w:sz w:val="22"/>
          <w:szCs w:val="22"/>
        </w:rPr>
        <w:tab/>
      </w:r>
      <w:r w:rsidRPr="00821A47">
        <w:rPr>
          <w:sz w:val="22"/>
          <w:szCs w:val="22"/>
        </w:rPr>
        <w:tab/>
      </w:r>
      <w:r w:rsidRPr="00821A47">
        <w:rPr>
          <w:sz w:val="22"/>
          <w:szCs w:val="22"/>
        </w:rPr>
        <w:tab/>
        <w:t>2.</w:t>
      </w:r>
      <w:r w:rsidRPr="00821A47">
        <w:rPr>
          <w:sz w:val="22"/>
          <w:szCs w:val="22"/>
        </w:rPr>
        <w:tab/>
        <w:t xml:space="preserve">Surface roughness less than 1 nm (rms) for sampling lengths equal to or greater than 1 mm; </w:t>
      </w:r>
      <w:r w:rsidRPr="00821A47">
        <w:rPr>
          <w:sz w:val="22"/>
          <w:szCs w:val="22"/>
          <w:u w:val="single"/>
        </w:rPr>
        <w:t>and</w:t>
      </w:r>
    </w:p>
    <w:p w14:paraId="47B96DBF" w14:textId="77777777" w:rsidR="00CF3264" w:rsidRPr="00821A47" w:rsidRDefault="00CF3264">
      <w:pPr>
        <w:pStyle w:val="1A1a1"/>
        <w:ind w:right="-22"/>
        <w:jc w:val="both"/>
        <w:rPr>
          <w:sz w:val="22"/>
          <w:szCs w:val="22"/>
          <w:u w:val="single"/>
        </w:rPr>
      </w:pPr>
      <w:r w:rsidRPr="00821A47">
        <w:rPr>
          <w:sz w:val="22"/>
          <w:szCs w:val="22"/>
        </w:rPr>
        <w:tab/>
      </w:r>
      <w:r w:rsidRPr="00821A47">
        <w:rPr>
          <w:sz w:val="22"/>
          <w:szCs w:val="22"/>
        </w:rPr>
        <w:tab/>
      </w:r>
      <w:r w:rsidRPr="00821A47">
        <w:rPr>
          <w:sz w:val="22"/>
          <w:szCs w:val="22"/>
        </w:rPr>
        <w:tab/>
      </w:r>
      <w:r w:rsidRPr="00821A47">
        <w:rPr>
          <w:sz w:val="22"/>
          <w:szCs w:val="22"/>
        </w:rPr>
        <w:tab/>
        <w:t>3.</w:t>
      </w:r>
      <w:r w:rsidRPr="00821A47">
        <w:rPr>
          <w:sz w:val="22"/>
          <w:szCs w:val="22"/>
        </w:rPr>
        <w:tab/>
        <w:t>Coefficient of linear thermal expansion's absolute magnitude less than 3x10</w:t>
      </w:r>
      <w:r w:rsidRPr="00821A47">
        <w:rPr>
          <w:sz w:val="22"/>
          <w:szCs w:val="22"/>
          <w:vertAlign w:val="superscript"/>
        </w:rPr>
        <w:t>-6</w:t>
      </w:r>
      <w:r w:rsidRPr="00821A47">
        <w:rPr>
          <w:sz w:val="22"/>
          <w:szCs w:val="22"/>
        </w:rPr>
        <w:t>/K at 25°C</w:t>
      </w:r>
      <w:r w:rsidR="00A71FA6" w:rsidRPr="00821A47">
        <w:rPr>
          <w:sz w:val="22"/>
          <w:szCs w:val="22"/>
        </w:rPr>
        <w:t>;</w:t>
      </w:r>
    </w:p>
    <w:p w14:paraId="2FB4142D" w14:textId="77777777" w:rsidR="00CF3264" w:rsidRPr="00821A47" w:rsidRDefault="00CF3264" w:rsidP="006A2C56">
      <w:pPr>
        <w:pStyle w:val="1A1anote1"/>
        <w:spacing w:before="120"/>
        <w:ind w:left="2381" w:right="-23" w:hanging="782"/>
        <w:jc w:val="both"/>
        <w:rPr>
          <w:i/>
          <w:sz w:val="22"/>
          <w:szCs w:val="22"/>
          <w:u w:val="single"/>
        </w:rPr>
      </w:pPr>
      <w:r w:rsidRPr="00821A47">
        <w:rPr>
          <w:i/>
          <w:sz w:val="22"/>
          <w:szCs w:val="22"/>
          <w:u w:val="single"/>
        </w:rPr>
        <w:t>Technical Notes</w:t>
      </w:r>
    </w:p>
    <w:p w14:paraId="2A76C962" w14:textId="77777777" w:rsidR="00CF3264" w:rsidRPr="00821A47" w:rsidRDefault="00CF3264">
      <w:pPr>
        <w:pStyle w:val="1A1anote1"/>
        <w:ind w:left="2097" w:right="-22" w:hanging="425"/>
        <w:jc w:val="both"/>
        <w:rPr>
          <w:i/>
          <w:sz w:val="22"/>
          <w:szCs w:val="22"/>
        </w:rPr>
      </w:pPr>
      <w:r w:rsidRPr="00821A47">
        <w:rPr>
          <w:i/>
          <w:sz w:val="22"/>
          <w:szCs w:val="22"/>
        </w:rPr>
        <w:t>1.</w:t>
      </w:r>
      <w:r w:rsidRPr="00821A47">
        <w:rPr>
          <w:i/>
          <w:sz w:val="22"/>
          <w:szCs w:val="22"/>
        </w:rPr>
        <w:tab/>
      </w:r>
      <w:r w:rsidR="006C6731" w:rsidRPr="00821A47">
        <w:rPr>
          <w:i/>
          <w:sz w:val="22"/>
          <w:szCs w:val="22"/>
        </w:rPr>
        <w:t>For the purposes of 6.A.4.e., a</w:t>
      </w:r>
      <w:r w:rsidRPr="00821A47">
        <w:rPr>
          <w:i/>
          <w:sz w:val="22"/>
          <w:szCs w:val="22"/>
        </w:rPr>
        <w:t>n 'aspheric optical element' is any element used in an optical system whose imaging surface or surfaces are designed to depart from the shape of an ideal sphere.</w:t>
      </w:r>
    </w:p>
    <w:p w14:paraId="2A186F92" w14:textId="77777777" w:rsidR="00CF3264" w:rsidRPr="00821A47" w:rsidRDefault="00CF3264">
      <w:pPr>
        <w:pStyle w:val="1A1anote1"/>
        <w:ind w:left="2097" w:right="-22" w:hanging="425"/>
        <w:jc w:val="both"/>
        <w:rPr>
          <w:i/>
          <w:spacing w:val="-4"/>
          <w:sz w:val="22"/>
          <w:szCs w:val="22"/>
        </w:rPr>
      </w:pPr>
      <w:r w:rsidRPr="00821A47">
        <w:rPr>
          <w:i/>
          <w:spacing w:val="-4"/>
          <w:sz w:val="22"/>
          <w:szCs w:val="22"/>
        </w:rPr>
        <w:t>2.</w:t>
      </w:r>
      <w:r w:rsidRPr="00821A47">
        <w:rPr>
          <w:i/>
          <w:spacing w:val="-4"/>
          <w:sz w:val="22"/>
          <w:szCs w:val="22"/>
        </w:rPr>
        <w:tab/>
      </w:r>
      <w:r w:rsidR="006C6731" w:rsidRPr="00821A47">
        <w:rPr>
          <w:i/>
          <w:spacing w:val="-4"/>
          <w:sz w:val="22"/>
          <w:szCs w:val="22"/>
        </w:rPr>
        <w:t>For the purposes of 6.A.4.e.2., m</w:t>
      </w:r>
      <w:r w:rsidRPr="00821A47">
        <w:rPr>
          <w:i/>
          <w:spacing w:val="-4"/>
          <w:sz w:val="22"/>
          <w:szCs w:val="22"/>
        </w:rPr>
        <w:t>anufacturers are not required to measure the surface roughness unless the optical element was designed or manufactured with the intent to meet, or exceed, the specified parameter.</w:t>
      </w:r>
    </w:p>
    <w:p w14:paraId="067D0C02" w14:textId="77777777" w:rsidR="00CF3264" w:rsidRPr="00821A47" w:rsidRDefault="00CF3264" w:rsidP="00713EA7">
      <w:pPr>
        <w:pStyle w:val="1A1anote1"/>
        <w:spacing w:before="60"/>
        <w:ind w:left="2523" w:right="-23" w:hanging="924"/>
        <w:jc w:val="both"/>
        <w:rPr>
          <w:i/>
          <w:sz w:val="22"/>
          <w:szCs w:val="22"/>
        </w:rPr>
      </w:pPr>
      <w:r w:rsidRPr="00821A47">
        <w:rPr>
          <w:i/>
          <w:sz w:val="22"/>
          <w:szCs w:val="22"/>
          <w:u w:val="single"/>
        </w:rPr>
        <w:t>Note</w:t>
      </w:r>
      <w:r w:rsidRPr="00821A47">
        <w:rPr>
          <w:i/>
          <w:sz w:val="22"/>
          <w:szCs w:val="22"/>
        </w:rPr>
        <w:tab/>
        <w:t>6.A.4.e. does not apply to 'aspheric optical elements' having any of the following:</w:t>
      </w:r>
    </w:p>
    <w:p w14:paraId="064265A6" w14:textId="77777777" w:rsidR="00CF3264" w:rsidRPr="00821A47" w:rsidRDefault="00CF3264" w:rsidP="00713EA7">
      <w:pPr>
        <w:pStyle w:val="1A1anote1a"/>
        <w:ind w:left="2948" w:right="-23" w:hanging="425"/>
        <w:jc w:val="both"/>
        <w:rPr>
          <w:i/>
          <w:spacing w:val="-2"/>
          <w:sz w:val="22"/>
          <w:szCs w:val="22"/>
          <w:u w:val="single"/>
        </w:rPr>
      </w:pPr>
      <w:r w:rsidRPr="00821A47">
        <w:rPr>
          <w:i/>
          <w:spacing w:val="-2"/>
          <w:sz w:val="22"/>
          <w:szCs w:val="22"/>
        </w:rPr>
        <w:t>a.</w:t>
      </w:r>
      <w:r w:rsidRPr="00821A47">
        <w:rPr>
          <w:i/>
          <w:spacing w:val="-2"/>
          <w:sz w:val="22"/>
          <w:szCs w:val="22"/>
        </w:rPr>
        <w:tab/>
        <w:t>Largest optical-aperture dimension less than 1 m and focal length to aperture ratio equal to or greater than 4.5:1;</w:t>
      </w:r>
    </w:p>
    <w:p w14:paraId="3C423845" w14:textId="77777777" w:rsidR="00CF3264" w:rsidRPr="00821A47" w:rsidRDefault="00CF3264" w:rsidP="00713EA7">
      <w:pPr>
        <w:pStyle w:val="1A1anote1a"/>
        <w:ind w:left="2948" w:right="-23" w:hanging="425"/>
        <w:jc w:val="both"/>
        <w:rPr>
          <w:i/>
          <w:sz w:val="22"/>
          <w:szCs w:val="22"/>
        </w:rPr>
      </w:pPr>
      <w:r w:rsidRPr="00821A47">
        <w:rPr>
          <w:i/>
          <w:sz w:val="22"/>
          <w:szCs w:val="22"/>
        </w:rPr>
        <w:t>b.</w:t>
      </w:r>
      <w:r w:rsidRPr="00821A47">
        <w:rPr>
          <w:i/>
          <w:sz w:val="22"/>
          <w:szCs w:val="22"/>
        </w:rPr>
        <w:tab/>
        <w:t>Largest optical-aperture dimension equal to or greater than 1 m and focal length to aperture ratio equal to or greater than 7:1;</w:t>
      </w:r>
    </w:p>
    <w:p w14:paraId="537573ED" w14:textId="77777777" w:rsidR="00CF3264" w:rsidRPr="00821A47" w:rsidRDefault="00CF3264" w:rsidP="00713EA7">
      <w:pPr>
        <w:pStyle w:val="1A1anote1a"/>
        <w:ind w:left="2948" w:right="-23" w:hanging="425"/>
        <w:jc w:val="both"/>
        <w:rPr>
          <w:i/>
          <w:sz w:val="22"/>
          <w:szCs w:val="22"/>
        </w:rPr>
      </w:pPr>
      <w:r w:rsidRPr="00821A47">
        <w:rPr>
          <w:i/>
          <w:sz w:val="22"/>
          <w:szCs w:val="22"/>
        </w:rPr>
        <w:t>c.</w:t>
      </w:r>
      <w:r w:rsidRPr="00821A47">
        <w:rPr>
          <w:i/>
          <w:sz w:val="22"/>
          <w:szCs w:val="22"/>
        </w:rPr>
        <w:tab/>
        <w:t xml:space="preserve">Designed as Fresnel, </w:t>
      </w:r>
      <w:proofErr w:type="spellStart"/>
      <w:r w:rsidRPr="00821A47">
        <w:rPr>
          <w:i/>
          <w:sz w:val="22"/>
          <w:szCs w:val="22"/>
        </w:rPr>
        <w:t>flyeye</w:t>
      </w:r>
      <w:proofErr w:type="spellEnd"/>
      <w:r w:rsidRPr="00821A47">
        <w:rPr>
          <w:i/>
          <w:sz w:val="22"/>
          <w:szCs w:val="22"/>
        </w:rPr>
        <w:t>, stripe, prism or diffractive optical elements;</w:t>
      </w:r>
    </w:p>
    <w:p w14:paraId="5BED222A" w14:textId="77777777" w:rsidR="00CF3264" w:rsidRPr="00821A47" w:rsidRDefault="00CF3264" w:rsidP="00713EA7">
      <w:pPr>
        <w:pStyle w:val="1A1anote1a"/>
        <w:ind w:left="2948" w:right="-23" w:hanging="425"/>
        <w:jc w:val="both"/>
        <w:rPr>
          <w:i/>
          <w:sz w:val="22"/>
          <w:szCs w:val="22"/>
          <w:u w:val="single"/>
        </w:rPr>
      </w:pPr>
      <w:r w:rsidRPr="00821A47">
        <w:rPr>
          <w:i/>
          <w:sz w:val="22"/>
          <w:szCs w:val="22"/>
        </w:rPr>
        <w:t>d.</w:t>
      </w:r>
      <w:r w:rsidRPr="00821A47">
        <w:rPr>
          <w:i/>
          <w:sz w:val="22"/>
          <w:szCs w:val="22"/>
        </w:rPr>
        <w:tab/>
      </w:r>
      <w:r w:rsidRPr="00821A47">
        <w:rPr>
          <w:i/>
          <w:spacing w:val="-4"/>
          <w:sz w:val="22"/>
          <w:szCs w:val="22"/>
        </w:rPr>
        <w:t>Fabricated from borosilicate glass having a coefficient of linear thermal expansion greater than 2.5x10</w:t>
      </w:r>
      <w:r w:rsidRPr="00821A47">
        <w:rPr>
          <w:i/>
          <w:spacing w:val="-4"/>
          <w:sz w:val="22"/>
          <w:szCs w:val="22"/>
          <w:vertAlign w:val="superscript"/>
        </w:rPr>
        <w:t>-6</w:t>
      </w:r>
      <w:r w:rsidRPr="00821A47">
        <w:rPr>
          <w:i/>
          <w:spacing w:val="-4"/>
          <w:sz w:val="22"/>
          <w:szCs w:val="22"/>
        </w:rPr>
        <w:t>/K at 25</w:t>
      </w:r>
      <w:r w:rsidR="001D5EE1" w:rsidRPr="00821A47">
        <w:rPr>
          <w:i/>
          <w:spacing w:val="-4"/>
          <w:sz w:val="22"/>
          <w:szCs w:val="22"/>
        </w:rPr>
        <w:t>°</w:t>
      </w:r>
      <w:r w:rsidRPr="00821A47">
        <w:rPr>
          <w:i/>
          <w:spacing w:val="-4"/>
          <w:sz w:val="22"/>
          <w:szCs w:val="22"/>
        </w:rPr>
        <w:t xml:space="preserve">C; </w:t>
      </w:r>
      <w:r w:rsidRPr="00821A47">
        <w:rPr>
          <w:i/>
          <w:spacing w:val="-4"/>
          <w:sz w:val="22"/>
          <w:szCs w:val="22"/>
          <w:u w:val="single"/>
        </w:rPr>
        <w:t>or</w:t>
      </w:r>
    </w:p>
    <w:p w14:paraId="334481A5" w14:textId="77777777" w:rsidR="00CF3264" w:rsidRPr="00821A47" w:rsidRDefault="00CF3264" w:rsidP="00713EA7">
      <w:pPr>
        <w:pStyle w:val="1A1anote1a"/>
        <w:ind w:left="2948" w:right="-23" w:hanging="425"/>
        <w:jc w:val="both"/>
        <w:rPr>
          <w:i/>
          <w:sz w:val="22"/>
          <w:szCs w:val="22"/>
        </w:rPr>
      </w:pPr>
      <w:r w:rsidRPr="00821A47">
        <w:rPr>
          <w:i/>
          <w:sz w:val="22"/>
          <w:szCs w:val="22"/>
        </w:rPr>
        <w:t>e.</w:t>
      </w:r>
      <w:r w:rsidRPr="00821A47">
        <w:rPr>
          <w:i/>
          <w:sz w:val="22"/>
          <w:szCs w:val="22"/>
        </w:rPr>
        <w:tab/>
        <w:t>An x-ray optical element having inner mirror capabilities (e.g., tube-type mirrors).</w:t>
      </w:r>
    </w:p>
    <w:p w14:paraId="662E6F5B" w14:textId="77777777" w:rsidR="00CF3264" w:rsidRPr="00821A47" w:rsidRDefault="00CF3264" w:rsidP="00713EA7">
      <w:pPr>
        <w:pStyle w:val="1A1anote1"/>
        <w:spacing w:before="60"/>
        <w:ind w:left="2524" w:right="-23" w:hanging="851"/>
        <w:jc w:val="both"/>
        <w:rPr>
          <w:i/>
          <w:sz w:val="22"/>
          <w:szCs w:val="22"/>
        </w:rPr>
      </w:pPr>
      <w:r w:rsidRPr="00821A47">
        <w:rPr>
          <w:i/>
          <w:sz w:val="22"/>
          <w:szCs w:val="22"/>
          <w:u w:val="single"/>
        </w:rPr>
        <w:t>N.B.</w:t>
      </w:r>
      <w:r w:rsidRPr="00821A47">
        <w:rPr>
          <w:i/>
          <w:sz w:val="22"/>
          <w:szCs w:val="22"/>
        </w:rPr>
        <w:tab/>
        <w:t>For 'aspheric optical elements' specially designed for lithography equipment, see 3.B.1.</w:t>
      </w:r>
    </w:p>
    <w:p w14:paraId="1E72DCCA" w14:textId="77777777" w:rsidR="00CF3264" w:rsidRPr="00821A47" w:rsidRDefault="00CF3264">
      <w:pPr>
        <w:pStyle w:val="1A1"/>
        <w:ind w:right="-22"/>
        <w:jc w:val="both"/>
        <w:rPr>
          <w:sz w:val="16"/>
          <w:szCs w:val="16"/>
        </w:rPr>
      </w:pPr>
    </w:p>
    <w:p w14:paraId="378CE5FC" w14:textId="77777777" w:rsidR="00713EA7" w:rsidRPr="00821A47" w:rsidRDefault="00713EA7" w:rsidP="00713EA7">
      <w:pPr>
        <w:pStyle w:val="1A1a1"/>
        <w:ind w:right="-22"/>
        <w:jc w:val="both"/>
        <w:rPr>
          <w:sz w:val="22"/>
          <w:szCs w:val="22"/>
        </w:rPr>
      </w:pPr>
      <w:r w:rsidRPr="00821A47">
        <w:rPr>
          <w:sz w:val="22"/>
          <w:szCs w:val="22"/>
        </w:rPr>
        <w:t>6.</w:t>
      </w:r>
      <w:r w:rsidRPr="00821A47">
        <w:rPr>
          <w:sz w:val="22"/>
          <w:szCs w:val="22"/>
        </w:rPr>
        <w:tab/>
        <w:t>A.</w:t>
      </w:r>
      <w:r w:rsidRPr="00821A47">
        <w:rPr>
          <w:sz w:val="22"/>
          <w:szCs w:val="22"/>
        </w:rPr>
        <w:tab/>
        <w:t>4.</w:t>
      </w:r>
      <w:r w:rsidRPr="00821A47">
        <w:rPr>
          <w:sz w:val="22"/>
          <w:szCs w:val="22"/>
        </w:rPr>
        <w:tab/>
        <w:t>f.</w:t>
      </w:r>
      <w:r w:rsidRPr="00821A47">
        <w:rPr>
          <w:sz w:val="22"/>
          <w:szCs w:val="22"/>
        </w:rPr>
        <w:tab/>
        <w:t>Dynamic wavefront measuring equipment having all of the following:</w:t>
      </w:r>
    </w:p>
    <w:p w14:paraId="335FBBA8" w14:textId="77777777" w:rsidR="00713EA7" w:rsidRPr="00821A47" w:rsidRDefault="00713EA7" w:rsidP="00713EA7">
      <w:pPr>
        <w:pStyle w:val="1A1a1"/>
        <w:ind w:right="-22"/>
        <w:jc w:val="both"/>
        <w:rPr>
          <w:sz w:val="22"/>
          <w:szCs w:val="22"/>
        </w:rPr>
      </w:pPr>
      <w:r w:rsidRPr="00821A47">
        <w:rPr>
          <w:sz w:val="22"/>
          <w:szCs w:val="22"/>
        </w:rPr>
        <w:tab/>
      </w:r>
      <w:r w:rsidRPr="00821A47">
        <w:rPr>
          <w:sz w:val="22"/>
          <w:szCs w:val="22"/>
        </w:rPr>
        <w:tab/>
      </w:r>
      <w:r w:rsidRPr="00821A47">
        <w:rPr>
          <w:sz w:val="22"/>
          <w:szCs w:val="22"/>
        </w:rPr>
        <w:tab/>
      </w:r>
      <w:r w:rsidRPr="00821A47">
        <w:rPr>
          <w:sz w:val="22"/>
          <w:szCs w:val="22"/>
        </w:rPr>
        <w:tab/>
        <w:t>1.</w:t>
      </w:r>
      <w:r w:rsidRPr="00821A47">
        <w:rPr>
          <w:sz w:val="22"/>
          <w:szCs w:val="22"/>
        </w:rPr>
        <w:tab/>
        <w:t xml:space="preserve">'Frame rates' equal to or more than 1 kHz; </w:t>
      </w:r>
      <w:r w:rsidRPr="00821A47">
        <w:rPr>
          <w:sz w:val="22"/>
          <w:szCs w:val="22"/>
          <w:u w:val="single"/>
        </w:rPr>
        <w:t>and</w:t>
      </w:r>
    </w:p>
    <w:p w14:paraId="7AAEDDF7" w14:textId="77777777" w:rsidR="00713EA7" w:rsidRPr="00821A47" w:rsidRDefault="00713EA7" w:rsidP="00713EA7">
      <w:pPr>
        <w:pStyle w:val="1A1a1"/>
        <w:ind w:right="-22"/>
        <w:jc w:val="both"/>
        <w:rPr>
          <w:sz w:val="22"/>
          <w:szCs w:val="22"/>
          <w:u w:val="single"/>
        </w:rPr>
      </w:pPr>
      <w:r w:rsidRPr="00821A47">
        <w:rPr>
          <w:sz w:val="22"/>
          <w:szCs w:val="22"/>
        </w:rPr>
        <w:tab/>
      </w:r>
      <w:r w:rsidRPr="00821A47">
        <w:rPr>
          <w:sz w:val="22"/>
          <w:szCs w:val="22"/>
        </w:rPr>
        <w:tab/>
      </w:r>
      <w:r w:rsidRPr="00821A47">
        <w:rPr>
          <w:sz w:val="22"/>
          <w:szCs w:val="22"/>
        </w:rPr>
        <w:tab/>
      </w:r>
      <w:r w:rsidRPr="00821A47">
        <w:rPr>
          <w:sz w:val="22"/>
          <w:szCs w:val="22"/>
        </w:rPr>
        <w:tab/>
        <w:t>2.</w:t>
      </w:r>
      <w:r w:rsidRPr="00821A47">
        <w:rPr>
          <w:sz w:val="22"/>
          <w:szCs w:val="22"/>
        </w:rPr>
        <w:tab/>
        <w:t xml:space="preserve">A wavefront accuracy equal to or less (better) than </w:t>
      </w:r>
      <w:r w:rsidRPr="00821A47">
        <w:rPr>
          <w:sz w:val="22"/>
          <w:szCs w:val="22"/>
        </w:rPr>
        <w:sym w:font="Symbol" w:char="F06C"/>
      </w:r>
      <w:r w:rsidRPr="00821A47">
        <w:rPr>
          <w:sz w:val="22"/>
          <w:szCs w:val="22"/>
        </w:rPr>
        <w:t>/20 at the designed wavelength.</w:t>
      </w:r>
    </w:p>
    <w:p w14:paraId="218646F1" w14:textId="77777777" w:rsidR="00713EA7" w:rsidRPr="00821A47" w:rsidRDefault="00713EA7" w:rsidP="00713EA7">
      <w:pPr>
        <w:pStyle w:val="1A1a1"/>
        <w:spacing w:before="60"/>
        <w:ind w:left="2058" w:right="-23" w:hanging="510"/>
        <w:jc w:val="both"/>
        <w:rPr>
          <w:i/>
          <w:sz w:val="22"/>
          <w:szCs w:val="22"/>
          <w:u w:val="single"/>
        </w:rPr>
      </w:pPr>
      <w:r w:rsidRPr="00821A47">
        <w:rPr>
          <w:i/>
          <w:sz w:val="22"/>
          <w:szCs w:val="22"/>
          <w:u w:val="single"/>
        </w:rPr>
        <w:t>Technical Note</w:t>
      </w:r>
    </w:p>
    <w:p w14:paraId="375C48EB" w14:textId="77777777" w:rsidR="00713EA7" w:rsidRPr="00821A47" w:rsidRDefault="00713EA7" w:rsidP="00713EA7">
      <w:pPr>
        <w:pStyle w:val="1A1a1"/>
        <w:ind w:left="1548" w:right="-23" w:firstLine="0"/>
        <w:jc w:val="both"/>
        <w:rPr>
          <w:sz w:val="22"/>
          <w:szCs w:val="22"/>
        </w:rPr>
      </w:pPr>
      <w:r w:rsidRPr="00821A47">
        <w:rPr>
          <w:i/>
          <w:sz w:val="22"/>
          <w:szCs w:val="22"/>
        </w:rPr>
        <w:t>For the purposes of 6.A.4.f., 'frame rate' is a frequency at which all "active pixels" in the "focal plane array" are integrated for recording images projected by the wavefront sensor optics.</w:t>
      </w:r>
    </w:p>
    <w:p w14:paraId="6A663024" w14:textId="77777777" w:rsidR="00713EA7" w:rsidRPr="00821A47" w:rsidRDefault="00713EA7">
      <w:pPr>
        <w:pStyle w:val="1A1"/>
        <w:ind w:right="-22"/>
        <w:jc w:val="both"/>
        <w:rPr>
          <w:sz w:val="12"/>
          <w:szCs w:val="12"/>
        </w:rPr>
      </w:pPr>
    </w:p>
    <w:p w14:paraId="6D51CDEF" w14:textId="77777777" w:rsidR="00713EA7" w:rsidRPr="00821A47" w:rsidRDefault="00713EA7">
      <w:pPr>
        <w:pStyle w:val="1A1"/>
        <w:ind w:right="-22"/>
        <w:jc w:val="both"/>
        <w:rPr>
          <w:sz w:val="12"/>
          <w:szCs w:val="12"/>
        </w:rPr>
      </w:pPr>
    </w:p>
    <w:p w14:paraId="76564980" w14:textId="77777777" w:rsidR="00CF3264" w:rsidRPr="00821A47" w:rsidRDefault="00CF3264">
      <w:pPr>
        <w:pStyle w:val="1A1"/>
        <w:ind w:left="2060" w:right="-22" w:hanging="926"/>
        <w:jc w:val="both"/>
        <w:rPr>
          <w:sz w:val="22"/>
          <w:szCs w:val="22"/>
        </w:rPr>
      </w:pPr>
      <w:r w:rsidRPr="00821A47">
        <w:rPr>
          <w:sz w:val="22"/>
          <w:szCs w:val="22"/>
          <w:u w:val="single"/>
        </w:rPr>
        <w:t>LASERS</w:t>
      </w:r>
    </w:p>
    <w:p w14:paraId="674EA11E" w14:textId="77777777" w:rsidR="00CF3264" w:rsidRPr="00821A47" w:rsidRDefault="00CF3264">
      <w:pPr>
        <w:pStyle w:val="1A1"/>
        <w:ind w:right="-22"/>
        <w:jc w:val="both"/>
        <w:rPr>
          <w:sz w:val="16"/>
          <w:szCs w:val="16"/>
          <w:u w:val="single"/>
        </w:rPr>
      </w:pPr>
    </w:p>
    <w:p w14:paraId="4E87F236" w14:textId="77777777" w:rsidR="00CF3264" w:rsidRPr="00821A47" w:rsidRDefault="00CF3264">
      <w:pPr>
        <w:pStyle w:val="1A1"/>
        <w:ind w:right="-22"/>
        <w:jc w:val="both"/>
        <w:rPr>
          <w:sz w:val="22"/>
          <w:szCs w:val="22"/>
        </w:rPr>
      </w:pPr>
      <w:r w:rsidRPr="00821A47">
        <w:rPr>
          <w:sz w:val="22"/>
          <w:szCs w:val="22"/>
        </w:rPr>
        <w:t>6.</w:t>
      </w:r>
      <w:r w:rsidRPr="00821A47">
        <w:rPr>
          <w:sz w:val="22"/>
          <w:szCs w:val="22"/>
        </w:rPr>
        <w:tab/>
        <w:t>A.</w:t>
      </w:r>
      <w:r w:rsidRPr="00821A47">
        <w:rPr>
          <w:sz w:val="22"/>
          <w:szCs w:val="22"/>
        </w:rPr>
        <w:tab/>
        <w:t xml:space="preserve">5. </w:t>
      </w:r>
      <w:r w:rsidRPr="00821A47">
        <w:rPr>
          <w:sz w:val="22"/>
          <w:szCs w:val="22"/>
        </w:rPr>
        <w:tab/>
        <w:t>"Lasers", components and optical equipment, as follows:</w:t>
      </w:r>
    </w:p>
    <w:p w14:paraId="5063D430" w14:textId="77777777" w:rsidR="00CF3264" w:rsidRPr="00821A47" w:rsidRDefault="00CF3264" w:rsidP="00B51351">
      <w:pPr>
        <w:pStyle w:val="1A1note1"/>
        <w:spacing w:before="120"/>
        <w:ind w:left="1922" w:right="-23" w:hanging="799"/>
        <w:jc w:val="both"/>
        <w:rPr>
          <w:i/>
          <w:sz w:val="22"/>
          <w:szCs w:val="22"/>
        </w:rPr>
      </w:pPr>
      <w:r w:rsidRPr="00821A47">
        <w:rPr>
          <w:i/>
          <w:sz w:val="22"/>
          <w:szCs w:val="22"/>
          <w:u w:val="single"/>
        </w:rPr>
        <w:t>Note 1</w:t>
      </w:r>
      <w:r w:rsidRPr="00821A47">
        <w:rPr>
          <w:i/>
          <w:sz w:val="22"/>
          <w:szCs w:val="22"/>
        </w:rPr>
        <w:tab/>
        <w:t xml:space="preserve">Pulsed "lasers" include those that run in a </w:t>
      </w:r>
      <w:r w:rsidR="00151BAC" w:rsidRPr="00821A47">
        <w:rPr>
          <w:i/>
          <w:sz w:val="22"/>
          <w:szCs w:val="22"/>
        </w:rPr>
        <w:t>C</w:t>
      </w:r>
      <w:r w:rsidRPr="00821A47">
        <w:rPr>
          <w:i/>
          <w:sz w:val="22"/>
          <w:szCs w:val="22"/>
        </w:rPr>
        <w:t xml:space="preserve">ontinuous </w:t>
      </w:r>
      <w:r w:rsidR="00151BAC" w:rsidRPr="00821A47">
        <w:rPr>
          <w:i/>
          <w:sz w:val="22"/>
          <w:szCs w:val="22"/>
        </w:rPr>
        <w:t>W</w:t>
      </w:r>
      <w:r w:rsidRPr="00821A47">
        <w:rPr>
          <w:i/>
          <w:sz w:val="22"/>
          <w:szCs w:val="22"/>
        </w:rPr>
        <w:t>ave (CW) mode with pulses superimposed.</w:t>
      </w:r>
    </w:p>
    <w:p w14:paraId="20D015B9" w14:textId="77777777" w:rsidR="002D47C8" w:rsidRPr="00821A47" w:rsidRDefault="00CF3264" w:rsidP="00980998">
      <w:pPr>
        <w:pStyle w:val="1A1note1"/>
        <w:spacing w:before="60"/>
        <w:ind w:left="1922" w:right="-23" w:hanging="799"/>
        <w:jc w:val="both"/>
        <w:rPr>
          <w:i/>
          <w:iCs/>
          <w:sz w:val="22"/>
          <w:szCs w:val="22"/>
        </w:rPr>
      </w:pPr>
      <w:r w:rsidRPr="00821A47">
        <w:rPr>
          <w:i/>
          <w:sz w:val="22"/>
          <w:szCs w:val="22"/>
          <w:u w:val="single"/>
        </w:rPr>
        <w:t>Note 2</w:t>
      </w:r>
      <w:r w:rsidRPr="00821A47">
        <w:rPr>
          <w:i/>
          <w:sz w:val="22"/>
          <w:szCs w:val="22"/>
        </w:rPr>
        <w:tab/>
        <w:t>Excimer</w:t>
      </w:r>
      <w:r w:rsidRPr="00821A47">
        <w:rPr>
          <w:i/>
          <w:iCs/>
          <w:sz w:val="22"/>
          <w:szCs w:val="22"/>
        </w:rPr>
        <w:t>, s</w:t>
      </w:r>
      <w:r w:rsidRPr="00821A47">
        <w:rPr>
          <w:i/>
          <w:sz w:val="22"/>
          <w:szCs w:val="22"/>
        </w:rPr>
        <w:t>emiconductor</w:t>
      </w:r>
      <w:r w:rsidRPr="00821A47">
        <w:rPr>
          <w:i/>
          <w:iCs/>
          <w:sz w:val="22"/>
          <w:szCs w:val="22"/>
        </w:rPr>
        <w:t>, c</w:t>
      </w:r>
      <w:r w:rsidRPr="00821A47">
        <w:rPr>
          <w:i/>
          <w:sz w:val="22"/>
          <w:szCs w:val="22"/>
        </w:rPr>
        <w:t>hemical</w:t>
      </w:r>
      <w:r w:rsidRPr="00821A47">
        <w:rPr>
          <w:i/>
          <w:iCs/>
          <w:sz w:val="22"/>
          <w:szCs w:val="22"/>
        </w:rPr>
        <w:t xml:space="preserve">, </w:t>
      </w:r>
      <w:r w:rsidRPr="00821A47">
        <w:rPr>
          <w:i/>
          <w:sz w:val="22"/>
          <w:szCs w:val="22"/>
        </w:rPr>
        <w:t>CO, CO</w:t>
      </w:r>
      <w:r w:rsidRPr="00821A47">
        <w:rPr>
          <w:i/>
          <w:szCs w:val="24"/>
          <w:vertAlign w:val="subscript"/>
        </w:rPr>
        <w:t>2</w:t>
      </w:r>
      <w:r w:rsidRPr="00821A47">
        <w:rPr>
          <w:i/>
          <w:szCs w:val="24"/>
        </w:rPr>
        <w:t>,</w:t>
      </w:r>
      <w:r w:rsidRPr="00821A47">
        <w:rPr>
          <w:i/>
          <w:sz w:val="22"/>
          <w:szCs w:val="22"/>
        </w:rPr>
        <w:t xml:space="preserve"> and</w:t>
      </w:r>
      <w:r w:rsidR="00980998" w:rsidRPr="00821A47">
        <w:rPr>
          <w:i/>
          <w:sz w:val="22"/>
          <w:szCs w:val="22"/>
        </w:rPr>
        <w:t xml:space="preserve"> "</w:t>
      </w:r>
      <w:r w:rsidRPr="00821A47">
        <w:rPr>
          <w:i/>
          <w:sz w:val="22"/>
          <w:szCs w:val="22"/>
        </w:rPr>
        <w:t>non-repetitive pulsed</w:t>
      </w:r>
      <w:r w:rsidR="00980998" w:rsidRPr="00821A47">
        <w:rPr>
          <w:i/>
          <w:sz w:val="22"/>
          <w:szCs w:val="22"/>
        </w:rPr>
        <w:t>"</w:t>
      </w:r>
      <w:r w:rsidRPr="00821A47">
        <w:rPr>
          <w:i/>
          <w:sz w:val="22"/>
          <w:szCs w:val="22"/>
        </w:rPr>
        <w:t xml:space="preserve"> </w:t>
      </w:r>
      <w:proofErr w:type="spellStart"/>
      <w:r w:rsidRPr="00821A47">
        <w:rPr>
          <w:i/>
          <w:sz w:val="22"/>
          <w:szCs w:val="22"/>
        </w:rPr>
        <w:t>Nd:glass</w:t>
      </w:r>
      <w:proofErr w:type="spellEnd"/>
      <w:r w:rsidRPr="00821A47">
        <w:rPr>
          <w:i/>
          <w:sz w:val="22"/>
          <w:szCs w:val="22"/>
        </w:rPr>
        <w:t xml:space="preserve"> </w:t>
      </w:r>
      <w:r w:rsidRPr="00821A47">
        <w:rPr>
          <w:i/>
          <w:iCs/>
          <w:sz w:val="22"/>
          <w:szCs w:val="22"/>
        </w:rPr>
        <w:t xml:space="preserve">"lasers" are only specified </w:t>
      </w:r>
      <w:r w:rsidR="00151BAC" w:rsidRPr="00821A47">
        <w:rPr>
          <w:i/>
          <w:iCs/>
          <w:sz w:val="22"/>
          <w:szCs w:val="22"/>
        </w:rPr>
        <w:t>in</w:t>
      </w:r>
      <w:r w:rsidRPr="00821A47">
        <w:rPr>
          <w:i/>
          <w:iCs/>
          <w:sz w:val="22"/>
          <w:szCs w:val="22"/>
        </w:rPr>
        <w:t xml:space="preserve"> 6.A.5.d.</w:t>
      </w:r>
    </w:p>
    <w:p w14:paraId="69DE1D57" w14:textId="77777777" w:rsidR="00CF3264" w:rsidRPr="00821A47" w:rsidRDefault="00CF3264">
      <w:pPr>
        <w:pStyle w:val="1A1note1"/>
        <w:spacing w:before="120"/>
        <w:ind w:left="1922" w:right="-23" w:hanging="799"/>
        <w:jc w:val="both"/>
        <w:rPr>
          <w:i/>
          <w:sz w:val="22"/>
          <w:szCs w:val="22"/>
        </w:rPr>
      </w:pPr>
      <w:r w:rsidRPr="00821A47">
        <w:rPr>
          <w:i/>
          <w:sz w:val="22"/>
          <w:szCs w:val="22"/>
          <w:u w:val="single"/>
        </w:rPr>
        <w:t>Note 3</w:t>
      </w:r>
      <w:r w:rsidRPr="00821A47">
        <w:rPr>
          <w:i/>
          <w:sz w:val="22"/>
          <w:szCs w:val="22"/>
        </w:rPr>
        <w:tab/>
        <w:t>6.A.5. includes fibre "lasers".</w:t>
      </w:r>
    </w:p>
    <w:p w14:paraId="09188938" w14:textId="77777777" w:rsidR="00CF3264" w:rsidRPr="00821A47" w:rsidRDefault="00CF3264">
      <w:pPr>
        <w:pStyle w:val="1A1note1"/>
        <w:spacing w:before="120"/>
        <w:ind w:left="1922" w:right="-23" w:hanging="799"/>
        <w:jc w:val="both"/>
        <w:rPr>
          <w:i/>
          <w:spacing w:val="-2"/>
          <w:sz w:val="22"/>
          <w:szCs w:val="22"/>
        </w:rPr>
      </w:pPr>
      <w:r w:rsidRPr="00821A47">
        <w:rPr>
          <w:i/>
          <w:spacing w:val="-2"/>
          <w:sz w:val="22"/>
          <w:szCs w:val="22"/>
          <w:u w:val="single"/>
        </w:rPr>
        <w:t>Note 4</w:t>
      </w:r>
      <w:r w:rsidRPr="00821A47">
        <w:rPr>
          <w:i/>
          <w:spacing w:val="-2"/>
          <w:sz w:val="22"/>
          <w:szCs w:val="22"/>
        </w:rPr>
        <w:tab/>
        <w:t>The status of "lasers" incorporating frequency conversion (i.e., wavelength change) by means other than one "laser" pumping another "laser" is determined by applying the specified parameters for both the output of the source "laser" and the frequency-converted optical output.</w:t>
      </w:r>
    </w:p>
    <w:p w14:paraId="0D54F16E" w14:textId="77777777" w:rsidR="00CF3264" w:rsidRPr="00821A47" w:rsidRDefault="00CF3264" w:rsidP="006A2C56">
      <w:pPr>
        <w:pStyle w:val="1A1note1"/>
        <w:spacing w:before="120"/>
        <w:ind w:left="1922" w:right="-23" w:hanging="799"/>
        <w:jc w:val="both"/>
        <w:rPr>
          <w:i/>
          <w:sz w:val="22"/>
          <w:szCs w:val="22"/>
        </w:rPr>
      </w:pPr>
      <w:r w:rsidRPr="00821A47">
        <w:rPr>
          <w:i/>
          <w:sz w:val="22"/>
          <w:szCs w:val="22"/>
          <w:u w:val="single"/>
        </w:rPr>
        <w:lastRenderedPageBreak/>
        <w:t>Note 5</w:t>
      </w:r>
      <w:r w:rsidRPr="00821A47">
        <w:rPr>
          <w:i/>
          <w:sz w:val="22"/>
          <w:szCs w:val="22"/>
        </w:rPr>
        <w:tab/>
        <w:t>6.A.5. does not apply to "lasers" as follows:</w:t>
      </w:r>
    </w:p>
    <w:p w14:paraId="0EBEB266" w14:textId="77777777" w:rsidR="00CF3264" w:rsidRPr="00821A47" w:rsidRDefault="00CF3264">
      <w:pPr>
        <w:pStyle w:val="1A1note1"/>
        <w:ind w:left="2268" w:right="-22" w:hanging="308"/>
        <w:jc w:val="both"/>
        <w:rPr>
          <w:i/>
          <w:sz w:val="22"/>
          <w:szCs w:val="22"/>
        </w:rPr>
      </w:pPr>
      <w:r w:rsidRPr="00821A47">
        <w:rPr>
          <w:i/>
          <w:sz w:val="22"/>
          <w:szCs w:val="22"/>
        </w:rPr>
        <w:t>a.</w:t>
      </w:r>
      <w:r w:rsidRPr="00821A47">
        <w:rPr>
          <w:i/>
          <w:sz w:val="22"/>
          <w:szCs w:val="22"/>
        </w:rPr>
        <w:tab/>
        <w:t>Ruby with output energy below 20 J;</w:t>
      </w:r>
    </w:p>
    <w:p w14:paraId="44CEB7B0" w14:textId="77777777" w:rsidR="00CF3264" w:rsidRPr="00821A47" w:rsidRDefault="00CF3264">
      <w:pPr>
        <w:pStyle w:val="1A1note1"/>
        <w:ind w:left="2268" w:right="-22" w:hanging="308"/>
        <w:jc w:val="both"/>
        <w:rPr>
          <w:i/>
          <w:sz w:val="22"/>
          <w:szCs w:val="22"/>
        </w:rPr>
      </w:pPr>
      <w:r w:rsidRPr="00821A47">
        <w:rPr>
          <w:i/>
          <w:sz w:val="22"/>
          <w:szCs w:val="22"/>
        </w:rPr>
        <w:t>b.</w:t>
      </w:r>
      <w:r w:rsidRPr="00821A47">
        <w:rPr>
          <w:i/>
          <w:sz w:val="22"/>
          <w:szCs w:val="22"/>
        </w:rPr>
        <w:tab/>
        <w:t>Nitrogen;</w:t>
      </w:r>
    </w:p>
    <w:p w14:paraId="4969C376" w14:textId="77777777" w:rsidR="00CF3264" w:rsidRPr="00821A47" w:rsidRDefault="00CF3264">
      <w:pPr>
        <w:pStyle w:val="1A1note1"/>
        <w:ind w:left="2268" w:right="-22" w:hanging="308"/>
        <w:jc w:val="both"/>
        <w:rPr>
          <w:i/>
          <w:sz w:val="22"/>
          <w:szCs w:val="22"/>
        </w:rPr>
      </w:pPr>
      <w:r w:rsidRPr="00821A47">
        <w:rPr>
          <w:i/>
          <w:sz w:val="22"/>
          <w:szCs w:val="22"/>
        </w:rPr>
        <w:t>c.</w:t>
      </w:r>
      <w:r w:rsidRPr="00821A47">
        <w:rPr>
          <w:i/>
          <w:sz w:val="22"/>
          <w:szCs w:val="22"/>
        </w:rPr>
        <w:tab/>
        <w:t>Krypton.</w:t>
      </w:r>
    </w:p>
    <w:p w14:paraId="797C6E9D" w14:textId="77777777" w:rsidR="00980998" w:rsidRPr="00821A47" w:rsidRDefault="006A2C56" w:rsidP="006A2C56">
      <w:pPr>
        <w:pStyle w:val="1A1note1"/>
        <w:spacing w:before="120"/>
        <w:ind w:left="1922" w:right="-23" w:hanging="900"/>
        <w:jc w:val="both"/>
        <w:rPr>
          <w:i/>
          <w:sz w:val="22"/>
          <w:szCs w:val="22"/>
          <w:u w:val="single"/>
        </w:rPr>
      </w:pPr>
      <w:r w:rsidRPr="00821A47">
        <w:rPr>
          <w:i/>
          <w:sz w:val="22"/>
          <w:szCs w:val="22"/>
        </w:rPr>
        <w:tab/>
      </w:r>
      <w:r w:rsidR="00980998" w:rsidRPr="00821A47">
        <w:rPr>
          <w:i/>
          <w:sz w:val="22"/>
          <w:szCs w:val="22"/>
          <w:u w:val="single"/>
        </w:rPr>
        <w:t>Technical Note</w:t>
      </w:r>
    </w:p>
    <w:p w14:paraId="35AC7AB1" w14:textId="77777777" w:rsidR="006A2C56" w:rsidRPr="00821A47" w:rsidRDefault="006A2C56" w:rsidP="00980998">
      <w:pPr>
        <w:pStyle w:val="1A1note1"/>
        <w:ind w:left="1922" w:right="-23" w:firstLine="0"/>
        <w:jc w:val="both"/>
        <w:rPr>
          <w:i/>
          <w:sz w:val="22"/>
          <w:szCs w:val="22"/>
        </w:rPr>
      </w:pPr>
      <w:r w:rsidRPr="00821A47">
        <w:rPr>
          <w:i/>
          <w:sz w:val="22"/>
          <w:szCs w:val="22"/>
          <w:lang w:val="en-CA"/>
        </w:rPr>
        <w:t>For the purposes of 6.A.5.a. and 6.A.5.b., 'single transverse mode' refers to "lasers" with a beam profile having an M</w:t>
      </w:r>
      <w:r w:rsidRPr="00821A47">
        <w:rPr>
          <w:i/>
          <w:szCs w:val="24"/>
          <w:vertAlign w:val="superscript"/>
          <w:lang w:val="en-CA"/>
        </w:rPr>
        <w:t>2</w:t>
      </w:r>
      <w:r w:rsidRPr="00821A47">
        <w:rPr>
          <w:i/>
          <w:sz w:val="22"/>
          <w:szCs w:val="22"/>
          <w:lang w:val="en-CA"/>
        </w:rPr>
        <w:t>-factor of less than 1.3, while 'multiple transverse mode' refers to "lasers" with a beam profile having an M</w:t>
      </w:r>
      <w:r w:rsidRPr="00821A47">
        <w:rPr>
          <w:i/>
          <w:szCs w:val="24"/>
          <w:vertAlign w:val="superscript"/>
          <w:lang w:val="en-CA"/>
        </w:rPr>
        <w:t>2</w:t>
      </w:r>
      <w:r w:rsidRPr="00821A47">
        <w:rPr>
          <w:i/>
          <w:sz w:val="22"/>
          <w:szCs w:val="22"/>
          <w:lang w:val="en-CA"/>
        </w:rPr>
        <w:t xml:space="preserve">-factor </w:t>
      </w:r>
      <w:r w:rsidR="00980998" w:rsidRPr="00821A47">
        <w:rPr>
          <w:i/>
          <w:sz w:val="22"/>
          <w:szCs w:val="22"/>
          <w:lang w:val="en-CA"/>
        </w:rPr>
        <w:t xml:space="preserve">equal to or greater than </w:t>
      </w:r>
      <w:r w:rsidRPr="00821A47">
        <w:rPr>
          <w:i/>
          <w:sz w:val="22"/>
          <w:szCs w:val="22"/>
          <w:lang w:val="en-CA"/>
        </w:rPr>
        <w:t>1.3.</w:t>
      </w:r>
    </w:p>
    <w:p w14:paraId="34EBA34E" w14:textId="77777777" w:rsidR="00CF3264" w:rsidRPr="00821A47" w:rsidRDefault="00CF3264">
      <w:pPr>
        <w:pStyle w:val="1A1note1"/>
        <w:ind w:right="-22"/>
        <w:jc w:val="both"/>
        <w:rPr>
          <w:sz w:val="18"/>
          <w:szCs w:val="18"/>
        </w:rPr>
      </w:pPr>
    </w:p>
    <w:p w14:paraId="4EE4BA5B" w14:textId="77777777" w:rsidR="00CF3264" w:rsidRPr="00821A47" w:rsidRDefault="00CF3264">
      <w:pPr>
        <w:pStyle w:val="1A1a"/>
        <w:jc w:val="both"/>
        <w:rPr>
          <w:spacing w:val="-2"/>
          <w:sz w:val="22"/>
          <w:szCs w:val="22"/>
        </w:rPr>
      </w:pPr>
      <w:r w:rsidRPr="00821A47">
        <w:rPr>
          <w:spacing w:val="-2"/>
          <w:sz w:val="22"/>
          <w:szCs w:val="22"/>
        </w:rPr>
        <w:t>6.</w:t>
      </w:r>
      <w:r w:rsidRPr="00821A47">
        <w:rPr>
          <w:spacing w:val="-2"/>
          <w:sz w:val="22"/>
          <w:szCs w:val="22"/>
        </w:rPr>
        <w:tab/>
        <w:t>A.</w:t>
      </w:r>
      <w:r w:rsidRPr="00821A47">
        <w:rPr>
          <w:spacing w:val="-2"/>
          <w:sz w:val="22"/>
          <w:szCs w:val="22"/>
        </w:rPr>
        <w:tab/>
        <w:t>5.</w:t>
      </w:r>
      <w:r w:rsidRPr="00821A47">
        <w:rPr>
          <w:spacing w:val="-2"/>
          <w:sz w:val="22"/>
          <w:szCs w:val="22"/>
        </w:rPr>
        <w:tab/>
        <w:t>a.</w:t>
      </w:r>
      <w:r w:rsidRPr="00821A47">
        <w:rPr>
          <w:spacing w:val="-2"/>
          <w:sz w:val="22"/>
          <w:szCs w:val="22"/>
        </w:rPr>
        <w:tab/>
        <w:t>Non-"</w:t>
      </w:r>
      <w:proofErr w:type="spellStart"/>
      <w:r w:rsidRPr="00821A47">
        <w:rPr>
          <w:spacing w:val="-2"/>
          <w:sz w:val="22"/>
          <w:szCs w:val="22"/>
        </w:rPr>
        <w:t>tunable</w:t>
      </w:r>
      <w:proofErr w:type="spellEnd"/>
      <w:r w:rsidRPr="00821A47">
        <w:rPr>
          <w:spacing w:val="-2"/>
          <w:sz w:val="22"/>
          <w:szCs w:val="22"/>
        </w:rPr>
        <w:t xml:space="preserve">" </w:t>
      </w:r>
      <w:r w:rsidR="00151BAC" w:rsidRPr="00821A47">
        <w:rPr>
          <w:spacing w:val="-2"/>
          <w:sz w:val="22"/>
          <w:szCs w:val="22"/>
        </w:rPr>
        <w:t>C</w:t>
      </w:r>
      <w:r w:rsidRPr="00821A47">
        <w:rPr>
          <w:spacing w:val="-2"/>
          <w:sz w:val="22"/>
          <w:szCs w:val="22"/>
        </w:rPr>
        <w:t xml:space="preserve">ontinuous </w:t>
      </w:r>
      <w:r w:rsidR="00151BAC" w:rsidRPr="00821A47">
        <w:rPr>
          <w:spacing w:val="-2"/>
          <w:sz w:val="22"/>
          <w:szCs w:val="22"/>
        </w:rPr>
        <w:t>W</w:t>
      </w:r>
      <w:r w:rsidRPr="00821A47">
        <w:rPr>
          <w:spacing w:val="-2"/>
          <w:sz w:val="22"/>
          <w:szCs w:val="22"/>
        </w:rPr>
        <w:t>ave "(CW) lasers" having any of the following:</w:t>
      </w:r>
    </w:p>
    <w:p w14:paraId="37CE18CA" w14:textId="77777777" w:rsidR="00CF3264" w:rsidRPr="00821A47" w:rsidRDefault="00CF3264">
      <w:pPr>
        <w:pStyle w:val="1A1a1"/>
        <w:ind w:right="-22"/>
        <w:jc w:val="both"/>
        <w:rPr>
          <w:sz w:val="22"/>
          <w:szCs w:val="22"/>
        </w:rPr>
      </w:pPr>
      <w:r w:rsidRPr="00821A47">
        <w:rPr>
          <w:sz w:val="22"/>
          <w:szCs w:val="22"/>
        </w:rPr>
        <w:tab/>
      </w:r>
      <w:r w:rsidRPr="00821A47">
        <w:rPr>
          <w:sz w:val="22"/>
          <w:szCs w:val="22"/>
        </w:rPr>
        <w:tab/>
      </w:r>
      <w:r w:rsidRPr="00821A47">
        <w:rPr>
          <w:sz w:val="22"/>
          <w:szCs w:val="22"/>
        </w:rPr>
        <w:tab/>
      </w:r>
      <w:r w:rsidRPr="00821A47">
        <w:rPr>
          <w:sz w:val="22"/>
          <w:szCs w:val="22"/>
        </w:rPr>
        <w:tab/>
        <w:t>1.</w:t>
      </w:r>
      <w:r w:rsidRPr="00821A47">
        <w:rPr>
          <w:sz w:val="22"/>
          <w:szCs w:val="22"/>
        </w:rPr>
        <w:tab/>
        <w:t>Output wavelength less than 150 nm and output power exceeding 1 W;</w:t>
      </w:r>
    </w:p>
    <w:p w14:paraId="7899CE27" w14:textId="77777777" w:rsidR="00CF3264" w:rsidRPr="00821A47" w:rsidRDefault="00CF3264">
      <w:pPr>
        <w:pStyle w:val="1A1a1"/>
        <w:ind w:right="-22"/>
        <w:jc w:val="both"/>
        <w:rPr>
          <w:sz w:val="22"/>
          <w:szCs w:val="22"/>
        </w:rPr>
      </w:pPr>
      <w:r w:rsidRPr="00821A47">
        <w:rPr>
          <w:sz w:val="22"/>
          <w:szCs w:val="22"/>
        </w:rPr>
        <w:tab/>
      </w:r>
      <w:r w:rsidRPr="00821A47">
        <w:rPr>
          <w:sz w:val="22"/>
          <w:szCs w:val="22"/>
        </w:rPr>
        <w:tab/>
      </w:r>
      <w:r w:rsidRPr="00821A47">
        <w:rPr>
          <w:sz w:val="22"/>
          <w:szCs w:val="22"/>
        </w:rPr>
        <w:tab/>
      </w:r>
      <w:r w:rsidRPr="00821A47">
        <w:rPr>
          <w:sz w:val="22"/>
          <w:szCs w:val="22"/>
        </w:rPr>
        <w:tab/>
        <w:t>2.</w:t>
      </w:r>
      <w:r w:rsidRPr="00821A47">
        <w:rPr>
          <w:sz w:val="22"/>
          <w:szCs w:val="22"/>
        </w:rPr>
        <w:tab/>
        <w:t>Output wavelength of 150</w:t>
      </w:r>
      <w:r w:rsidR="005B2182" w:rsidRPr="00821A47">
        <w:rPr>
          <w:sz w:val="22"/>
          <w:szCs w:val="22"/>
        </w:rPr>
        <w:t xml:space="preserve"> nm or more but not exceeding 51</w:t>
      </w:r>
      <w:r w:rsidRPr="00821A47">
        <w:rPr>
          <w:sz w:val="22"/>
          <w:szCs w:val="22"/>
        </w:rPr>
        <w:t>0 nm and output power exceeding 30 W;</w:t>
      </w:r>
    </w:p>
    <w:p w14:paraId="3F86A707" w14:textId="77777777" w:rsidR="00CF3264" w:rsidRPr="00821A47" w:rsidRDefault="00CF3264" w:rsidP="00C304FD">
      <w:pPr>
        <w:pStyle w:val="1A1note1"/>
        <w:spacing w:before="120"/>
        <w:ind w:left="2857" w:right="-23" w:hanging="799"/>
        <w:jc w:val="both"/>
        <w:rPr>
          <w:i/>
          <w:sz w:val="22"/>
          <w:szCs w:val="22"/>
        </w:rPr>
      </w:pPr>
      <w:r w:rsidRPr="00821A47">
        <w:rPr>
          <w:i/>
          <w:sz w:val="22"/>
          <w:szCs w:val="22"/>
          <w:u w:val="single"/>
        </w:rPr>
        <w:t>Note</w:t>
      </w:r>
      <w:r w:rsidRPr="00821A47">
        <w:rPr>
          <w:i/>
          <w:sz w:val="22"/>
          <w:szCs w:val="22"/>
        </w:rPr>
        <w:tab/>
        <w:t>6.A.5.a.2. does not apply to Argon "lasers" having an output power equal to or less than 50 W.</w:t>
      </w:r>
    </w:p>
    <w:p w14:paraId="2BC290EF" w14:textId="77777777" w:rsidR="00CF3264" w:rsidRPr="00821A47" w:rsidRDefault="00CF3264" w:rsidP="00C304FD">
      <w:pPr>
        <w:pStyle w:val="1A1a1"/>
        <w:spacing w:before="120"/>
        <w:ind w:left="2064" w:right="-23" w:hanging="2041"/>
        <w:jc w:val="both"/>
        <w:rPr>
          <w:sz w:val="22"/>
          <w:szCs w:val="22"/>
        </w:rPr>
      </w:pPr>
      <w:r w:rsidRPr="00821A47">
        <w:rPr>
          <w:spacing w:val="-2"/>
          <w:sz w:val="22"/>
          <w:szCs w:val="22"/>
        </w:rPr>
        <w:tab/>
      </w:r>
      <w:r w:rsidRPr="00821A47">
        <w:rPr>
          <w:spacing w:val="-2"/>
          <w:sz w:val="22"/>
          <w:szCs w:val="22"/>
        </w:rPr>
        <w:tab/>
      </w:r>
      <w:r w:rsidRPr="00821A47">
        <w:rPr>
          <w:spacing w:val="-2"/>
          <w:sz w:val="22"/>
          <w:szCs w:val="22"/>
        </w:rPr>
        <w:tab/>
      </w:r>
      <w:r w:rsidRPr="00821A47">
        <w:rPr>
          <w:spacing w:val="-2"/>
          <w:sz w:val="22"/>
          <w:szCs w:val="22"/>
        </w:rPr>
        <w:tab/>
      </w:r>
      <w:r w:rsidRPr="00821A47">
        <w:rPr>
          <w:sz w:val="22"/>
          <w:szCs w:val="22"/>
        </w:rPr>
        <w:t>3</w:t>
      </w:r>
      <w:r w:rsidR="005B2182" w:rsidRPr="00821A47">
        <w:rPr>
          <w:sz w:val="22"/>
          <w:szCs w:val="22"/>
        </w:rPr>
        <w:t>.</w:t>
      </w:r>
      <w:r w:rsidR="005B2182" w:rsidRPr="00821A47">
        <w:rPr>
          <w:sz w:val="22"/>
          <w:szCs w:val="22"/>
        </w:rPr>
        <w:tab/>
        <w:t>Output wavelength exceeding 51</w:t>
      </w:r>
      <w:r w:rsidRPr="00821A47">
        <w:rPr>
          <w:sz w:val="22"/>
          <w:szCs w:val="22"/>
        </w:rPr>
        <w:t xml:space="preserve">0 nm but not exceeding 540 nm and </w:t>
      </w:r>
      <w:r w:rsidRPr="00821A47">
        <w:rPr>
          <w:color w:val="auto"/>
          <w:sz w:val="22"/>
          <w:szCs w:val="22"/>
        </w:rPr>
        <w:t>any of the following</w:t>
      </w:r>
      <w:r w:rsidRPr="00821A47">
        <w:rPr>
          <w:sz w:val="22"/>
          <w:szCs w:val="22"/>
        </w:rPr>
        <w:t>:</w:t>
      </w:r>
    </w:p>
    <w:p w14:paraId="623EEF0C" w14:textId="77777777" w:rsidR="00CF3264" w:rsidRPr="00821A47" w:rsidRDefault="00CF3264">
      <w:pPr>
        <w:pStyle w:val="1A1a1a"/>
        <w:ind w:right="-22"/>
        <w:jc w:val="both"/>
        <w:rPr>
          <w:sz w:val="22"/>
          <w:szCs w:val="22"/>
        </w:rPr>
      </w:pP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t>a.</w:t>
      </w:r>
      <w:r w:rsidRPr="00821A47">
        <w:rPr>
          <w:sz w:val="22"/>
          <w:szCs w:val="22"/>
        </w:rPr>
        <w:tab/>
      </w:r>
      <w:r w:rsidR="00077501" w:rsidRPr="00821A47">
        <w:rPr>
          <w:sz w:val="22"/>
          <w:szCs w:val="22"/>
        </w:rPr>
        <w:t>'</w:t>
      </w:r>
      <w:r w:rsidRPr="00821A47">
        <w:rPr>
          <w:sz w:val="22"/>
          <w:szCs w:val="22"/>
        </w:rPr>
        <w:t>Single transverse mode</w:t>
      </w:r>
      <w:r w:rsidR="00077501" w:rsidRPr="00821A47">
        <w:rPr>
          <w:sz w:val="22"/>
          <w:szCs w:val="22"/>
        </w:rPr>
        <w:t>'</w:t>
      </w:r>
      <w:r w:rsidRPr="00821A47">
        <w:rPr>
          <w:sz w:val="22"/>
          <w:szCs w:val="22"/>
        </w:rPr>
        <w:t xml:space="preserve"> output and output power exceeding 50 W; </w:t>
      </w:r>
      <w:r w:rsidRPr="00821A47">
        <w:rPr>
          <w:sz w:val="22"/>
          <w:szCs w:val="22"/>
          <w:u w:val="single"/>
        </w:rPr>
        <w:t>or</w:t>
      </w:r>
    </w:p>
    <w:p w14:paraId="2365917A" w14:textId="77777777" w:rsidR="00CF3264" w:rsidRPr="00821A47" w:rsidRDefault="00CF3264">
      <w:pPr>
        <w:pStyle w:val="1A1a1a"/>
        <w:ind w:right="-22"/>
        <w:jc w:val="both"/>
        <w:rPr>
          <w:sz w:val="22"/>
          <w:szCs w:val="22"/>
        </w:rPr>
      </w:pP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t>b.</w:t>
      </w:r>
      <w:r w:rsidRPr="00821A47">
        <w:rPr>
          <w:sz w:val="22"/>
          <w:szCs w:val="22"/>
        </w:rPr>
        <w:tab/>
      </w:r>
      <w:r w:rsidR="00077501" w:rsidRPr="00821A47">
        <w:rPr>
          <w:sz w:val="22"/>
          <w:szCs w:val="22"/>
        </w:rPr>
        <w:t>'</w:t>
      </w:r>
      <w:r w:rsidRPr="00821A47">
        <w:rPr>
          <w:sz w:val="22"/>
          <w:szCs w:val="22"/>
        </w:rPr>
        <w:t>Multiple transverse mode</w:t>
      </w:r>
      <w:r w:rsidR="00077501" w:rsidRPr="00821A47">
        <w:rPr>
          <w:sz w:val="22"/>
          <w:szCs w:val="22"/>
        </w:rPr>
        <w:t>'</w:t>
      </w:r>
      <w:r w:rsidRPr="00821A47">
        <w:rPr>
          <w:sz w:val="22"/>
          <w:szCs w:val="22"/>
        </w:rPr>
        <w:t xml:space="preserve"> output and output power exceeding 150 W;</w:t>
      </w:r>
    </w:p>
    <w:p w14:paraId="0A8AC14D" w14:textId="77777777" w:rsidR="00CF3264" w:rsidRPr="00821A47" w:rsidRDefault="00CF3264" w:rsidP="00613287">
      <w:pPr>
        <w:pStyle w:val="1A1a1"/>
        <w:spacing w:before="60"/>
        <w:ind w:left="2064" w:right="-23" w:hanging="2041"/>
        <w:jc w:val="both"/>
        <w:rPr>
          <w:sz w:val="22"/>
          <w:szCs w:val="22"/>
        </w:rPr>
      </w:pPr>
      <w:r w:rsidRPr="00821A47">
        <w:rPr>
          <w:sz w:val="22"/>
          <w:szCs w:val="22"/>
        </w:rPr>
        <w:tab/>
      </w:r>
      <w:r w:rsidRPr="00821A47">
        <w:rPr>
          <w:sz w:val="22"/>
          <w:szCs w:val="22"/>
        </w:rPr>
        <w:tab/>
      </w:r>
      <w:r w:rsidRPr="00821A47">
        <w:rPr>
          <w:sz w:val="22"/>
          <w:szCs w:val="22"/>
        </w:rPr>
        <w:tab/>
      </w:r>
      <w:r w:rsidRPr="00821A47">
        <w:rPr>
          <w:sz w:val="22"/>
          <w:szCs w:val="22"/>
        </w:rPr>
        <w:tab/>
        <w:t>4.</w:t>
      </w:r>
      <w:r w:rsidRPr="00821A47">
        <w:rPr>
          <w:sz w:val="22"/>
          <w:szCs w:val="22"/>
        </w:rPr>
        <w:tab/>
      </w:r>
      <w:r w:rsidRPr="00821A47">
        <w:rPr>
          <w:bCs/>
          <w:sz w:val="22"/>
          <w:szCs w:val="22"/>
        </w:rPr>
        <w:t>Output wavelength exceeding 540 nm but not exceeding 800 nm and output power exceeding 30 W;</w:t>
      </w:r>
    </w:p>
    <w:p w14:paraId="0826617F" w14:textId="77777777" w:rsidR="00CF3264" w:rsidRPr="00821A47" w:rsidRDefault="00613287" w:rsidP="00613287">
      <w:pPr>
        <w:pStyle w:val="1A1a1"/>
        <w:spacing w:before="60"/>
        <w:ind w:left="2064" w:right="-23" w:hanging="2041"/>
        <w:jc w:val="both"/>
        <w:rPr>
          <w:sz w:val="22"/>
          <w:szCs w:val="22"/>
        </w:rPr>
      </w:pPr>
      <w:r w:rsidRPr="00821A47">
        <w:rPr>
          <w:spacing w:val="-2"/>
          <w:sz w:val="22"/>
          <w:szCs w:val="22"/>
        </w:rPr>
        <w:tab/>
      </w:r>
      <w:r w:rsidRPr="00821A47">
        <w:rPr>
          <w:spacing w:val="-2"/>
          <w:sz w:val="22"/>
          <w:szCs w:val="22"/>
        </w:rPr>
        <w:tab/>
      </w:r>
      <w:r w:rsidRPr="00821A47">
        <w:rPr>
          <w:spacing w:val="-2"/>
          <w:sz w:val="22"/>
          <w:szCs w:val="22"/>
        </w:rPr>
        <w:tab/>
      </w:r>
      <w:r w:rsidR="00C304FD" w:rsidRPr="00821A47">
        <w:rPr>
          <w:spacing w:val="-2"/>
          <w:sz w:val="22"/>
          <w:szCs w:val="22"/>
        </w:rPr>
        <w:tab/>
      </w:r>
      <w:r w:rsidR="00CF3264" w:rsidRPr="00821A47">
        <w:rPr>
          <w:sz w:val="22"/>
          <w:szCs w:val="22"/>
        </w:rPr>
        <w:t>5.</w:t>
      </w:r>
      <w:r w:rsidR="00CF3264" w:rsidRPr="00821A47">
        <w:rPr>
          <w:sz w:val="22"/>
          <w:szCs w:val="22"/>
        </w:rPr>
        <w:tab/>
        <w:t xml:space="preserve">Output wavelength exceeding 800 nm but not exceeding 975 nm and </w:t>
      </w:r>
      <w:r w:rsidR="00CF3264" w:rsidRPr="00821A47">
        <w:rPr>
          <w:color w:val="auto"/>
          <w:sz w:val="22"/>
          <w:szCs w:val="22"/>
        </w:rPr>
        <w:t>any of the following</w:t>
      </w:r>
      <w:r w:rsidR="00CF3264" w:rsidRPr="00821A47">
        <w:rPr>
          <w:sz w:val="22"/>
          <w:szCs w:val="22"/>
        </w:rPr>
        <w:t>:</w:t>
      </w:r>
    </w:p>
    <w:p w14:paraId="4376F34B" w14:textId="77777777" w:rsidR="00CF3264" w:rsidRPr="00821A47" w:rsidRDefault="00CF3264">
      <w:pPr>
        <w:pStyle w:val="1A1a1a"/>
        <w:ind w:right="-22"/>
        <w:jc w:val="both"/>
        <w:rPr>
          <w:spacing w:val="-4"/>
          <w:sz w:val="22"/>
          <w:szCs w:val="22"/>
        </w:rPr>
      </w:pP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t>a.</w:t>
      </w:r>
      <w:r w:rsidRPr="00821A47">
        <w:rPr>
          <w:sz w:val="22"/>
          <w:szCs w:val="22"/>
        </w:rPr>
        <w:tab/>
      </w:r>
      <w:r w:rsidR="00077501" w:rsidRPr="00821A47">
        <w:rPr>
          <w:sz w:val="22"/>
          <w:szCs w:val="22"/>
        </w:rPr>
        <w:t>'</w:t>
      </w:r>
      <w:r w:rsidRPr="00821A47">
        <w:rPr>
          <w:spacing w:val="-4"/>
          <w:sz w:val="22"/>
          <w:szCs w:val="22"/>
        </w:rPr>
        <w:t>Single transverse mode</w:t>
      </w:r>
      <w:r w:rsidR="00077501" w:rsidRPr="00821A47">
        <w:rPr>
          <w:spacing w:val="-4"/>
          <w:sz w:val="22"/>
          <w:szCs w:val="22"/>
        </w:rPr>
        <w:t>'</w:t>
      </w:r>
      <w:r w:rsidRPr="00821A47">
        <w:rPr>
          <w:spacing w:val="-4"/>
          <w:sz w:val="22"/>
          <w:szCs w:val="22"/>
        </w:rPr>
        <w:t xml:space="preserve"> output and output power exceeding 50 W; </w:t>
      </w:r>
      <w:r w:rsidRPr="00821A47">
        <w:rPr>
          <w:spacing w:val="-4"/>
          <w:sz w:val="22"/>
          <w:szCs w:val="22"/>
          <w:u w:val="single"/>
        </w:rPr>
        <w:t>or</w:t>
      </w:r>
    </w:p>
    <w:p w14:paraId="456059E4" w14:textId="77777777" w:rsidR="00CF3264" w:rsidRPr="00821A47" w:rsidRDefault="00CF3264">
      <w:pPr>
        <w:pStyle w:val="1A1a1a"/>
        <w:ind w:right="-22"/>
        <w:jc w:val="both"/>
        <w:rPr>
          <w:spacing w:val="-4"/>
          <w:sz w:val="22"/>
          <w:szCs w:val="22"/>
        </w:rPr>
      </w:pP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t>b.</w:t>
      </w:r>
      <w:r w:rsidRPr="00821A47">
        <w:rPr>
          <w:sz w:val="22"/>
          <w:szCs w:val="22"/>
        </w:rPr>
        <w:tab/>
      </w:r>
      <w:r w:rsidR="00077501" w:rsidRPr="00821A47">
        <w:rPr>
          <w:sz w:val="22"/>
          <w:szCs w:val="22"/>
        </w:rPr>
        <w:t>'</w:t>
      </w:r>
      <w:r w:rsidRPr="00821A47">
        <w:rPr>
          <w:spacing w:val="-4"/>
          <w:sz w:val="22"/>
          <w:szCs w:val="22"/>
        </w:rPr>
        <w:t>Multiple transverse mode</w:t>
      </w:r>
      <w:r w:rsidR="00077501" w:rsidRPr="00821A47">
        <w:rPr>
          <w:spacing w:val="-4"/>
          <w:sz w:val="22"/>
          <w:szCs w:val="22"/>
        </w:rPr>
        <w:t>'</w:t>
      </w:r>
      <w:r w:rsidRPr="00821A47">
        <w:rPr>
          <w:spacing w:val="-4"/>
          <w:sz w:val="22"/>
          <w:szCs w:val="22"/>
        </w:rPr>
        <w:t xml:space="preserve"> outpu</w:t>
      </w:r>
      <w:r w:rsidR="00077501" w:rsidRPr="00821A47">
        <w:rPr>
          <w:spacing w:val="-4"/>
          <w:sz w:val="22"/>
          <w:szCs w:val="22"/>
        </w:rPr>
        <w:t>t and output power exceeding 80 </w:t>
      </w:r>
      <w:r w:rsidRPr="00821A47">
        <w:rPr>
          <w:spacing w:val="-4"/>
          <w:sz w:val="22"/>
          <w:szCs w:val="22"/>
        </w:rPr>
        <w:t>W;</w:t>
      </w:r>
    </w:p>
    <w:p w14:paraId="1C654AE9" w14:textId="77777777" w:rsidR="005C7032" w:rsidRPr="00821A47" w:rsidRDefault="005D6BE3" w:rsidP="003A672C">
      <w:pPr>
        <w:pStyle w:val="1A1a1"/>
        <w:spacing w:before="120"/>
        <w:ind w:left="2064" w:right="-23" w:hanging="2041"/>
        <w:jc w:val="both"/>
        <w:rPr>
          <w:sz w:val="22"/>
          <w:szCs w:val="22"/>
        </w:rPr>
      </w:pPr>
      <w:r w:rsidRPr="00821A47">
        <w:rPr>
          <w:spacing w:val="-2"/>
          <w:sz w:val="22"/>
          <w:szCs w:val="22"/>
        </w:rPr>
        <w:t>6.</w:t>
      </w:r>
      <w:r w:rsidRPr="00821A47">
        <w:rPr>
          <w:spacing w:val="-2"/>
          <w:sz w:val="22"/>
          <w:szCs w:val="22"/>
        </w:rPr>
        <w:tab/>
        <w:t>A.</w:t>
      </w:r>
      <w:r w:rsidRPr="00821A47">
        <w:rPr>
          <w:spacing w:val="-2"/>
          <w:sz w:val="22"/>
          <w:szCs w:val="22"/>
        </w:rPr>
        <w:tab/>
        <w:t>5.</w:t>
      </w:r>
      <w:r w:rsidRPr="00821A47">
        <w:rPr>
          <w:spacing w:val="-2"/>
          <w:sz w:val="22"/>
          <w:szCs w:val="22"/>
        </w:rPr>
        <w:tab/>
        <w:t>a.</w:t>
      </w:r>
      <w:r w:rsidRPr="00821A47">
        <w:rPr>
          <w:spacing w:val="-2"/>
          <w:sz w:val="22"/>
          <w:szCs w:val="22"/>
        </w:rPr>
        <w:tab/>
      </w:r>
      <w:r w:rsidR="005C7032" w:rsidRPr="00821A47">
        <w:rPr>
          <w:sz w:val="22"/>
          <w:szCs w:val="22"/>
        </w:rPr>
        <w:t>6.</w:t>
      </w:r>
      <w:r w:rsidR="005C7032" w:rsidRPr="00821A47">
        <w:rPr>
          <w:sz w:val="22"/>
          <w:szCs w:val="22"/>
        </w:rPr>
        <w:tab/>
        <w:t xml:space="preserve">Output wavelength exceeding 975 nm but not exceeding 1,150 nm and </w:t>
      </w:r>
      <w:r w:rsidR="005C7032" w:rsidRPr="00821A47">
        <w:rPr>
          <w:color w:val="auto"/>
          <w:sz w:val="22"/>
          <w:szCs w:val="22"/>
        </w:rPr>
        <w:t>any of the following</w:t>
      </w:r>
      <w:r w:rsidR="005C7032" w:rsidRPr="00821A47">
        <w:rPr>
          <w:sz w:val="22"/>
          <w:szCs w:val="22"/>
        </w:rPr>
        <w:t>:</w:t>
      </w:r>
    </w:p>
    <w:p w14:paraId="74F78044" w14:textId="77777777" w:rsidR="005C7032" w:rsidRPr="00821A47" w:rsidRDefault="005C7032" w:rsidP="005C7032">
      <w:pPr>
        <w:pStyle w:val="1A1a1a"/>
        <w:ind w:right="-23"/>
        <w:jc w:val="both"/>
        <w:rPr>
          <w:sz w:val="22"/>
          <w:szCs w:val="22"/>
        </w:rPr>
      </w:pP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t>a.</w:t>
      </w:r>
      <w:r w:rsidRPr="00821A47">
        <w:rPr>
          <w:sz w:val="22"/>
          <w:szCs w:val="22"/>
        </w:rPr>
        <w:tab/>
        <w:t>'Single transverse mode' output and any of the following:</w:t>
      </w:r>
    </w:p>
    <w:p w14:paraId="5600B6AD" w14:textId="77777777" w:rsidR="005C7032" w:rsidRPr="00821A47" w:rsidRDefault="005C7032" w:rsidP="005C7032">
      <w:pPr>
        <w:widowControl w:val="0"/>
        <w:tabs>
          <w:tab w:val="left" w:pos="2532"/>
          <w:tab w:val="left" w:pos="2892"/>
          <w:tab w:val="left" w:pos="3342"/>
        </w:tabs>
        <w:autoSpaceDE w:val="0"/>
        <w:spacing w:before="1"/>
        <w:ind w:left="2892" w:right="-42" w:hanging="825"/>
        <w:jc w:val="both"/>
        <w:rPr>
          <w:sz w:val="22"/>
          <w:szCs w:val="22"/>
        </w:rPr>
      </w:pPr>
      <w:r w:rsidRPr="00821A47">
        <w:rPr>
          <w:sz w:val="22"/>
          <w:szCs w:val="22"/>
        </w:rPr>
        <w:tab/>
        <w:t>1.</w:t>
      </w:r>
      <w:r w:rsidRPr="00821A47">
        <w:rPr>
          <w:sz w:val="22"/>
          <w:szCs w:val="22"/>
        </w:rPr>
        <w:tab/>
      </w:r>
      <w:r w:rsidR="005D6BE3" w:rsidRPr="00821A47">
        <w:rPr>
          <w:sz w:val="22"/>
          <w:szCs w:val="22"/>
        </w:rPr>
        <w:t>O</w:t>
      </w:r>
      <w:r w:rsidRPr="00821A47">
        <w:rPr>
          <w:sz w:val="22"/>
          <w:szCs w:val="22"/>
        </w:rPr>
        <w:t xml:space="preserve">utput power exceeding </w:t>
      </w:r>
      <w:r w:rsidR="00990BA4" w:rsidRPr="00821A47">
        <w:rPr>
          <w:sz w:val="22"/>
          <w:szCs w:val="22"/>
        </w:rPr>
        <w:t>2 kW</w:t>
      </w:r>
      <w:r w:rsidRPr="00821A47">
        <w:rPr>
          <w:sz w:val="22"/>
          <w:szCs w:val="22"/>
        </w:rPr>
        <w:t xml:space="preserve">; </w:t>
      </w:r>
      <w:r w:rsidRPr="00821A47">
        <w:rPr>
          <w:sz w:val="22"/>
          <w:szCs w:val="22"/>
          <w:u w:val="single"/>
        </w:rPr>
        <w:t>or</w:t>
      </w:r>
    </w:p>
    <w:p w14:paraId="746CDBFE" w14:textId="77777777" w:rsidR="005C7032" w:rsidRPr="00821A47" w:rsidRDefault="005C7032" w:rsidP="005C7032">
      <w:pPr>
        <w:widowControl w:val="0"/>
        <w:tabs>
          <w:tab w:val="left" w:pos="2532"/>
          <w:tab w:val="left" w:pos="2892"/>
          <w:tab w:val="left" w:pos="3342"/>
        </w:tabs>
        <w:autoSpaceDE w:val="0"/>
        <w:spacing w:before="1"/>
        <w:ind w:left="2892" w:right="-42" w:hanging="825"/>
        <w:jc w:val="both"/>
        <w:rPr>
          <w:bCs/>
          <w:sz w:val="22"/>
          <w:szCs w:val="22"/>
        </w:rPr>
      </w:pPr>
      <w:r w:rsidRPr="00821A47">
        <w:rPr>
          <w:sz w:val="22"/>
          <w:szCs w:val="22"/>
        </w:rPr>
        <w:tab/>
        <w:t>2.</w:t>
      </w:r>
      <w:r w:rsidRPr="00821A47">
        <w:rPr>
          <w:sz w:val="22"/>
          <w:szCs w:val="22"/>
        </w:rPr>
        <w:tab/>
        <w:t>Having all of the following</w:t>
      </w:r>
      <w:r w:rsidRPr="00821A47">
        <w:rPr>
          <w:bCs/>
          <w:sz w:val="22"/>
          <w:szCs w:val="22"/>
        </w:rPr>
        <w:t>:</w:t>
      </w:r>
    </w:p>
    <w:p w14:paraId="0F40949D" w14:textId="77777777" w:rsidR="005C7032" w:rsidRPr="00821A47" w:rsidRDefault="005C7032" w:rsidP="005C7032">
      <w:pPr>
        <w:pStyle w:val="1A1a1a1a"/>
        <w:tabs>
          <w:tab w:val="left" w:pos="3687"/>
          <w:tab w:val="left" w:pos="4047"/>
        </w:tabs>
        <w:ind w:left="3342" w:right="-42" w:hanging="1275"/>
        <w:jc w:val="both"/>
        <w:rPr>
          <w:bCs/>
          <w:sz w:val="22"/>
          <w:szCs w:val="22"/>
        </w:rPr>
      </w:pPr>
      <w:r w:rsidRPr="00821A47">
        <w:rPr>
          <w:bCs/>
          <w:sz w:val="22"/>
          <w:szCs w:val="22"/>
        </w:rPr>
        <w:tab/>
      </w:r>
      <w:r w:rsidRPr="00821A47">
        <w:rPr>
          <w:bCs/>
          <w:sz w:val="22"/>
          <w:szCs w:val="22"/>
        </w:rPr>
        <w:tab/>
        <w:t>a.</w:t>
      </w:r>
      <w:r w:rsidRPr="00821A47">
        <w:rPr>
          <w:bCs/>
          <w:sz w:val="22"/>
          <w:szCs w:val="22"/>
        </w:rPr>
        <w:tab/>
      </w:r>
      <w:r w:rsidR="005D6BE3" w:rsidRPr="00821A47">
        <w:rPr>
          <w:bCs/>
          <w:sz w:val="22"/>
          <w:szCs w:val="22"/>
        </w:rPr>
        <w:t>O</w:t>
      </w:r>
      <w:r w:rsidRPr="00821A47">
        <w:rPr>
          <w:bCs/>
          <w:sz w:val="22"/>
          <w:szCs w:val="22"/>
        </w:rPr>
        <w:t xml:space="preserve">utput power exceeding 500 W; </w:t>
      </w:r>
      <w:r w:rsidRPr="00821A47">
        <w:rPr>
          <w:bCs/>
          <w:sz w:val="22"/>
          <w:szCs w:val="22"/>
          <w:u w:val="single"/>
        </w:rPr>
        <w:t>and</w:t>
      </w:r>
    </w:p>
    <w:p w14:paraId="3B920FE5" w14:textId="77777777" w:rsidR="005C7032" w:rsidRPr="00821A47" w:rsidRDefault="005C7032" w:rsidP="005C7032">
      <w:pPr>
        <w:pStyle w:val="1A1a1a1a"/>
        <w:tabs>
          <w:tab w:val="left" w:pos="3687"/>
          <w:tab w:val="left" w:pos="4047"/>
        </w:tabs>
        <w:ind w:left="3342" w:right="-42" w:hanging="1275"/>
        <w:jc w:val="both"/>
        <w:rPr>
          <w:bCs/>
          <w:sz w:val="22"/>
          <w:szCs w:val="22"/>
        </w:rPr>
      </w:pPr>
      <w:r w:rsidRPr="00821A47">
        <w:rPr>
          <w:bCs/>
          <w:sz w:val="22"/>
          <w:szCs w:val="22"/>
        </w:rPr>
        <w:tab/>
      </w:r>
      <w:r w:rsidRPr="00821A47">
        <w:rPr>
          <w:bCs/>
          <w:sz w:val="22"/>
          <w:szCs w:val="22"/>
        </w:rPr>
        <w:tab/>
        <w:t>b.</w:t>
      </w:r>
      <w:r w:rsidRPr="00821A47">
        <w:rPr>
          <w:bCs/>
          <w:sz w:val="22"/>
          <w:szCs w:val="22"/>
        </w:rPr>
        <w:tab/>
        <w:t xml:space="preserve">Spectral bandwidth less than 40 GHz; </w:t>
      </w:r>
      <w:r w:rsidRPr="00821A47">
        <w:rPr>
          <w:bCs/>
          <w:sz w:val="22"/>
          <w:szCs w:val="22"/>
          <w:u w:val="single"/>
        </w:rPr>
        <w:t>or</w:t>
      </w:r>
    </w:p>
    <w:p w14:paraId="6D789B41" w14:textId="77777777" w:rsidR="00990BA4" w:rsidRPr="00821A47" w:rsidRDefault="00990BA4" w:rsidP="00990BA4">
      <w:pPr>
        <w:pStyle w:val="1A1a1a1a"/>
        <w:tabs>
          <w:tab w:val="left" w:pos="3687"/>
          <w:tab w:val="left" w:pos="4047"/>
        </w:tabs>
        <w:ind w:left="3342" w:right="-42" w:hanging="1275"/>
        <w:jc w:val="both"/>
        <w:rPr>
          <w:bCs/>
          <w:sz w:val="22"/>
          <w:szCs w:val="22"/>
        </w:rPr>
      </w:pPr>
      <w:r w:rsidRPr="00821A47">
        <w:rPr>
          <w:bCs/>
          <w:sz w:val="22"/>
          <w:szCs w:val="22"/>
        </w:rPr>
        <w:tab/>
        <w:t>3.</w:t>
      </w:r>
      <w:r w:rsidRPr="00821A47">
        <w:rPr>
          <w:bCs/>
          <w:sz w:val="22"/>
          <w:szCs w:val="22"/>
        </w:rPr>
        <w:tab/>
        <w:t>Having all of the following:</w:t>
      </w:r>
    </w:p>
    <w:p w14:paraId="46E90F5D" w14:textId="77777777" w:rsidR="00990BA4" w:rsidRPr="00821A47" w:rsidRDefault="00990BA4" w:rsidP="00990BA4">
      <w:pPr>
        <w:pStyle w:val="1A1a1a1a"/>
        <w:tabs>
          <w:tab w:val="left" w:pos="3687"/>
          <w:tab w:val="left" w:pos="4047"/>
        </w:tabs>
        <w:ind w:left="3342" w:right="-42" w:hanging="1275"/>
        <w:jc w:val="both"/>
        <w:rPr>
          <w:bCs/>
          <w:sz w:val="22"/>
          <w:szCs w:val="22"/>
        </w:rPr>
      </w:pPr>
      <w:r w:rsidRPr="00821A47">
        <w:rPr>
          <w:bCs/>
          <w:sz w:val="22"/>
          <w:szCs w:val="22"/>
        </w:rPr>
        <w:tab/>
      </w:r>
      <w:r w:rsidRPr="00821A47">
        <w:rPr>
          <w:bCs/>
          <w:sz w:val="22"/>
          <w:szCs w:val="22"/>
        </w:rPr>
        <w:tab/>
        <w:t>a.</w:t>
      </w:r>
      <w:r w:rsidRPr="00821A47">
        <w:rPr>
          <w:bCs/>
          <w:sz w:val="22"/>
          <w:szCs w:val="22"/>
        </w:rPr>
        <w:tab/>
        <w:t xml:space="preserve">Output power exceeding 1.5 kW; </w:t>
      </w:r>
      <w:r w:rsidRPr="00821A47">
        <w:rPr>
          <w:bCs/>
          <w:sz w:val="22"/>
          <w:szCs w:val="22"/>
          <w:u w:val="single"/>
        </w:rPr>
        <w:t>and</w:t>
      </w:r>
    </w:p>
    <w:p w14:paraId="75FF3B46" w14:textId="77777777" w:rsidR="00990BA4" w:rsidRPr="00821A47" w:rsidRDefault="00990BA4" w:rsidP="00990BA4">
      <w:pPr>
        <w:pStyle w:val="1A1a1a1a"/>
        <w:tabs>
          <w:tab w:val="left" w:pos="3687"/>
          <w:tab w:val="left" w:pos="4047"/>
        </w:tabs>
        <w:ind w:left="3342" w:right="-42" w:hanging="1275"/>
        <w:jc w:val="both"/>
        <w:rPr>
          <w:bCs/>
          <w:sz w:val="22"/>
          <w:szCs w:val="22"/>
        </w:rPr>
      </w:pPr>
      <w:r w:rsidRPr="00821A47">
        <w:rPr>
          <w:bCs/>
          <w:sz w:val="22"/>
          <w:szCs w:val="22"/>
        </w:rPr>
        <w:tab/>
      </w:r>
      <w:r w:rsidRPr="00821A47">
        <w:rPr>
          <w:bCs/>
          <w:sz w:val="22"/>
          <w:szCs w:val="22"/>
        </w:rPr>
        <w:tab/>
        <w:t>b.</w:t>
      </w:r>
      <w:r w:rsidRPr="00821A47">
        <w:rPr>
          <w:bCs/>
          <w:sz w:val="22"/>
          <w:szCs w:val="22"/>
        </w:rPr>
        <w:tab/>
        <w:t xml:space="preserve">Spectral bandwidth greater than or equal to 40 GHz and less than 100 GHz; </w:t>
      </w:r>
      <w:r w:rsidRPr="00821A47">
        <w:rPr>
          <w:bCs/>
          <w:sz w:val="22"/>
          <w:szCs w:val="22"/>
          <w:u w:val="single"/>
        </w:rPr>
        <w:t>or</w:t>
      </w:r>
    </w:p>
    <w:p w14:paraId="5B91DA20" w14:textId="77777777" w:rsidR="005C7032" w:rsidRPr="00821A47" w:rsidRDefault="005C7032" w:rsidP="005C7032">
      <w:pPr>
        <w:pStyle w:val="1A1a1a"/>
        <w:ind w:right="-23"/>
        <w:jc w:val="both"/>
        <w:rPr>
          <w:sz w:val="22"/>
          <w:szCs w:val="22"/>
        </w:rPr>
      </w:pPr>
      <w:r w:rsidRPr="00821A47">
        <w:rPr>
          <w:spacing w:val="-2"/>
          <w:sz w:val="22"/>
          <w:szCs w:val="22"/>
        </w:rPr>
        <w:tab/>
      </w:r>
      <w:r w:rsidRPr="00821A47">
        <w:rPr>
          <w:spacing w:val="-2"/>
          <w:sz w:val="22"/>
          <w:szCs w:val="22"/>
        </w:rPr>
        <w:tab/>
      </w:r>
      <w:r w:rsidRPr="00821A47">
        <w:rPr>
          <w:spacing w:val="-2"/>
          <w:sz w:val="22"/>
          <w:szCs w:val="22"/>
        </w:rPr>
        <w:tab/>
      </w:r>
      <w:r w:rsidRPr="00821A47">
        <w:rPr>
          <w:spacing w:val="-2"/>
          <w:sz w:val="22"/>
          <w:szCs w:val="22"/>
        </w:rPr>
        <w:tab/>
      </w:r>
      <w:r w:rsidRPr="00821A47">
        <w:rPr>
          <w:sz w:val="22"/>
          <w:szCs w:val="22"/>
        </w:rPr>
        <w:tab/>
        <w:t>b.</w:t>
      </w:r>
      <w:r w:rsidRPr="00821A47">
        <w:rPr>
          <w:sz w:val="22"/>
          <w:szCs w:val="22"/>
        </w:rPr>
        <w:tab/>
        <w:t>'Multiple transverse mode' output and any of the following:</w:t>
      </w:r>
    </w:p>
    <w:p w14:paraId="0569D479" w14:textId="77777777" w:rsidR="005C7032" w:rsidRPr="00821A47" w:rsidRDefault="005C7032" w:rsidP="005C7032">
      <w:pPr>
        <w:pStyle w:val="1A1a1a1"/>
        <w:tabs>
          <w:tab w:val="clear" w:pos="2540"/>
          <w:tab w:val="left" w:pos="2548"/>
        </w:tabs>
        <w:spacing w:before="60"/>
        <w:ind w:left="2940" w:right="-23" w:hanging="2940"/>
        <w:jc w:val="both"/>
        <w:rPr>
          <w:sz w:val="22"/>
          <w:szCs w:val="22"/>
        </w:rPr>
      </w:pP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t>1.</w:t>
      </w:r>
      <w:r w:rsidRPr="00821A47">
        <w:rPr>
          <w:sz w:val="22"/>
          <w:szCs w:val="22"/>
        </w:rPr>
        <w:tab/>
      </w:r>
      <w:r w:rsidR="00990BA4" w:rsidRPr="00821A47">
        <w:rPr>
          <w:sz w:val="22"/>
          <w:szCs w:val="22"/>
        </w:rPr>
        <w:t>Not used since 2025</w:t>
      </w:r>
    </w:p>
    <w:p w14:paraId="4808C713" w14:textId="77777777" w:rsidR="005C7032" w:rsidRPr="00821A47" w:rsidRDefault="005C7032" w:rsidP="005C7032">
      <w:pPr>
        <w:pStyle w:val="1A1a1a1"/>
        <w:ind w:right="-22"/>
        <w:jc w:val="both"/>
        <w:rPr>
          <w:sz w:val="22"/>
          <w:szCs w:val="22"/>
        </w:rPr>
      </w:pP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t>2.</w:t>
      </w:r>
      <w:r w:rsidRPr="00821A47">
        <w:rPr>
          <w:sz w:val="22"/>
          <w:szCs w:val="22"/>
        </w:rPr>
        <w:tab/>
        <w:t xml:space="preserve">Output power exceeding </w:t>
      </w:r>
      <w:r w:rsidR="00990BA4" w:rsidRPr="00821A47">
        <w:rPr>
          <w:sz w:val="22"/>
          <w:szCs w:val="22"/>
        </w:rPr>
        <w:t>3</w:t>
      </w:r>
      <w:r w:rsidRPr="00821A47">
        <w:rPr>
          <w:sz w:val="22"/>
          <w:szCs w:val="22"/>
        </w:rPr>
        <w:t xml:space="preserve"> kW;</w:t>
      </w:r>
    </w:p>
    <w:p w14:paraId="13CA08AF" w14:textId="77777777" w:rsidR="005C7032" w:rsidRPr="00821A47" w:rsidRDefault="005C7032" w:rsidP="005C7032">
      <w:pPr>
        <w:pStyle w:val="1A1a1anote1"/>
        <w:spacing w:before="120"/>
        <w:ind w:left="3459" w:right="-23" w:hanging="919"/>
        <w:jc w:val="both"/>
        <w:rPr>
          <w:i/>
          <w:spacing w:val="-4"/>
          <w:sz w:val="22"/>
          <w:szCs w:val="22"/>
          <w:lang w:val="en-US"/>
        </w:rPr>
      </w:pPr>
      <w:r w:rsidRPr="00821A47">
        <w:rPr>
          <w:i/>
          <w:spacing w:val="-2"/>
          <w:sz w:val="22"/>
          <w:szCs w:val="22"/>
          <w:u w:val="single"/>
        </w:rPr>
        <w:t>Note 1</w:t>
      </w:r>
      <w:r w:rsidRPr="00821A47">
        <w:rPr>
          <w:i/>
          <w:spacing w:val="-2"/>
          <w:sz w:val="22"/>
          <w:szCs w:val="22"/>
        </w:rPr>
        <w:tab/>
      </w:r>
      <w:r w:rsidRPr="00821A47">
        <w:rPr>
          <w:i/>
          <w:spacing w:val="-4"/>
          <w:sz w:val="22"/>
          <w:szCs w:val="22"/>
          <w:lang w:val="en-US"/>
        </w:rPr>
        <w:t xml:space="preserve">6.A.5.a.6.b. does not apply to </w:t>
      </w:r>
      <w:r w:rsidRPr="00821A47">
        <w:rPr>
          <w:i/>
          <w:sz w:val="22"/>
          <w:szCs w:val="22"/>
        </w:rPr>
        <w:t>'</w:t>
      </w:r>
      <w:r w:rsidRPr="00821A47">
        <w:rPr>
          <w:i/>
          <w:spacing w:val="-4"/>
          <w:sz w:val="22"/>
          <w:szCs w:val="22"/>
          <w:lang w:val="en-US"/>
        </w:rPr>
        <w:t>multiple transverse mode</w:t>
      </w:r>
      <w:r w:rsidRPr="00821A47">
        <w:rPr>
          <w:i/>
          <w:sz w:val="22"/>
          <w:szCs w:val="22"/>
        </w:rPr>
        <w:t>'</w:t>
      </w:r>
      <w:r w:rsidRPr="00821A47">
        <w:rPr>
          <w:i/>
          <w:spacing w:val="-4"/>
          <w:sz w:val="22"/>
          <w:szCs w:val="22"/>
          <w:lang w:val="en-US"/>
        </w:rPr>
        <w:t xml:space="preserve">, industrial "lasers" with output power exceeding </w:t>
      </w:r>
      <w:r w:rsidR="00990BA4" w:rsidRPr="00821A47">
        <w:rPr>
          <w:i/>
          <w:spacing w:val="-4"/>
          <w:sz w:val="22"/>
          <w:szCs w:val="22"/>
          <w:lang w:val="en-US"/>
        </w:rPr>
        <w:t xml:space="preserve">3 </w:t>
      </w:r>
      <w:r w:rsidRPr="00821A47">
        <w:rPr>
          <w:i/>
          <w:spacing w:val="-4"/>
          <w:sz w:val="22"/>
          <w:szCs w:val="22"/>
          <w:lang w:val="en-US"/>
        </w:rPr>
        <w:t>kW and not exceeding 6 kW with a total mass greater than 1,200 kg. For the purpose</w:t>
      </w:r>
      <w:r w:rsidR="00990BA4" w:rsidRPr="00821A47">
        <w:rPr>
          <w:i/>
          <w:spacing w:val="-4"/>
          <w:sz w:val="22"/>
          <w:szCs w:val="22"/>
          <w:lang w:val="en-US"/>
        </w:rPr>
        <w:t>s</w:t>
      </w:r>
      <w:r w:rsidRPr="00821A47">
        <w:rPr>
          <w:i/>
          <w:spacing w:val="-4"/>
          <w:sz w:val="22"/>
          <w:szCs w:val="22"/>
          <w:lang w:val="en-US"/>
        </w:rPr>
        <w:t xml:space="preserve"> of this </w:t>
      </w:r>
      <w:r w:rsidR="00BC7342" w:rsidRPr="00821A47">
        <w:rPr>
          <w:i/>
          <w:spacing w:val="-4"/>
          <w:sz w:val="22"/>
          <w:szCs w:val="22"/>
          <w:lang w:val="en-US"/>
        </w:rPr>
        <w:t>N</w:t>
      </w:r>
      <w:r w:rsidRPr="00821A47">
        <w:rPr>
          <w:i/>
          <w:spacing w:val="-4"/>
          <w:sz w:val="22"/>
          <w:szCs w:val="22"/>
          <w:lang w:val="en-US"/>
        </w:rPr>
        <w:t>ote, total mass includes all components required to operate the "laser", e.g., "laser", power supply, heat exchanger, but excludes external optics for beam conditioning or delivery.</w:t>
      </w:r>
    </w:p>
    <w:p w14:paraId="48BBE0D0" w14:textId="77777777" w:rsidR="005C7032" w:rsidRPr="00821A47" w:rsidRDefault="005C7032" w:rsidP="00E73EE8">
      <w:pPr>
        <w:spacing w:before="60"/>
        <w:ind w:left="3459" w:right="-23" w:hanging="919"/>
        <w:jc w:val="both"/>
        <w:rPr>
          <w:i/>
          <w:sz w:val="22"/>
          <w:szCs w:val="22"/>
        </w:rPr>
      </w:pPr>
      <w:r w:rsidRPr="00821A47">
        <w:rPr>
          <w:i/>
          <w:sz w:val="22"/>
          <w:szCs w:val="22"/>
          <w:u w:val="single"/>
        </w:rPr>
        <w:t>Note 2</w:t>
      </w:r>
      <w:r w:rsidRPr="00821A47">
        <w:rPr>
          <w:i/>
          <w:sz w:val="22"/>
          <w:szCs w:val="22"/>
        </w:rPr>
        <w:tab/>
      </w:r>
      <w:r w:rsidRPr="00821A47">
        <w:rPr>
          <w:i/>
          <w:sz w:val="22"/>
          <w:szCs w:val="22"/>
          <w:lang w:val="en-US"/>
        </w:rPr>
        <w:t xml:space="preserve">6.A.5.a.6.b. does not apply to </w:t>
      </w:r>
      <w:r w:rsidRPr="00821A47">
        <w:rPr>
          <w:i/>
          <w:sz w:val="22"/>
          <w:szCs w:val="22"/>
        </w:rPr>
        <w:t>'</w:t>
      </w:r>
      <w:r w:rsidRPr="00821A47">
        <w:rPr>
          <w:i/>
          <w:sz w:val="22"/>
          <w:szCs w:val="22"/>
          <w:lang w:val="en-US"/>
        </w:rPr>
        <w:t>multiple transverse mode</w:t>
      </w:r>
      <w:r w:rsidRPr="00821A47">
        <w:rPr>
          <w:i/>
          <w:sz w:val="22"/>
          <w:szCs w:val="22"/>
        </w:rPr>
        <w:t>'</w:t>
      </w:r>
      <w:r w:rsidRPr="00821A47">
        <w:rPr>
          <w:i/>
          <w:sz w:val="22"/>
          <w:szCs w:val="22"/>
          <w:lang w:val="en-US"/>
        </w:rPr>
        <w:t>, industrial "lasers" having any of the following:</w:t>
      </w:r>
      <w:r w:rsidRPr="00821A47">
        <w:rPr>
          <w:i/>
          <w:sz w:val="22"/>
          <w:szCs w:val="22"/>
        </w:rPr>
        <w:t xml:space="preserve"> </w:t>
      </w:r>
    </w:p>
    <w:p w14:paraId="6AAC7117" w14:textId="77777777" w:rsidR="005C7032" w:rsidRPr="00821A47" w:rsidRDefault="005C7032" w:rsidP="00E73EE8">
      <w:pPr>
        <w:pStyle w:val="1A1a1anote1"/>
        <w:ind w:left="3821" w:right="-23" w:hanging="323"/>
        <w:jc w:val="both"/>
        <w:rPr>
          <w:i/>
          <w:color w:val="auto"/>
          <w:spacing w:val="-2"/>
          <w:sz w:val="22"/>
          <w:szCs w:val="22"/>
          <w:lang w:val="en-US"/>
        </w:rPr>
      </w:pPr>
      <w:r w:rsidRPr="00821A47">
        <w:rPr>
          <w:i/>
          <w:color w:val="auto"/>
          <w:spacing w:val="-2"/>
          <w:sz w:val="22"/>
          <w:szCs w:val="22"/>
          <w:lang w:val="en-US"/>
        </w:rPr>
        <w:t>a.</w:t>
      </w:r>
      <w:r w:rsidRPr="00821A47">
        <w:rPr>
          <w:i/>
          <w:color w:val="auto"/>
          <w:spacing w:val="-2"/>
          <w:sz w:val="22"/>
          <w:szCs w:val="22"/>
          <w:lang w:val="en-US"/>
        </w:rPr>
        <w:tab/>
        <w:t>Not used since 2018</w:t>
      </w:r>
    </w:p>
    <w:p w14:paraId="747B5DE9" w14:textId="77777777" w:rsidR="005C7032" w:rsidRPr="00821A47" w:rsidRDefault="005C7032" w:rsidP="00E73EE8">
      <w:pPr>
        <w:pStyle w:val="1A1a1anote1"/>
        <w:ind w:left="3821" w:right="-23" w:hanging="323"/>
        <w:jc w:val="both"/>
        <w:rPr>
          <w:i/>
          <w:color w:val="auto"/>
          <w:spacing w:val="-2"/>
          <w:sz w:val="22"/>
          <w:szCs w:val="22"/>
          <w:lang w:val="en-US"/>
        </w:rPr>
      </w:pPr>
      <w:r w:rsidRPr="00821A47">
        <w:rPr>
          <w:i/>
          <w:color w:val="auto"/>
          <w:spacing w:val="-2"/>
          <w:sz w:val="22"/>
          <w:szCs w:val="22"/>
          <w:lang w:val="en-US"/>
        </w:rPr>
        <w:t>b.</w:t>
      </w:r>
      <w:r w:rsidRPr="00821A47">
        <w:rPr>
          <w:i/>
          <w:color w:val="auto"/>
          <w:spacing w:val="-2"/>
          <w:sz w:val="22"/>
          <w:szCs w:val="22"/>
          <w:lang w:val="en-US"/>
        </w:rPr>
        <w:tab/>
      </w:r>
      <w:r w:rsidR="0077538E" w:rsidRPr="00821A47">
        <w:rPr>
          <w:i/>
          <w:color w:val="auto"/>
          <w:spacing w:val="-2"/>
          <w:sz w:val="22"/>
          <w:szCs w:val="22"/>
          <w:lang w:val="en-US"/>
        </w:rPr>
        <w:t>Not used since 2025</w:t>
      </w:r>
      <w:r w:rsidRPr="00821A47">
        <w:rPr>
          <w:i/>
          <w:color w:val="auto"/>
          <w:spacing w:val="-2"/>
          <w:sz w:val="22"/>
          <w:szCs w:val="22"/>
          <w:lang w:val="en-US"/>
        </w:rPr>
        <w:t xml:space="preserve"> </w:t>
      </w:r>
    </w:p>
    <w:p w14:paraId="3BCEBCB0" w14:textId="77777777" w:rsidR="005C7032" w:rsidRPr="00821A47" w:rsidRDefault="005C7032" w:rsidP="00E73EE8">
      <w:pPr>
        <w:pStyle w:val="1A1a1anote1"/>
        <w:ind w:left="3821" w:right="-23" w:hanging="323"/>
        <w:jc w:val="both"/>
        <w:rPr>
          <w:i/>
          <w:color w:val="auto"/>
          <w:spacing w:val="-2"/>
          <w:sz w:val="22"/>
          <w:szCs w:val="22"/>
          <w:lang w:val="en-US"/>
        </w:rPr>
      </w:pPr>
      <w:r w:rsidRPr="00821A47">
        <w:rPr>
          <w:i/>
          <w:color w:val="auto"/>
          <w:spacing w:val="-2"/>
          <w:sz w:val="22"/>
          <w:szCs w:val="22"/>
          <w:lang w:val="en-US"/>
        </w:rPr>
        <w:t>c.</w:t>
      </w:r>
      <w:r w:rsidRPr="00821A47">
        <w:rPr>
          <w:i/>
          <w:color w:val="auto"/>
          <w:spacing w:val="-2"/>
          <w:sz w:val="22"/>
          <w:szCs w:val="22"/>
          <w:lang w:val="en-US"/>
        </w:rPr>
        <w:tab/>
      </w:r>
      <w:r w:rsidR="0077538E" w:rsidRPr="00821A47">
        <w:rPr>
          <w:i/>
          <w:color w:val="auto"/>
          <w:spacing w:val="-2"/>
          <w:sz w:val="22"/>
          <w:szCs w:val="22"/>
          <w:lang w:val="en-US"/>
        </w:rPr>
        <w:t>Not used since 2025</w:t>
      </w:r>
    </w:p>
    <w:p w14:paraId="05298E52" w14:textId="77777777" w:rsidR="005C7032" w:rsidRPr="00821A47" w:rsidRDefault="005C7032" w:rsidP="00E73EE8">
      <w:pPr>
        <w:pStyle w:val="1A1a1anote1"/>
        <w:ind w:left="3822" w:right="-23" w:hanging="322"/>
        <w:jc w:val="both"/>
        <w:rPr>
          <w:i/>
          <w:color w:val="auto"/>
          <w:spacing w:val="-2"/>
          <w:sz w:val="22"/>
          <w:szCs w:val="22"/>
          <w:lang w:val="en-US"/>
        </w:rPr>
      </w:pPr>
      <w:r w:rsidRPr="00821A47">
        <w:rPr>
          <w:i/>
          <w:color w:val="auto"/>
          <w:spacing w:val="-2"/>
          <w:sz w:val="22"/>
          <w:szCs w:val="22"/>
          <w:lang w:val="en-US"/>
        </w:rPr>
        <w:t>d.</w:t>
      </w:r>
      <w:r w:rsidRPr="00821A47">
        <w:rPr>
          <w:i/>
          <w:color w:val="auto"/>
          <w:spacing w:val="-2"/>
          <w:sz w:val="22"/>
          <w:szCs w:val="22"/>
          <w:lang w:val="en-US"/>
        </w:rPr>
        <w:tab/>
      </w:r>
      <w:r w:rsidR="0077538E" w:rsidRPr="00821A47">
        <w:rPr>
          <w:i/>
          <w:color w:val="auto"/>
          <w:spacing w:val="-2"/>
          <w:sz w:val="22"/>
          <w:szCs w:val="22"/>
          <w:lang w:val="en-US"/>
        </w:rPr>
        <w:t>Not used since 2025</w:t>
      </w:r>
    </w:p>
    <w:p w14:paraId="2645A639" w14:textId="77777777" w:rsidR="005C7032" w:rsidRPr="00821A47" w:rsidRDefault="005C7032" w:rsidP="00E73EE8">
      <w:pPr>
        <w:pStyle w:val="1A1a1anote1"/>
        <w:ind w:left="3821" w:right="-23" w:hanging="323"/>
        <w:jc w:val="both"/>
        <w:rPr>
          <w:i/>
          <w:color w:val="auto"/>
          <w:spacing w:val="-2"/>
          <w:sz w:val="22"/>
          <w:szCs w:val="22"/>
          <w:lang w:val="en-US"/>
        </w:rPr>
      </w:pPr>
      <w:r w:rsidRPr="00821A47">
        <w:rPr>
          <w:i/>
          <w:color w:val="auto"/>
          <w:spacing w:val="-2"/>
          <w:sz w:val="22"/>
          <w:szCs w:val="22"/>
          <w:lang w:val="en-US"/>
        </w:rPr>
        <w:t>e.</w:t>
      </w:r>
      <w:r w:rsidRPr="00821A47">
        <w:rPr>
          <w:i/>
          <w:color w:val="auto"/>
          <w:spacing w:val="-2"/>
          <w:sz w:val="22"/>
          <w:szCs w:val="22"/>
          <w:lang w:val="en-US"/>
        </w:rPr>
        <w:tab/>
        <w:t xml:space="preserve">Output power exceeding 3 kW but not exceeding </w:t>
      </w:r>
      <w:r w:rsidR="0077538E" w:rsidRPr="00821A47">
        <w:rPr>
          <w:i/>
          <w:color w:val="auto"/>
          <w:spacing w:val="-2"/>
          <w:sz w:val="22"/>
          <w:szCs w:val="22"/>
          <w:lang w:val="en-US"/>
        </w:rPr>
        <w:t>12</w:t>
      </w:r>
      <w:r w:rsidRPr="00821A47">
        <w:rPr>
          <w:i/>
          <w:color w:val="auto"/>
          <w:spacing w:val="-2"/>
          <w:sz w:val="22"/>
          <w:szCs w:val="22"/>
          <w:lang w:val="en-US"/>
        </w:rPr>
        <w:t xml:space="preserve"> kW and having a </w:t>
      </w:r>
      <w:r w:rsidR="0077538E" w:rsidRPr="00821A47">
        <w:rPr>
          <w:i/>
          <w:color w:val="auto"/>
          <w:spacing w:val="-2"/>
          <w:sz w:val="22"/>
          <w:szCs w:val="22"/>
          <w:lang w:val="en-US"/>
        </w:rPr>
        <w:t>Beam Parameter Product (</w:t>
      </w:r>
      <w:r w:rsidRPr="00821A47">
        <w:rPr>
          <w:i/>
          <w:color w:val="auto"/>
          <w:spacing w:val="-2"/>
          <w:sz w:val="22"/>
          <w:szCs w:val="22"/>
          <w:lang w:val="en-US"/>
        </w:rPr>
        <w:t>BPP</w:t>
      </w:r>
      <w:r w:rsidR="0077538E" w:rsidRPr="00821A47">
        <w:rPr>
          <w:i/>
          <w:color w:val="auto"/>
          <w:spacing w:val="-2"/>
          <w:sz w:val="22"/>
          <w:szCs w:val="22"/>
          <w:lang w:val="en-US"/>
        </w:rPr>
        <w:t>)</w:t>
      </w:r>
      <w:r w:rsidRPr="00821A47">
        <w:rPr>
          <w:i/>
          <w:color w:val="auto"/>
          <w:spacing w:val="-2"/>
          <w:sz w:val="22"/>
          <w:szCs w:val="22"/>
          <w:lang w:val="en-US"/>
        </w:rPr>
        <w:t xml:space="preserve"> exceeding 3.</w:t>
      </w:r>
      <w:r w:rsidR="0077538E" w:rsidRPr="00821A47">
        <w:rPr>
          <w:i/>
          <w:color w:val="auto"/>
          <w:spacing w:val="-2"/>
          <w:sz w:val="22"/>
          <w:szCs w:val="22"/>
          <w:lang w:val="en-US"/>
        </w:rPr>
        <w:t>2</w:t>
      </w:r>
      <w:r w:rsidRPr="00821A47">
        <w:rPr>
          <w:i/>
          <w:color w:val="auto"/>
          <w:spacing w:val="-2"/>
          <w:sz w:val="22"/>
          <w:szCs w:val="22"/>
          <w:lang w:val="en-US"/>
        </w:rPr>
        <w:t xml:space="preserve"> </w:t>
      </w:r>
      <w:proofErr w:type="spellStart"/>
      <w:r w:rsidRPr="00821A47">
        <w:rPr>
          <w:i/>
          <w:color w:val="auto"/>
          <w:spacing w:val="-2"/>
          <w:sz w:val="22"/>
          <w:szCs w:val="22"/>
          <w:lang w:val="en-US"/>
        </w:rPr>
        <w:t>mm•mrad</w:t>
      </w:r>
      <w:proofErr w:type="spellEnd"/>
      <w:r w:rsidRPr="00821A47">
        <w:rPr>
          <w:i/>
          <w:color w:val="auto"/>
          <w:spacing w:val="-2"/>
          <w:sz w:val="22"/>
          <w:szCs w:val="22"/>
          <w:lang w:val="en-US"/>
        </w:rPr>
        <w:t>;</w:t>
      </w:r>
    </w:p>
    <w:p w14:paraId="5906A8A8" w14:textId="77777777" w:rsidR="005C7032" w:rsidRPr="00821A47" w:rsidRDefault="005C7032" w:rsidP="00E73EE8">
      <w:pPr>
        <w:pStyle w:val="1A1a1anote1"/>
        <w:ind w:left="3822" w:right="-23" w:hanging="322"/>
        <w:jc w:val="both"/>
        <w:rPr>
          <w:i/>
          <w:color w:val="auto"/>
          <w:spacing w:val="-2"/>
          <w:sz w:val="22"/>
          <w:szCs w:val="22"/>
          <w:lang w:val="en-US"/>
        </w:rPr>
      </w:pPr>
      <w:r w:rsidRPr="00821A47">
        <w:rPr>
          <w:i/>
          <w:color w:val="auto"/>
          <w:spacing w:val="-2"/>
          <w:sz w:val="22"/>
          <w:szCs w:val="22"/>
          <w:lang w:val="en-US"/>
        </w:rPr>
        <w:t>f.</w:t>
      </w:r>
      <w:r w:rsidRPr="00821A47">
        <w:rPr>
          <w:i/>
          <w:color w:val="auto"/>
          <w:spacing w:val="-2"/>
          <w:sz w:val="22"/>
          <w:szCs w:val="22"/>
          <w:lang w:val="en-US"/>
        </w:rPr>
        <w:tab/>
        <w:t>Not used since 2018</w:t>
      </w:r>
    </w:p>
    <w:p w14:paraId="6F81079A" w14:textId="77777777" w:rsidR="005C7032" w:rsidRPr="00821A47" w:rsidRDefault="005C7032" w:rsidP="00E73EE8">
      <w:pPr>
        <w:pStyle w:val="1A1a1anote1"/>
        <w:ind w:left="3821" w:right="-23" w:hanging="323"/>
        <w:jc w:val="both"/>
        <w:rPr>
          <w:i/>
          <w:color w:val="auto"/>
          <w:spacing w:val="-2"/>
          <w:sz w:val="22"/>
          <w:szCs w:val="22"/>
          <w:lang w:val="en-US"/>
        </w:rPr>
      </w:pPr>
      <w:r w:rsidRPr="00821A47">
        <w:rPr>
          <w:i/>
          <w:color w:val="auto"/>
          <w:spacing w:val="-2"/>
          <w:sz w:val="22"/>
          <w:szCs w:val="22"/>
          <w:lang w:val="en-US"/>
        </w:rPr>
        <w:t>g.</w:t>
      </w:r>
      <w:r w:rsidRPr="00821A47">
        <w:rPr>
          <w:i/>
          <w:color w:val="auto"/>
          <w:spacing w:val="-2"/>
          <w:sz w:val="22"/>
          <w:szCs w:val="22"/>
          <w:lang w:val="en-US"/>
        </w:rPr>
        <w:tab/>
        <w:t>Not used since 2018</w:t>
      </w:r>
    </w:p>
    <w:p w14:paraId="440D7F3A" w14:textId="77777777" w:rsidR="005C7032" w:rsidRPr="00821A47" w:rsidRDefault="005C7032" w:rsidP="00E73EE8">
      <w:pPr>
        <w:pStyle w:val="1A1a1anote1"/>
        <w:ind w:left="3822" w:right="-23" w:hanging="336"/>
        <w:jc w:val="both"/>
        <w:rPr>
          <w:i/>
          <w:color w:val="auto"/>
          <w:spacing w:val="-2"/>
          <w:sz w:val="22"/>
          <w:szCs w:val="22"/>
          <w:lang w:val="en-US"/>
        </w:rPr>
      </w:pPr>
      <w:r w:rsidRPr="00821A47">
        <w:rPr>
          <w:i/>
          <w:color w:val="auto"/>
          <w:spacing w:val="-2"/>
          <w:sz w:val="22"/>
          <w:szCs w:val="22"/>
          <w:lang w:val="en-US"/>
        </w:rPr>
        <w:t>h.</w:t>
      </w:r>
      <w:r w:rsidRPr="00821A47">
        <w:rPr>
          <w:i/>
          <w:color w:val="auto"/>
          <w:spacing w:val="-2"/>
          <w:sz w:val="22"/>
          <w:szCs w:val="22"/>
          <w:lang w:val="en-US"/>
        </w:rPr>
        <w:tab/>
        <w:t xml:space="preserve">Output power exceeding </w:t>
      </w:r>
      <w:r w:rsidR="0077538E" w:rsidRPr="00821A47">
        <w:rPr>
          <w:i/>
          <w:color w:val="auto"/>
          <w:spacing w:val="-2"/>
          <w:sz w:val="22"/>
          <w:szCs w:val="22"/>
          <w:lang w:val="en-US"/>
        </w:rPr>
        <w:t>12</w:t>
      </w:r>
      <w:r w:rsidRPr="00821A47">
        <w:rPr>
          <w:i/>
          <w:color w:val="auto"/>
          <w:spacing w:val="-2"/>
          <w:sz w:val="22"/>
          <w:szCs w:val="22"/>
          <w:lang w:val="en-US"/>
        </w:rPr>
        <w:t xml:space="preserve"> kW but not exceeding </w:t>
      </w:r>
      <w:r w:rsidR="0077538E" w:rsidRPr="00821A47">
        <w:rPr>
          <w:i/>
          <w:color w:val="auto"/>
          <w:spacing w:val="-2"/>
          <w:sz w:val="22"/>
          <w:szCs w:val="22"/>
          <w:lang w:val="en-US"/>
        </w:rPr>
        <w:t>20</w:t>
      </w:r>
      <w:r w:rsidRPr="00821A47">
        <w:rPr>
          <w:i/>
          <w:color w:val="auto"/>
          <w:spacing w:val="-2"/>
          <w:sz w:val="22"/>
          <w:szCs w:val="22"/>
          <w:lang w:val="en-US"/>
        </w:rPr>
        <w:t xml:space="preserve"> kW and having a BPP exceeding </w:t>
      </w:r>
      <w:r w:rsidR="0077538E" w:rsidRPr="00821A47">
        <w:rPr>
          <w:i/>
          <w:color w:val="auto"/>
          <w:spacing w:val="-2"/>
          <w:sz w:val="22"/>
          <w:szCs w:val="22"/>
          <w:lang w:val="en-US"/>
        </w:rPr>
        <w:t>3.9</w:t>
      </w:r>
      <w:r w:rsidRPr="00821A47">
        <w:rPr>
          <w:i/>
          <w:color w:val="auto"/>
          <w:spacing w:val="-2"/>
          <w:sz w:val="22"/>
          <w:szCs w:val="22"/>
          <w:lang w:val="en-US"/>
        </w:rPr>
        <w:t xml:space="preserve"> </w:t>
      </w:r>
      <w:proofErr w:type="spellStart"/>
      <w:r w:rsidRPr="00821A47">
        <w:rPr>
          <w:i/>
          <w:color w:val="auto"/>
          <w:spacing w:val="-2"/>
          <w:sz w:val="22"/>
          <w:szCs w:val="22"/>
          <w:lang w:val="en-US"/>
        </w:rPr>
        <w:t>mm•mrad</w:t>
      </w:r>
      <w:proofErr w:type="spellEnd"/>
      <w:r w:rsidRPr="00821A47">
        <w:rPr>
          <w:i/>
          <w:color w:val="auto"/>
          <w:spacing w:val="-2"/>
          <w:sz w:val="22"/>
          <w:szCs w:val="22"/>
          <w:lang w:val="en-US"/>
        </w:rPr>
        <w:t xml:space="preserve">; </w:t>
      </w:r>
      <w:r w:rsidRPr="00821A47">
        <w:rPr>
          <w:i/>
          <w:color w:val="auto"/>
          <w:spacing w:val="-2"/>
          <w:sz w:val="22"/>
          <w:szCs w:val="22"/>
          <w:u w:val="single"/>
          <w:lang w:val="en-US"/>
        </w:rPr>
        <w:t>or</w:t>
      </w:r>
    </w:p>
    <w:p w14:paraId="54D6BDA5" w14:textId="77777777" w:rsidR="00CF3264" w:rsidRPr="00821A47" w:rsidRDefault="005C7032" w:rsidP="009C706D">
      <w:pPr>
        <w:pStyle w:val="1A1a1anote1"/>
        <w:ind w:left="3822" w:right="-23" w:hanging="336"/>
        <w:jc w:val="both"/>
        <w:rPr>
          <w:i/>
          <w:color w:val="auto"/>
          <w:spacing w:val="-2"/>
          <w:sz w:val="22"/>
          <w:szCs w:val="22"/>
          <w:lang w:val="en-US"/>
        </w:rPr>
      </w:pPr>
      <w:proofErr w:type="spellStart"/>
      <w:r w:rsidRPr="00821A47">
        <w:rPr>
          <w:i/>
          <w:color w:val="auto"/>
          <w:spacing w:val="-2"/>
          <w:sz w:val="22"/>
          <w:szCs w:val="22"/>
          <w:lang w:val="en-US"/>
        </w:rPr>
        <w:t>i</w:t>
      </w:r>
      <w:proofErr w:type="spellEnd"/>
      <w:r w:rsidRPr="00821A47">
        <w:rPr>
          <w:bCs/>
          <w:i/>
          <w:color w:val="auto"/>
          <w:spacing w:val="-2"/>
          <w:sz w:val="22"/>
          <w:szCs w:val="22"/>
          <w:lang w:val="en-US"/>
        </w:rPr>
        <w:t>.</w:t>
      </w:r>
      <w:r w:rsidRPr="00821A47">
        <w:rPr>
          <w:i/>
          <w:color w:val="auto"/>
          <w:spacing w:val="-2"/>
          <w:sz w:val="22"/>
          <w:szCs w:val="22"/>
          <w:lang w:val="en-US"/>
        </w:rPr>
        <w:tab/>
        <w:t xml:space="preserve">Output power exceeding </w:t>
      </w:r>
      <w:r w:rsidR="0077538E" w:rsidRPr="00821A47">
        <w:rPr>
          <w:i/>
          <w:color w:val="auto"/>
          <w:spacing w:val="-2"/>
          <w:sz w:val="22"/>
          <w:szCs w:val="22"/>
          <w:lang w:val="en-US"/>
        </w:rPr>
        <w:t>20</w:t>
      </w:r>
      <w:r w:rsidRPr="00821A47">
        <w:rPr>
          <w:i/>
          <w:color w:val="auto"/>
          <w:spacing w:val="-2"/>
          <w:sz w:val="22"/>
          <w:szCs w:val="22"/>
          <w:lang w:val="en-US"/>
        </w:rPr>
        <w:t xml:space="preserve"> kW but not exceeding </w:t>
      </w:r>
      <w:r w:rsidR="0077538E" w:rsidRPr="00821A47">
        <w:rPr>
          <w:i/>
          <w:color w:val="auto"/>
          <w:spacing w:val="-2"/>
          <w:sz w:val="22"/>
          <w:szCs w:val="22"/>
          <w:lang w:val="en-US"/>
        </w:rPr>
        <w:t>4</w:t>
      </w:r>
      <w:r w:rsidRPr="00821A47">
        <w:rPr>
          <w:i/>
          <w:color w:val="auto"/>
          <w:spacing w:val="-2"/>
          <w:sz w:val="22"/>
          <w:szCs w:val="22"/>
          <w:lang w:val="en-US"/>
        </w:rPr>
        <w:t xml:space="preserve">0 kW and having a BPP exceeding </w:t>
      </w:r>
      <w:r w:rsidR="0077538E" w:rsidRPr="00821A47">
        <w:rPr>
          <w:i/>
          <w:color w:val="auto"/>
          <w:spacing w:val="-2"/>
          <w:sz w:val="22"/>
          <w:szCs w:val="22"/>
          <w:lang w:val="en-US"/>
        </w:rPr>
        <w:t>5</w:t>
      </w:r>
      <w:r w:rsidRPr="00821A47">
        <w:rPr>
          <w:i/>
          <w:color w:val="auto"/>
          <w:spacing w:val="-2"/>
          <w:sz w:val="22"/>
          <w:szCs w:val="22"/>
          <w:lang w:val="en-US"/>
        </w:rPr>
        <w:t xml:space="preserve"> </w:t>
      </w:r>
      <w:proofErr w:type="spellStart"/>
      <w:r w:rsidRPr="00821A47">
        <w:rPr>
          <w:i/>
          <w:color w:val="auto"/>
          <w:spacing w:val="-2"/>
          <w:sz w:val="22"/>
          <w:szCs w:val="22"/>
          <w:lang w:val="en-US"/>
        </w:rPr>
        <w:t>mm•mrad</w:t>
      </w:r>
      <w:proofErr w:type="spellEnd"/>
      <w:r w:rsidR="00B22012" w:rsidRPr="00821A47">
        <w:rPr>
          <w:i/>
          <w:color w:val="auto"/>
          <w:spacing w:val="-2"/>
          <w:sz w:val="22"/>
          <w:szCs w:val="22"/>
          <w:lang w:val="en-US"/>
        </w:rPr>
        <w:t>.</w:t>
      </w:r>
    </w:p>
    <w:p w14:paraId="4D363A28" w14:textId="77777777" w:rsidR="00CF3264" w:rsidRPr="00821A47" w:rsidRDefault="00CF3264">
      <w:pPr>
        <w:pStyle w:val="1A1a1a1"/>
        <w:ind w:left="0" w:right="-22" w:firstLine="0"/>
        <w:jc w:val="both"/>
        <w:rPr>
          <w:sz w:val="16"/>
          <w:szCs w:val="16"/>
        </w:rPr>
      </w:pPr>
    </w:p>
    <w:p w14:paraId="3461FADB" w14:textId="77777777" w:rsidR="00CF3264" w:rsidRPr="00821A47" w:rsidRDefault="00CF3264">
      <w:pPr>
        <w:pStyle w:val="1A1a1"/>
        <w:ind w:right="-22"/>
        <w:jc w:val="both"/>
        <w:rPr>
          <w:sz w:val="22"/>
          <w:szCs w:val="22"/>
        </w:rPr>
      </w:pPr>
      <w:r w:rsidRPr="00821A47">
        <w:rPr>
          <w:spacing w:val="-2"/>
          <w:sz w:val="22"/>
          <w:szCs w:val="22"/>
        </w:rPr>
        <w:t>6.</w:t>
      </w:r>
      <w:r w:rsidRPr="00821A47">
        <w:rPr>
          <w:spacing w:val="-2"/>
          <w:sz w:val="22"/>
          <w:szCs w:val="22"/>
        </w:rPr>
        <w:tab/>
        <w:t>A.</w:t>
      </w:r>
      <w:r w:rsidRPr="00821A47">
        <w:rPr>
          <w:spacing w:val="-2"/>
          <w:sz w:val="22"/>
          <w:szCs w:val="22"/>
        </w:rPr>
        <w:tab/>
        <w:t>5.</w:t>
      </w:r>
      <w:r w:rsidRPr="00821A47">
        <w:rPr>
          <w:spacing w:val="-2"/>
          <w:sz w:val="22"/>
          <w:szCs w:val="22"/>
        </w:rPr>
        <w:tab/>
        <w:t>a.</w:t>
      </w:r>
      <w:r w:rsidRPr="00821A47">
        <w:rPr>
          <w:spacing w:val="-2"/>
          <w:sz w:val="22"/>
          <w:szCs w:val="22"/>
        </w:rPr>
        <w:tab/>
      </w:r>
      <w:r w:rsidRPr="00821A47">
        <w:rPr>
          <w:sz w:val="22"/>
          <w:szCs w:val="22"/>
        </w:rPr>
        <w:t>7.</w:t>
      </w:r>
      <w:r w:rsidRPr="00821A47">
        <w:rPr>
          <w:sz w:val="22"/>
          <w:szCs w:val="22"/>
        </w:rPr>
        <w:tab/>
        <w:t xml:space="preserve">Output wavelength exceeding 1,150 nm but not exceeding 1,555 nm and </w:t>
      </w:r>
      <w:r w:rsidRPr="00821A47">
        <w:rPr>
          <w:color w:val="auto"/>
          <w:sz w:val="22"/>
          <w:szCs w:val="22"/>
        </w:rPr>
        <w:t>any of the following</w:t>
      </w:r>
      <w:r w:rsidRPr="00821A47">
        <w:rPr>
          <w:sz w:val="22"/>
          <w:szCs w:val="22"/>
        </w:rPr>
        <w:t>:</w:t>
      </w:r>
    </w:p>
    <w:p w14:paraId="2DE173BC" w14:textId="77777777" w:rsidR="00CF3264" w:rsidRPr="00821A47" w:rsidRDefault="00CF3264">
      <w:pPr>
        <w:pStyle w:val="1A1a1a"/>
        <w:ind w:right="-22"/>
        <w:jc w:val="both"/>
        <w:rPr>
          <w:sz w:val="22"/>
          <w:szCs w:val="22"/>
        </w:rPr>
      </w:pP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t>a.</w:t>
      </w:r>
      <w:r w:rsidRPr="00821A47">
        <w:rPr>
          <w:sz w:val="22"/>
          <w:szCs w:val="22"/>
        </w:rPr>
        <w:tab/>
      </w:r>
      <w:r w:rsidR="00AD032A" w:rsidRPr="00821A47">
        <w:rPr>
          <w:sz w:val="22"/>
          <w:szCs w:val="22"/>
        </w:rPr>
        <w:t>'</w:t>
      </w:r>
      <w:r w:rsidRPr="00821A47">
        <w:rPr>
          <w:sz w:val="22"/>
          <w:szCs w:val="22"/>
        </w:rPr>
        <w:t>Single transverse mode</w:t>
      </w:r>
      <w:r w:rsidR="00AD032A" w:rsidRPr="00821A47">
        <w:rPr>
          <w:sz w:val="22"/>
          <w:szCs w:val="22"/>
        </w:rPr>
        <w:t>'</w:t>
      </w:r>
      <w:r w:rsidRPr="00821A47">
        <w:rPr>
          <w:sz w:val="22"/>
          <w:szCs w:val="22"/>
        </w:rPr>
        <w:t xml:space="preserve"> and output power exceeding 50 W; </w:t>
      </w:r>
      <w:r w:rsidRPr="00821A47">
        <w:rPr>
          <w:sz w:val="22"/>
          <w:szCs w:val="22"/>
          <w:u w:val="single"/>
        </w:rPr>
        <w:t>or</w:t>
      </w:r>
    </w:p>
    <w:p w14:paraId="3D21B469" w14:textId="77777777" w:rsidR="00CF3264" w:rsidRPr="00821A47" w:rsidRDefault="00CF3264">
      <w:pPr>
        <w:pStyle w:val="1A1a1a"/>
        <w:ind w:right="-22"/>
        <w:jc w:val="both"/>
        <w:rPr>
          <w:sz w:val="22"/>
          <w:szCs w:val="22"/>
        </w:rPr>
      </w:pP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t>b.</w:t>
      </w:r>
      <w:r w:rsidRPr="00821A47">
        <w:rPr>
          <w:sz w:val="22"/>
          <w:szCs w:val="22"/>
        </w:rPr>
        <w:tab/>
      </w:r>
      <w:r w:rsidR="00AD032A" w:rsidRPr="00821A47">
        <w:rPr>
          <w:sz w:val="22"/>
          <w:szCs w:val="22"/>
        </w:rPr>
        <w:t>'</w:t>
      </w:r>
      <w:r w:rsidRPr="00821A47">
        <w:rPr>
          <w:color w:val="auto"/>
          <w:sz w:val="22"/>
          <w:szCs w:val="22"/>
        </w:rPr>
        <w:t>Multiple transverse mode</w:t>
      </w:r>
      <w:r w:rsidR="00AD032A" w:rsidRPr="00821A47">
        <w:rPr>
          <w:color w:val="auto"/>
          <w:sz w:val="22"/>
          <w:szCs w:val="22"/>
        </w:rPr>
        <w:t>'</w:t>
      </w:r>
      <w:r w:rsidRPr="00821A47">
        <w:rPr>
          <w:color w:val="auto"/>
          <w:sz w:val="22"/>
          <w:szCs w:val="22"/>
        </w:rPr>
        <w:t xml:space="preserve"> and output power exceeding 80 W;</w:t>
      </w:r>
    </w:p>
    <w:p w14:paraId="5112F410" w14:textId="77777777" w:rsidR="00CF3264" w:rsidRPr="00821A47" w:rsidRDefault="005D6BE3" w:rsidP="00B51351">
      <w:pPr>
        <w:pStyle w:val="1A1a1"/>
        <w:spacing w:before="120"/>
        <w:ind w:left="2064" w:right="-23" w:hanging="2041"/>
        <w:jc w:val="both"/>
        <w:rPr>
          <w:spacing w:val="-4"/>
          <w:sz w:val="22"/>
          <w:szCs w:val="22"/>
        </w:rPr>
      </w:pPr>
      <w:r w:rsidRPr="00821A47">
        <w:rPr>
          <w:spacing w:val="-2"/>
          <w:sz w:val="22"/>
          <w:szCs w:val="22"/>
        </w:rPr>
        <w:tab/>
      </w:r>
      <w:r w:rsidRPr="00821A47">
        <w:rPr>
          <w:spacing w:val="-2"/>
          <w:sz w:val="22"/>
          <w:szCs w:val="22"/>
        </w:rPr>
        <w:tab/>
      </w:r>
      <w:r w:rsidRPr="00821A47">
        <w:rPr>
          <w:spacing w:val="-2"/>
          <w:sz w:val="22"/>
          <w:szCs w:val="22"/>
        </w:rPr>
        <w:tab/>
      </w:r>
      <w:r w:rsidR="001808D3" w:rsidRPr="00821A47">
        <w:rPr>
          <w:spacing w:val="-2"/>
          <w:sz w:val="22"/>
          <w:szCs w:val="22"/>
        </w:rPr>
        <w:tab/>
      </w:r>
      <w:r w:rsidR="00CF3264" w:rsidRPr="00821A47">
        <w:rPr>
          <w:spacing w:val="-4"/>
          <w:sz w:val="22"/>
          <w:szCs w:val="22"/>
        </w:rPr>
        <w:t>8.</w:t>
      </w:r>
      <w:r w:rsidR="00CF3264" w:rsidRPr="00821A47">
        <w:rPr>
          <w:spacing w:val="-4"/>
          <w:sz w:val="22"/>
          <w:szCs w:val="22"/>
        </w:rPr>
        <w:tab/>
      </w:r>
      <w:r w:rsidR="001808D3" w:rsidRPr="00821A47">
        <w:rPr>
          <w:spacing w:val="-4"/>
          <w:sz w:val="22"/>
          <w:szCs w:val="22"/>
        </w:rPr>
        <w:t>Output wavelength exceeding 1,555 nm</w:t>
      </w:r>
      <w:r w:rsidR="001808D3" w:rsidRPr="00821A47">
        <w:rPr>
          <w:i/>
          <w:spacing w:val="-4"/>
          <w:sz w:val="22"/>
          <w:szCs w:val="22"/>
        </w:rPr>
        <w:t xml:space="preserve"> </w:t>
      </w:r>
      <w:r w:rsidR="001808D3" w:rsidRPr="00821A47">
        <w:rPr>
          <w:sz w:val="22"/>
          <w:szCs w:val="22"/>
        </w:rPr>
        <w:t xml:space="preserve">but not exceeding 1,850 nm, </w:t>
      </w:r>
      <w:r w:rsidR="001808D3" w:rsidRPr="00821A47">
        <w:rPr>
          <w:spacing w:val="-4"/>
          <w:sz w:val="22"/>
          <w:szCs w:val="22"/>
        </w:rPr>
        <w:t>and output power exceeding 1 W;</w:t>
      </w:r>
    </w:p>
    <w:p w14:paraId="5F29F46F" w14:textId="77777777" w:rsidR="001808D3" w:rsidRPr="00821A47" w:rsidRDefault="005D6BE3" w:rsidP="001808D3">
      <w:pPr>
        <w:pStyle w:val="1A1a1"/>
        <w:spacing w:before="120"/>
        <w:ind w:left="2064" w:right="-23" w:hanging="2041"/>
        <w:jc w:val="both"/>
        <w:rPr>
          <w:spacing w:val="-4"/>
          <w:sz w:val="22"/>
          <w:szCs w:val="22"/>
        </w:rPr>
      </w:pPr>
      <w:r w:rsidRPr="00821A47">
        <w:rPr>
          <w:sz w:val="22"/>
          <w:szCs w:val="22"/>
        </w:rPr>
        <w:tab/>
      </w:r>
      <w:r w:rsidRPr="00821A47">
        <w:rPr>
          <w:sz w:val="22"/>
          <w:szCs w:val="22"/>
        </w:rPr>
        <w:tab/>
      </w:r>
      <w:r w:rsidRPr="00821A47">
        <w:rPr>
          <w:sz w:val="22"/>
          <w:szCs w:val="22"/>
        </w:rPr>
        <w:tab/>
      </w:r>
      <w:r w:rsidR="001808D3" w:rsidRPr="00821A47">
        <w:rPr>
          <w:sz w:val="22"/>
          <w:szCs w:val="22"/>
        </w:rPr>
        <w:tab/>
        <w:t>9.</w:t>
      </w:r>
      <w:r w:rsidR="001808D3" w:rsidRPr="00821A47">
        <w:rPr>
          <w:sz w:val="22"/>
          <w:szCs w:val="22"/>
        </w:rPr>
        <w:tab/>
        <w:t>Output wavelength exceeding 1,850 nm but not exceeding 2,100 nm, and any of the following:</w:t>
      </w:r>
    </w:p>
    <w:p w14:paraId="6793325E" w14:textId="77777777" w:rsidR="001808D3" w:rsidRPr="00821A47" w:rsidRDefault="001808D3" w:rsidP="001808D3">
      <w:pPr>
        <w:pStyle w:val="1A1a1a"/>
        <w:ind w:right="-22"/>
        <w:jc w:val="both"/>
        <w:rPr>
          <w:sz w:val="22"/>
          <w:szCs w:val="22"/>
        </w:rPr>
      </w:pP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t>a.</w:t>
      </w:r>
      <w:r w:rsidRPr="00821A47">
        <w:rPr>
          <w:sz w:val="22"/>
          <w:szCs w:val="22"/>
        </w:rPr>
        <w:tab/>
      </w:r>
      <w:r w:rsidR="00AD032A" w:rsidRPr="00821A47">
        <w:rPr>
          <w:sz w:val="22"/>
          <w:szCs w:val="22"/>
        </w:rPr>
        <w:t>'</w:t>
      </w:r>
      <w:r w:rsidRPr="00821A47">
        <w:rPr>
          <w:sz w:val="22"/>
          <w:szCs w:val="22"/>
        </w:rPr>
        <w:t>Single transverse mode</w:t>
      </w:r>
      <w:r w:rsidR="00AD032A" w:rsidRPr="00821A47">
        <w:rPr>
          <w:sz w:val="22"/>
          <w:szCs w:val="22"/>
        </w:rPr>
        <w:t>'</w:t>
      </w:r>
      <w:r w:rsidRPr="00821A47">
        <w:rPr>
          <w:sz w:val="22"/>
          <w:szCs w:val="22"/>
        </w:rPr>
        <w:t xml:space="preserve"> and output power exceeding 1 W; </w:t>
      </w:r>
      <w:r w:rsidRPr="00821A47">
        <w:rPr>
          <w:sz w:val="22"/>
          <w:szCs w:val="22"/>
          <w:u w:val="single"/>
        </w:rPr>
        <w:t>or</w:t>
      </w:r>
    </w:p>
    <w:p w14:paraId="15003D82" w14:textId="77777777" w:rsidR="001808D3" w:rsidRPr="00821A47" w:rsidRDefault="001808D3" w:rsidP="001808D3">
      <w:pPr>
        <w:pStyle w:val="1A1a1a"/>
        <w:ind w:right="-22"/>
        <w:jc w:val="both"/>
        <w:rPr>
          <w:sz w:val="22"/>
          <w:szCs w:val="22"/>
        </w:rPr>
      </w:pP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t>b.</w:t>
      </w:r>
      <w:r w:rsidRPr="00821A47">
        <w:rPr>
          <w:sz w:val="22"/>
          <w:szCs w:val="22"/>
        </w:rPr>
        <w:tab/>
      </w:r>
      <w:r w:rsidR="00AD032A" w:rsidRPr="00821A47">
        <w:rPr>
          <w:sz w:val="22"/>
          <w:szCs w:val="22"/>
        </w:rPr>
        <w:t>'</w:t>
      </w:r>
      <w:r w:rsidRPr="00821A47">
        <w:rPr>
          <w:sz w:val="22"/>
          <w:szCs w:val="22"/>
        </w:rPr>
        <w:t>Multiple transverse mode</w:t>
      </w:r>
      <w:r w:rsidR="00AD032A" w:rsidRPr="00821A47">
        <w:rPr>
          <w:sz w:val="22"/>
          <w:szCs w:val="22"/>
        </w:rPr>
        <w:t>'</w:t>
      </w:r>
      <w:r w:rsidRPr="00821A47">
        <w:rPr>
          <w:sz w:val="22"/>
          <w:szCs w:val="22"/>
        </w:rPr>
        <w:t xml:space="preserve"> output and output power exceeding 120 W; </w:t>
      </w:r>
      <w:r w:rsidRPr="00821A47">
        <w:rPr>
          <w:sz w:val="22"/>
          <w:szCs w:val="22"/>
          <w:u w:val="single"/>
        </w:rPr>
        <w:t>or</w:t>
      </w:r>
    </w:p>
    <w:p w14:paraId="45445348" w14:textId="77777777" w:rsidR="001808D3" w:rsidRPr="00821A47" w:rsidRDefault="005D6BE3" w:rsidP="00A45A96">
      <w:pPr>
        <w:pStyle w:val="1A1a1"/>
        <w:tabs>
          <w:tab w:val="clear" w:pos="1582"/>
          <w:tab w:val="left" w:pos="1470"/>
        </w:tabs>
        <w:spacing w:before="120"/>
        <w:ind w:left="2064" w:right="-23" w:hanging="2041"/>
        <w:jc w:val="both"/>
        <w:rPr>
          <w:spacing w:val="-4"/>
          <w:sz w:val="22"/>
          <w:szCs w:val="22"/>
        </w:rPr>
      </w:pPr>
      <w:r w:rsidRPr="00821A47">
        <w:rPr>
          <w:sz w:val="22"/>
          <w:szCs w:val="22"/>
        </w:rPr>
        <w:tab/>
      </w:r>
      <w:r w:rsidRPr="00821A47">
        <w:rPr>
          <w:sz w:val="22"/>
          <w:szCs w:val="22"/>
        </w:rPr>
        <w:tab/>
      </w:r>
      <w:r w:rsidRPr="00821A47">
        <w:rPr>
          <w:sz w:val="22"/>
          <w:szCs w:val="22"/>
        </w:rPr>
        <w:tab/>
      </w:r>
      <w:r w:rsidR="001808D3" w:rsidRPr="00821A47">
        <w:rPr>
          <w:sz w:val="22"/>
          <w:szCs w:val="22"/>
        </w:rPr>
        <w:tab/>
        <w:t>10.</w:t>
      </w:r>
      <w:r w:rsidR="001808D3" w:rsidRPr="00821A47">
        <w:rPr>
          <w:sz w:val="22"/>
          <w:szCs w:val="22"/>
        </w:rPr>
        <w:tab/>
      </w:r>
      <w:r w:rsidR="001808D3" w:rsidRPr="00821A47">
        <w:rPr>
          <w:spacing w:val="-4"/>
          <w:sz w:val="22"/>
          <w:szCs w:val="22"/>
        </w:rPr>
        <w:t>Output wavelength exceeding 2,100 nm and output power exceeding 1 W;</w:t>
      </w:r>
    </w:p>
    <w:p w14:paraId="693BCDB1" w14:textId="77777777" w:rsidR="00A45A96" w:rsidRPr="00821A47" w:rsidRDefault="00A45A96" w:rsidP="00613287">
      <w:pPr>
        <w:pStyle w:val="1A1a"/>
        <w:ind w:left="1582" w:hanging="1582"/>
        <w:jc w:val="both"/>
        <w:rPr>
          <w:spacing w:val="-2"/>
          <w:sz w:val="22"/>
          <w:szCs w:val="22"/>
        </w:rPr>
      </w:pPr>
    </w:p>
    <w:p w14:paraId="364EE5A7" w14:textId="77777777" w:rsidR="00CF3264" w:rsidRPr="00821A47" w:rsidRDefault="00CF3264" w:rsidP="00613287">
      <w:pPr>
        <w:pStyle w:val="1A1a"/>
        <w:ind w:left="1582" w:hanging="1582"/>
        <w:jc w:val="both"/>
        <w:rPr>
          <w:sz w:val="22"/>
          <w:szCs w:val="22"/>
        </w:rPr>
      </w:pPr>
      <w:r w:rsidRPr="00821A47">
        <w:rPr>
          <w:spacing w:val="-2"/>
          <w:sz w:val="22"/>
          <w:szCs w:val="22"/>
        </w:rPr>
        <w:t>6.</w:t>
      </w:r>
      <w:r w:rsidRPr="00821A47">
        <w:rPr>
          <w:spacing w:val="-2"/>
          <w:sz w:val="22"/>
          <w:szCs w:val="22"/>
        </w:rPr>
        <w:tab/>
        <w:t>A.</w:t>
      </w:r>
      <w:r w:rsidRPr="00821A47">
        <w:rPr>
          <w:spacing w:val="-2"/>
          <w:sz w:val="22"/>
          <w:szCs w:val="22"/>
        </w:rPr>
        <w:tab/>
        <w:t>5.</w:t>
      </w:r>
      <w:r w:rsidRPr="00821A47">
        <w:rPr>
          <w:spacing w:val="-2"/>
          <w:sz w:val="22"/>
          <w:szCs w:val="22"/>
        </w:rPr>
        <w:tab/>
        <w:t>b.</w:t>
      </w:r>
      <w:r w:rsidRPr="00821A47">
        <w:rPr>
          <w:spacing w:val="-2"/>
          <w:sz w:val="22"/>
          <w:szCs w:val="22"/>
        </w:rPr>
        <w:tab/>
      </w:r>
      <w:r w:rsidRPr="00821A47">
        <w:rPr>
          <w:sz w:val="22"/>
          <w:szCs w:val="22"/>
        </w:rPr>
        <w:t>Non-"</w:t>
      </w:r>
      <w:proofErr w:type="spellStart"/>
      <w:r w:rsidRPr="00821A47">
        <w:rPr>
          <w:sz w:val="22"/>
          <w:szCs w:val="22"/>
        </w:rPr>
        <w:t>tunable</w:t>
      </w:r>
      <w:proofErr w:type="spellEnd"/>
      <w:r w:rsidRPr="00821A47">
        <w:rPr>
          <w:sz w:val="22"/>
          <w:szCs w:val="22"/>
        </w:rPr>
        <w:t xml:space="preserve">" </w:t>
      </w:r>
      <w:r w:rsidR="00620705" w:rsidRPr="00821A47">
        <w:rPr>
          <w:sz w:val="22"/>
          <w:szCs w:val="22"/>
        </w:rPr>
        <w:t>'</w:t>
      </w:r>
      <w:r w:rsidRPr="00821A47">
        <w:rPr>
          <w:sz w:val="22"/>
          <w:szCs w:val="22"/>
        </w:rPr>
        <w:t>pulsed lasers</w:t>
      </w:r>
      <w:r w:rsidR="00620705" w:rsidRPr="00821A47">
        <w:rPr>
          <w:sz w:val="22"/>
          <w:szCs w:val="22"/>
        </w:rPr>
        <w:t>'</w:t>
      </w:r>
      <w:r w:rsidRPr="00821A47">
        <w:rPr>
          <w:sz w:val="22"/>
          <w:szCs w:val="22"/>
        </w:rPr>
        <w:t xml:space="preserve"> having any of the following:</w:t>
      </w:r>
    </w:p>
    <w:p w14:paraId="0BCD1628" w14:textId="77777777" w:rsidR="00620705" w:rsidRPr="00821A47" w:rsidRDefault="00620705" w:rsidP="00620705">
      <w:pPr>
        <w:pStyle w:val="1A1a"/>
        <w:spacing w:before="60"/>
        <w:ind w:left="1582" w:hanging="1582"/>
        <w:jc w:val="both"/>
        <w:rPr>
          <w:i/>
          <w:iCs/>
          <w:sz w:val="22"/>
          <w:szCs w:val="22"/>
          <w:u w:val="single"/>
        </w:rPr>
      </w:pPr>
      <w:r w:rsidRPr="00821A47">
        <w:rPr>
          <w:sz w:val="22"/>
          <w:szCs w:val="22"/>
        </w:rPr>
        <w:tab/>
      </w:r>
      <w:r w:rsidRPr="00821A47">
        <w:rPr>
          <w:sz w:val="22"/>
          <w:szCs w:val="22"/>
        </w:rPr>
        <w:tab/>
      </w:r>
      <w:r w:rsidRPr="00821A47">
        <w:rPr>
          <w:sz w:val="22"/>
          <w:szCs w:val="22"/>
        </w:rPr>
        <w:tab/>
      </w:r>
      <w:r w:rsidRPr="00821A47">
        <w:rPr>
          <w:sz w:val="22"/>
          <w:szCs w:val="22"/>
        </w:rPr>
        <w:tab/>
      </w:r>
      <w:r w:rsidRPr="00821A47">
        <w:rPr>
          <w:i/>
          <w:iCs/>
          <w:sz w:val="22"/>
          <w:szCs w:val="22"/>
          <w:u w:val="single"/>
        </w:rPr>
        <w:t>Technical Note</w:t>
      </w:r>
    </w:p>
    <w:p w14:paraId="55D7B1E1" w14:textId="77777777" w:rsidR="00620705" w:rsidRPr="00821A47" w:rsidRDefault="00620705" w:rsidP="00620705">
      <w:pPr>
        <w:pStyle w:val="1A1a"/>
        <w:spacing w:after="60"/>
        <w:ind w:left="1582" w:firstLine="0"/>
        <w:jc w:val="both"/>
        <w:rPr>
          <w:i/>
          <w:iCs/>
          <w:spacing w:val="-2"/>
          <w:sz w:val="22"/>
          <w:szCs w:val="22"/>
        </w:rPr>
      </w:pPr>
      <w:r w:rsidRPr="00821A47">
        <w:rPr>
          <w:i/>
          <w:iCs/>
          <w:spacing w:val="-2"/>
          <w:sz w:val="22"/>
          <w:szCs w:val="22"/>
        </w:rPr>
        <w:t>For the purposes of 6.A.5.b., a 'pulsed laser' is a "laser" having a "pulse duration" that is less than or equal to 0.25 seconds.</w:t>
      </w:r>
    </w:p>
    <w:p w14:paraId="4ECFEB2A" w14:textId="77777777" w:rsidR="00CF3264" w:rsidRPr="00821A47" w:rsidRDefault="00CF3264" w:rsidP="00A45A96">
      <w:pPr>
        <w:pStyle w:val="1A1a1"/>
        <w:ind w:right="-22"/>
        <w:jc w:val="both"/>
        <w:rPr>
          <w:spacing w:val="-4"/>
          <w:sz w:val="22"/>
          <w:szCs w:val="22"/>
        </w:rPr>
      </w:pPr>
      <w:r w:rsidRPr="00821A47">
        <w:rPr>
          <w:spacing w:val="-4"/>
          <w:sz w:val="22"/>
          <w:szCs w:val="22"/>
        </w:rPr>
        <w:tab/>
      </w:r>
      <w:r w:rsidRPr="00821A47">
        <w:rPr>
          <w:spacing w:val="-4"/>
          <w:sz w:val="22"/>
          <w:szCs w:val="22"/>
        </w:rPr>
        <w:tab/>
      </w:r>
      <w:r w:rsidRPr="00821A47">
        <w:rPr>
          <w:spacing w:val="-4"/>
          <w:sz w:val="22"/>
          <w:szCs w:val="22"/>
        </w:rPr>
        <w:tab/>
      </w:r>
      <w:r w:rsidRPr="00821A47">
        <w:rPr>
          <w:spacing w:val="-4"/>
          <w:sz w:val="22"/>
          <w:szCs w:val="22"/>
        </w:rPr>
        <w:tab/>
        <w:t>1.</w:t>
      </w:r>
      <w:r w:rsidRPr="00821A47">
        <w:rPr>
          <w:spacing w:val="-4"/>
          <w:sz w:val="22"/>
          <w:szCs w:val="22"/>
        </w:rPr>
        <w:tab/>
        <w:t>Output wavelength less than 150 nm and any of the following:</w:t>
      </w:r>
    </w:p>
    <w:p w14:paraId="197D8FB7" w14:textId="77777777" w:rsidR="00CF3264" w:rsidRPr="00821A47" w:rsidRDefault="00CF3264">
      <w:pPr>
        <w:pStyle w:val="1A1a1a"/>
        <w:ind w:right="-22"/>
        <w:jc w:val="both"/>
        <w:rPr>
          <w:sz w:val="22"/>
          <w:szCs w:val="22"/>
        </w:rPr>
      </w:pP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t>a.</w:t>
      </w:r>
      <w:r w:rsidRPr="00821A47">
        <w:rPr>
          <w:sz w:val="22"/>
          <w:szCs w:val="22"/>
        </w:rPr>
        <w:tab/>
        <w:t xml:space="preserve">Output energy exceeding 50 </w:t>
      </w:r>
      <w:proofErr w:type="spellStart"/>
      <w:r w:rsidRPr="00821A47">
        <w:rPr>
          <w:sz w:val="22"/>
          <w:szCs w:val="22"/>
        </w:rPr>
        <w:t>mJ</w:t>
      </w:r>
      <w:proofErr w:type="spellEnd"/>
      <w:r w:rsidRPr="00821A47">
        <w:rPr>
          <w:sz w:val="22"/>
          <w:szCs w:val="22"/>
        </w:rPr>
        <w:t xml:space="preserve"> per pulse and "peak power" exceeding 1 W; </w:t>
      </w:r>
      <w:r w:rsidRPr="00821A47">
        <w:rPr>
          <w:sz w:val="22"/>
          <w:szCs w:val="22"/>
          <w:u w:val="single"/>
        </w:rPr>
        <w:t>or</w:t>
      </w:r>
    </w:p>
    <w:p w14:paraId="00FF10B6" w14:textId="77777777" w:rsidR="00CF3264" w:rsidRPr="00821A47" w:rsidRDefault="00CF3264">
      <w:pPr>
        <w:pStyle w:val="1A1a1a"/>
        <w:ind w:right="-22"/>
        <w:jc w:val="both"/>
        <w:rPr>
          <w:sz w:val="22"/>
          <w:szCs w:val="22"/>
        </w:rPr>
      </w:pP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t>b.</w:t>
      </w:r>
      <w:r w:rsidRPr="00821A47">
        <w:rPr>
          <w:sz w:val="22"/>
          <w:szCs w:val="22"/>
        </w:rPr>
        <w:tab/>
        <w:t>"Average output power" exceeding 1 W;</w:t>
      </w:r>
    </w:p>
    <w:p w14:paraId="5430D68E" w14:textId="77777777" w:rsidR="00CF3264" w:rsidRPr="00821A47" w:rsidRDefault="00A45A96" w:rsidP="00A45A96">
      <w:pPr>
        <w:pStyle w:val="1A1a1"/>
        <w:spacing w:before="60"/>
        <w:ind w:left="2064" w:right="-23" w:hanging="2041"/>
        <w:jc w:val="both"/>
        <w:rPr>
          <w:sz w:val="22"/>
          <w:szCs w:val="22"/>
        </w:rPr>
      </w:pPr>
      <w:r w:rsidRPr="00821A47">
        <w:rPr>
          <w:spacing w:val="-2"/>
          <w:sz w:val="22"/>
          <w:szCs w:val="22"/>
        </w:rPr>
        <w:tab/>
      </w:r>
      <w:r w:rsidRPr="00821A47">
        <w:rPr>
          <w:spacing w:val="-2"/>
          <w:sz w:val="22"/>
          <w:szCs w:val="22"/>
        </w:rPr>
        <w:tab/>
      </w:r>
      <w:r w:rsidRPr="00821A47">
        <w:rPr>
          <w:spacing w:val="-2"/>
          <w:sz w:val="22"/>
          <w:szCs w:val="22"/>
        </w:rPr>
        <w:tab/>
      </w:r>
      <w:r w:rsidR="00A01611" w:rsidRPr="00821A47">
        <w:rPr>
          <w:spacing w:val="-2"/>
          <w:sz w:val="22"/>
          <w:szCs w:val="22"/>
        </w:rPr>
        <w:tab/>
      </w:r>
      <w:r w:rsidR="00CF3264" w:rsidRPr="00821A47">
        <w:rPr>
          <w:sz w:val="22"/>
          <w:szCs w:val="22"/>
        </w:rPr>
        <w:t>2.</w:t>
      </w:r>
      <w:r w:rsidR="00CF3264" w:rsidRPr="00821A47">
        <w:rPr>
          <w:sz w:val="22"/>
          <w:szCs w:val="22"/>
        </w:rPr>
        <w:tab/>
        <w:t>Output wavelength of 150</w:t>
      </w:r>
      <w:r w:rsidR="00FB637C" w:rsidRPr="00821A47">
        <w:rPr>
          <w:sz w:val="22"/>
          <w:szCs w:val="22"/>
        </w:rPr>
        <w:t xml:space="preserve"> nm or more but not exceeding 51</w:t>
      </w:r>
      <w:r w:rsidR="00CF3264" w:rsidRPr="00821A47">
        <w:rPr>
          <w:sz w:val="22"/>
          <w:szCs w:val="22"/>
        </w:rPr>
        <w:t>0 nm and any of the following:</w:t>
      </w:r>
    </w:p>
    <w:p w14:paraId="70A3E784" w14:textId="77777777" w:rsidR="00CF3264" w:rsidRPr="00821A47" w:rsidRDefault="00CF3264">
      <w:pPr>
        <w:pStyle w:val="1A1a1a"/>
        <w:ind w:right="-22"/>
        <w:jc w:val="both"/>
        <w:rPr>
          <w:sz w:val="22"/>
          <w:szCs w:val="22"/>
        </w:rPr>
      </w:pP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t>a.</w:t>
      </w:r>
      <w:r w:rsidRPr="00821A47">
        <w:rPr>
          <w:sz w:val="22"/>
          <w:szCs w:val="22"/>
        </w:rPr>
        <w:tab/>
        <w:t>Output energy exceeding 1.5 J per pulse and "peak power" exceeding 30W;</w:t>
      </w:r>
      <w:r w:rsidRPr="00821A47">
        <w:rPr>
          <w:i/>
          <w:sz w:val="22"/>
          <w:szCs w:val="22"/>
        </w:rPr>
        <w:t xml:space="preserve"> </w:t>
      </w:r>
      <w:r w:rsidRPr="00821A47">
        <w:rPr>
          <w:sz w:val="22"/>
          <w:szCs w:val="22"/>
          <w:u w:val="single"/>
        </w:rPr>
        <w:t>or</w:t>
      </w:r>
    </w:p>
    <w:p w14:paraId="5AF5A7C4" w14:textId="77777777" w:rsidR="00CF3264" w:rsidRPr="00821A47" w:rsidRDefault="00CF3264">
      <w:pPr>
        <w:pStyle w:val="1A1a1a"/>
        <w:ind w:right="-22"/>
        <w:jc w:val="both"/>
        <w:rPr>
          <w:sz w:val="22"/>
          <w:szCs w:val="22"/>
        </w:rPr>
      </w:pP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t>b.</w:t>
      </w:r>
      <w:r w:rsidRPr="00821A47">
        <w:rPr>
          <w:sz w:val="22"/>
          <w:szCs w:val="22"/>
        </w:rPr>
        <w:tab/>
        <w:t>"Average output power" exceeding 30 W;</w:t>
      </w:r>
    </w:p>
    <w:p w14:paraId="1D31EAF0" w14:textId="77777777" w:rsidR="00CF3264" w:rsidRPr="00821A47" w:rsidRDefault="00CF3264" w:rsidP="00A01611">
      <w:pPr>
        <w:pStyle w:val="1A1a1anote1"/>
        <w:spacing w:before="60"/>
        <w:ind w:left="3339" w:hanging="799"/>
        <w:rPr>
          <w:i/>
          <w:sz w:val="22"/>
          <w:szCs w:val="22"/>
          <w:lang w:val="en-US"/>
        </w:rPr>
      </w:pPr>
      <w:r w:rsidRPr="00821A47">
        <w:rPr>
          <w:i/>
          <w:sz w:val="22"/>
          <w:szCs w:val="22"/>
          <w:u w:val="single"/>
        </w:rPr>
        <w:t>Note</w:t>
      </w:r>
      <w:r w:rsidRPr="00821A47">
        <w:rPr>
          <w:i/>
          <w:sz w:val="22"/>
          <w:szCs w:val="22"/>
        </w:rPr>
        <w:tab/>
      </w:r>
      <w:r w:rsidRPr="00821A47">
        <w:rPr>
          <w:i/>
          <w:sz w:val="22"/>
          <w:szCs w:val="22"/>
          <w:lang w:val="en-US"/>
        </w:rPr>
        <w:t>6.A.5.b.2.b. does not apply to Argon "lasers" having an "average output power" equal to or less than 50 W.</w:t>
      </w:r>
    </w:p>
    <w:p w14:paraId="1F0EBFC6" w14:textId="77777777" w:rsidR="000D49E4" w:rsidRPr="00821A47" w:rsidRDefault="000D49E4" w:rsidP="00A758A4">
      <w:pPr>
        <w:pStyle w:val="1A1a1anote1"/>
        <w:ind w:left="0" w:firstLine="0"/>
        <w:rPr>
          <w:i/>
          <w:sz w:val="16"/>
          <w:szCs w:val="16"/>
        </w:rPr>
      </w:pPr>
    </w:p>
    <w:p w14:paraId="13DFC674" w14:textId="77777777" w:rsidR="00A758A4" w:rsidRPr="00821A47" w:rsidRDefault="00A758A4" w:rsidP="00A758A4">
      <w:pPr>
        <w:pStyle w:val="1A1a1anote1"/>
        <w:ind w:left="0" w:firstLine="0"/>
        <w:rPr>
          <w:i/>
          <w:sz w:val="16"/>
          <w:szCs w:val="16"/>
        </w:rPr>
      </w:pPr>
    </w:p>
    <w:p w14:paraId="0ACD1A79" w14:textId="77777777" w:rsidR="00A758A4" w:rsidRPr="00821A47" w:rsidRDefault="00A758A4" w:rsidP="00A758A4">
      <w:pPr>
        <w:pStyle w:val="1A1a1anote1"/>
        <w:ind w:left="0" w:firstLine="0"/>
        <w:rPr>
          <w:i/>
          <w:sz w:val="16"/>
          <w:szCs w:val="16"/>
        </w:rPr>
      </w:pPr>
    </w:p>
    <w:p w14:paraId="797D4E9F" w14:textId="77777777" w:rsidR="00A758A4" w:rsidRPr="00821A47" w:rsidRDefault="00A758A4" w:rsidP="00A758A4">
      <w:pPr>
        <w:pStyle w:val="1A1a1anote1"/>
        <w:ind w:left="0" w:firstLine="0"/>
        <w:rPr>
          <w:i/>
          <w:sz w:val="16"/>
          <w:szCs w:val="16"/>
        </w:rPr>
      </w:pPr>
    </w:p>
    <w:p w14:paraId="573E3294" w14:textId="77777777" w:rsidR="00A758A4" w:rsidRPr="00821A47" w:rsidRDefault="00A758A4" w:rsidP="00A758A4">
      <w:pPr>
        <w:pStyle w:val="1A1a1anote1"/>
        <w:ind w:left="0" w:firstLine="0"/>
        <w:rPr>
          <w:i/>
          <w:sz w:val="16"/>
          <w:szCs w:val="16"/>
        </w:rPr>
      </w:pPr>
    </w:p>
    <w:p w14:paraId="08274BAF" w14:textId="77777777" w:rsidR="00A758A4" w:rsidRPr="00821A47" w:rsidRDefault="00A758A4" w:rsidP="00A758A4">
      <w:pPr>
        <w:pStyle w:val="1A1a1anote1"/>
        <w:ind w:left="0" w:firstLine="0"/>
        <w:rPr>
          <w:i/>
          <w:sz w:val="16"/>
          <w:szCs w:val="16"/>
        </w:rPr>
      </w:pPr>
    </w:p>
    <w:p w14:paraId="668F2BF9" w14:textId="77777777" w:rsidR="00A758A4" w:rsidRPr="00821A47" w:rsidRDefault="00A758A4" w:rsidP="00A758A4">
      <w:pPr>
        <w:pStyle w:val="1A1a1anote1"/>
        <w:ind w:left="0" w:firstLine="0"/>
        <w:rPr>
          <w:i/>
          <w:sz w:val="16"/>
          <w:szCs w:val="16"/>
        </w:rPr>
      </w:pPr>
    </w:p>
    <w:p w14:paraId="1D96E087" w14:textId="77777777" w:rsidR="00A758A4" w:rsidRPr="00821A47" w:rsidRDefault="00A758A4" w:rsidP="00A758A4">
      <w:pPr>
        <w:pStyle w:val="1A1a1anote1"/>
        <w:ind w:left="0" w:firstLine="0"/>
        <w:rPr>
          <w:i/>
          <w:sz w:val="16"/>
          <w:szCs w:val="16"/>
        </w:rPr>
      </w:pPr>
    </w:p>
    <w:p w14:paraId="40305231" w14:textId="77777777" w:rsidR="00A758A4" w:rsidRPr="00821A47" w:rsidRDefault="00A758A4" w:rsidP="00A758A4">
      <w:pPr>
        <w:pStyle w:val="1A1a1anote1"/>
        <w:ind w:left="0" w:firstLine="0"/>
        <w:rPr>
          <w:i/>
          <w:sz w:val="16"/>
          <w:szCs w:val="16"/>
        </w:rPr>
      </w:pPr>
    </w:p>
    <w:p w14:paraId="18CDEFA7" w14:textId="77777777" w:rsidR="00CF3264" w:rsidRPr="00821A47" w:rsidRDefault="00D91482">
      <w:pPr>
        <w:pStyle w:val="1A1a1"/>
        <w:ind w:right="-22"/>
        <w:jc w:val="both"/>
        <w:rPr>
          <w:sz w:val="22"/>
          <w:szCs w:val="22"/>
        </w:rPr>
      </w:pPr>
      <w:r w:rsidRPr="00821A47">
        <w:rPr>
          <w:spacing w:val="-2"/>
          <w:sz w:val="22"/>
          <w:szCs w:val="22"/>
        </w:rPr>
        <w:t>6.</w:t>
      </w:r>
      <w:r w:rsidRPr="00821A47">
        <w:rPr>
          <w:spacing w:val="-2"/>
          <w:sz w:val="22"/>
          <w:szCs w:val="22"/>
        </w:rPr>
        <w:tab/>
        <w:t>A.</w:t>
      </w:r>
      <w:r w:rsidRPr="00821A47">
        <w:rPr>
          <w:spacing w:val="-2"/>
          <w:sz w:val="22"/>
          <w:szCs w:val="22"/>
        </w:rPr>
        <w:tab/>
        <w:t>5.</w:t>
      </w:r>
      <w:r w:rsidRPr="00821A47">
        <w:rPr>
          <w:spacing w:val="-2"/>
          <w:sz w:val="22"/>
          <w:szCs w:val="22"/>
        </w:rPr>
        <w:tab/>
        <w:t>b.</w:t>
      </w:r>
      <w:r w:rsidRPr="00821A47">
        <w:rPr>
          <w:spacing w:val="-2"/>
          <w:sz w:val="22"/>
          <w:szCs w:val="22"/>
        </w:rPr>
        <w:tab/>
      </w:r>
      <w:r w:rsidR="00CF3264" w:rsidRPr="00821A47">
        <w:rPr>
          <w:sz w:val="22"/>
          <w:szCs w:val="22"/>
        </w:rPr>
        <w:t>3.</w:t>
      </w:r>
      <w:r w:rsidR="00CF3264" w:rsidRPr="00821A47">
        <w:rPr>
          <w:sz w:val="22"/>
          <w:szCs w:val="22"/>
        </w:rPr>
        <w:tab/>
        <w:t>Output w</w:t>
      </w:r>
      <w:r w:rsidR="00FB637C" w:rsidRPr="00821A47">
        <w:rPr>
          <w:sz w:val="22"/>
          <w:szCs w:val="22"/>
        </w:rPr>
        <w:t>avelength exceeding 51</w:t>
      </w:r>
      <w:r w:rsidR="00CF3264" w:rsidRPr="00821A47">
        <w:rPr>
          <w:sz w:val="22"/>
          <w:szCs w:val="22"/>
        </w:rPr>
        <w:t>0 nm but not exceeding 540 nm and any of the following:</w:t>
      </w:r>
    </w:p>
    <w:p w14:paraId="2F6FA8F2" w14:textId="77777777" w:rsidR="00CF3264" w:rsidRPr="00821A47" w:rsidRDefault="00CF3264">
      <w:pPr>
        <w:pStyle w:val="1A1a1a"/>
        <w:ind w:right="-22"/>
        <w:jc w:val="both"/>
        <w:rPr>
          <w:sz w:val="22"/>
          <w:szCs w:val="22"/>
        </w:rPr>
      </w:pP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t>a.</w:t>
      </w:r>
      <w:r w:rsidRPr="00821A47">
        <w:rPr>
          <w:sz w:val="22"/>
          <w:szCs w:val="22"/>
        </w:rPr>
        <w:tab/>
      </w:r>
      <w:r w:rsidR="00AD032A" w:rsidRPr="00821A47">
        <w:rPr>
          <w:sz w:val="22"/>
          <w:szCs w:val="22"/>
        </w:rPr>
        <w:t>'</w:t>
      </w:r>
      <w:r w:rsidRPr="00821A47">
        <w:rPr>
          <w:sz w:val="22"/>
          <w:szCs w:val="22"/>
        </w:rPr>
        <w:t>Single transverse mode</w:t>
      </w:r>
      <w:r w:rsidR="00AD032A" w:rsidRPr="00821A47">
        <w:rPr>
          <w:sz w:val="22"/>
          <w:szCs w:val="22"/>
        </w:rPr>
        <w:t>'</w:t>
      </w:r>
      <w:r w:rsidRPr="00821A47">
        <w:rPr>
          <w:sz w:val="22"/>
          <w:szCs w:val="22"/>
        </w:rPr>
        <w:t xml:space="preserve"> output and any of the following:</w:t>
      </w:r>
    </w:p>
    <w:p w14:paraId="69B10622" w14:textId="77777777" w:rsidR="00CF3264" w:rsidRPr="00821A47" w:rsidRDefault="00CF3264">
      <w:pPr>
        <w:pStyle w:val="1A1a1a1"/>
        <w:ind w:right="-22"/>
        <w:jc w:val="both"/>
        <w:rPr>
          <w:sz w:val="22"/>
          <w:szCs w:val="22"/>
        </w:rPr>
      </w:pP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t>1.</w:t>
      </w:r>
      <w:r w:rsidRPr="00821A47">
        <w:rPr>
          <w:sz w:val="22"/>
          <w:szCs w:val="22"/>
        </w:rPr>
        <w:tab/>
      </w:r>
      <w:r w:rsidRPr="00821A47">
        <w:rPr>
          <w:bCs/>
          <w:sz w:val="22"/>
          <w:szCs w:val="22"/>
        </w:rPr>
        <w:t xml:space="preserve">Output energy exceeding 1.5 J per pulse and "peak power" exceeding 50 W; </w:t>
      </w:r>
      <w:r w:rsidRPr="00821A47">
        <w:rPr>
          <w:bCs/>
          <w:sz w:val="22"/>
          <w:szCs w:val="22"/>
          <w:u w:val="single"/>
        </w:rPr>
        <w:t>or</w:t>
      </w:r>
    </w:p>
    <w:p w14:paraId="4745255C" w14:textId="77777777" w:rsidR="00CF3264" w:rsidRPr="00821A47" w:rsidRDefault="00CF3264">
      <w:pPr>
        <w:pStyle w:val="1A1a1a1"/>
        <w:ind w:right="-22"/>
        <w:jc w:val="both"/>
        <w:rPr>
          <w:sz w:val="22"/>
          <w:szCs w:val="22"/>
        </w:rPr>
      </w:pP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t>2.</w:t>
      </w:r>
      <w:r w:rsidRPr="00821A47">
        <w:rPr>
          <w:sz w:val="22"/>
          <w:szCs w:val="22"/>
        </w:rPr>
        <w:tab/>
      </w:r>
      <w:r w:rsidRPr="00821A47">
        <w:rPr>
          <w:bCs/>
          <w:sz w:val="22"/>
          <w:szCs w:val="22"/>
        </w:rPr>
        <w:t xml:space="preserve">"Average output power" exceeding </w:t>
      </w:r>
      <w:r w:rsidR="00472F52" w:rsidRPr="00821A47">
        <w:rPr>
          <w:bCs/>
          <w:sz w:val="22"/>
          <w:szCs w:val="22"/>
        </w:rPr>
        <w:t>80</w:t>
      </w:r>
      <w:r w:rsidRPr="00821A47">
        <w:rPr>
          <w:bCs/>
          <w:sz w:val="22"/>
          <w:szCs w:val="22"/>
        </w:rPr>
        <w:t xml:space="preserve"> W; </w:t>
      </w:r>
      <w:r w:rsidRPr="00821A47">
        <w:rPr>
          <w:bCs/>
          <w:color w:val="auto"/>
          <w:sz w:val="22"/>
          <w:szCs w:val="22"/>
          <w:u w:val="single"/>
        </w:rPr>
        <w:t>or</w:t>
      </w:r>
    </w:p>
    <w:p w14:paraId="42B7208D" w14:textId="77777777" w:rsidR="00CF3264" w:rsidRPr="00821A47" w:rsidRDefault="00CF3264">
      <w:pPr>
        <w:pStyle w:val="1A1a1a"/>
        <w:ind w:right="-22"/>
        <w:jc w:val="both"/>
        <w:rPr>
          <w:sz w:val="22"/>
          <w:szCs w:val="22"/>
        </w:rPr>
      </w:pP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t>b.</w:t>
      </w:r>
      <w:r w:rsidRPr="00821A47">
        <w:rPr>
          <w:sz w:val="22"/>
          <w:szCs w:val="22"/>
        </w:rPr>
        <w:tab/>
      </w:r>
      <w:r w:rsidR="00AD032A" w:rsidRPr="00821A47">
        <w:rPr>
          <w:sz w:val="22"/>
          <w:szCs w:val="22"/>
        </w:rPr>
        <w:t>'</w:t>
      </w:r>
      <w:r w:rsidRPr="00821A47">
        <w:rPr>
          <w:sz w:val="22"/>
          <w:szCs w:val="22"/>
        </w:rPr>
        <w:t>Multiple transverse mode</w:t>
      </w:r>
      <w:r w:rsidR="00AD032A" w:rsidRPr="00821A47">
        <w:rPr>
          <w:sz w:val="22"/>
          <w:szCs w:val="22"/>
        </w:rPr>
        <w:t>'</w:t>
      </w:r>
      <w:r w:rsidRPr="00821A47">
        <w:rPr>
          <w:sz w:val="22"/>
          <w:szCs w:val="22"/>
        </w:rPr>
        <w:t xml:space="preserve"> output and any of the following:</w:t>
      </w:r>
    </w:p>
    <w:p w14:paraId="06688ACE" w14:textId="77777777" w:rsidR="00CF3264" w:rsidRPr="00821A47" w:rsidRDefault="00CF3264">
      <w:pPr>
        <w:pStyle w:val="1A1a1a1"/>
        <w:ind w:right="-22"/>
        <w:jc w:val="both"/>
        <w:rPr>
          <w:sz w:val="22"/>
          <w:szCs w:val="22"/>
        </w:rPr>
      </w:pP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t>1.</w:t>
      </w:r>
      <w:r w:rsidRPr="00821A47">
        <w:rPr>
          <w:sz w:val="22"/>
          <w:szCs w:val="22"/>
        </w:rPr>
        <w:tab/>
      </w:r>
      <w:r w:rsidRPr="00821A47">
        <w:rPr>
          <w:bCs/>
          <w:sz w:val="22"/>
          <w:szCs w:val="22"/>
        </w:rPr>
        <w:t xml:space="preserve">Output energy exceeding 1.5 J per pulse and "peak power" exceeding 150 W; </w:t>
      </w:r>
      <w:r w:rsidRPr="00821A47">
        <w:rPr>
          <w:bCs/>
          <w:sz w:val="22"/>
          <w:szCs w:val="22"/>
          <w:u w:val="single"/>
        </w:rPr>
        <w:t>or</w:t>
      </w:r>
    </w:p>
    <w:p w14:paraId="73A1C28C" w14:textId="77777777" w:rsidR="00CF3264" w:rsidRPr="00821A47" w:rsidRDefault="00CF3264">
      <w:pPr>
        <w:pStyle w:val="1A1a1a1"/>
        <w:ind w:right="-22"/>
        <w:jc w:val="both"/>
        <w:rPr>
          <w:sz w:val="22"/>
          <w:szCs w:val="22"/>
        </w:rPr>
      </w:pP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t>2.</w:t>
      </w:r>
      <w:r w:rsidRPr="00821A47">
        <w:rPr>
          <w:sz w:val="22"/>
          <w:szCs w:val="22"/>
        </w:rPr>
        <w:tab/>
      </w:r>
      <w:r w:rsidRPr="00821A47">
        <w:rPr>
          <w:bCs/>
          <w:sz w:val="22"/>
          <w:szCs w:val="22"/>
        </w:rPr>
        <w:t>"Average output power" exceeding 150 W;</w:t>
      </w:r>
    </w:p>
    <w:p w14:paraId="1FB15A2A" w14:textId="77777777" w:rsidR="00CF3264" w:rsidRPr="00821A47" w:rsidRDefault="00CF3264">
      <w:pPr>
        <w:pStyle w:val="1A1a1"/>
        <w:ind w:right="-22"/>
        <w:jc w:val="both"/>
        <w:rPr>
          <w:spacing w:val="-2"/>
          <w:sz w:val="16"/>
          <w:szCs w:val="16"/>
        </w:rPr>
      </w:pPr>
    </w:p>
    <w:p w14:paraId="71DCC6E9" w14:textId="77777777" w:rsidR="00CF0471" w:rsidRPr="00821A47" w:rsidRDefault="00CF0471" w:rsidP="00CF0471">
      <w:pPr>
        <w:tabs>
          <w:tab w:val="left" w:pos="340"/>
          <w:tab w:val="left" w:pos="720"/>
          <w:tab w:val="left" w:pos="1179"/>
          <w:tab w:val="left" w:pos="1582"/>
        </w:tabs>
        <w:ind w:left="2060" w:right="-22" w:hanging="2040"/>
        <w:jc w:val="both"/>
        <w:rPr>
          <w:sz w:val="22"/>
          <w:szCs w:val="22"/>
        </w:rPr>
      </w:pPr>
      <w:r w:rsidRPr="00821A47">
        <w:rPr>
          <w:spacing w:val="-2"/>
          <w:sz w:val="22"/>
          <w:szCs w:val="22"/>
        </w:rPr>
        <w:t>6</w:t>
      </w:r>
      <w:r w:rsidRPr="00821A47">
        <w:rPr>
          <w:sz w:val="22"/>
          <w:szCs w:val="22"/>
        </w:rPr>
        <w:t>.</w:t>
      </w:r>
      <w:r w:rsidRPr="00821A47">
        <w:rPr>
          <w:sz w:val="22"/>
          <w:szCs w:val="22"/>
        </w:rPr>
        <w:tab/>
      </w:r>
      <w:r w:rsidRPr="00821A47">
        <w:rPr>
          <w:spacing w:val="-3"/>
          <w:sz w:val="22"/>
          <w:szCs w:val="22"/>
        </w:rPr>
        <w:t>A</w:t>
      </w:r>
      <w:r w:rsidRPr="00821A47">
        <w:rPr>
          <w:sz w:val="22"/>
          <w:szCs w:val="22"/>
        </w:rPr>
        <w:t xml:space="preserve">. </w:t>
      </w:r>
      <w:r w:rsidRPr="00821A47">
        <w:rPr>
          <w:sz w:val="22"/>
          <w:szCs w:val="22"/>
        </w:rPr>
        <w:tab/>
      </w:r>
      <w:r w:rsidRPr="00821A47">
        <w:rPr>
          <w:spacing w:val="-2"/>
          <w:sz w:val="22"/>
          <w:szCs w:val="22"/>
        </w:rPr>
        <w:t>5</w:t>
      </w:r>
      <w:r w:rsidRPr="00821A47">
        <w:rPr>
          <w:sz w:val="22"/>
          <w:szCs w:val="22"/>
        </w:rPr>
        <w:t>.</w:t>
      </w:r>
      <w:r w:rsidRPr="00821A47">
        <w:rPr>
          <w:sz w:val="22"/>
          <w:szCs w:val="22"/>
        </w:rPr>
        <w:tab/>
      </w:r>
      <w:r w:rsidRPr="00821A47">
        <w:rPr>
          <w:spacing w:val="-2"/>
          <w:sz w:val="22"/>
          <w:szCs w:val="22"/>
        </w:rPr>
        <w:t>b</w:t>
      </w:r>
      <w:r w:rsidRPr="00821A47">
        <w:rPr>
          <w:sz w:val="22"/>
          <w:szCs w:val="22"/>
        </w:rPr>
        <w:t>.</w:t>
      </w:r>
      <w:r w:rsidRPr="00821A47">
        <w:rPr>
          <w:sz w:val="22"/>
          <w:szCs w:val="22"/>
        </w:rPr>
        <w:tab/>
        <w:t>4.</w:t>
      </w:r>
      <w:r w:rsidRPr="00821A47">
        <w:rPr>
          <w:sz w:val="22"/>
          <w:szCs w:val="22"/>
        </w:rPr>
        <w:tab/>
        <w:t>Output</w:t>
      </w:r>
      <w:r w:rsidRPr="00821A47">
        <w:rPr>
          <w:spacing w:val="-3"/>
          <w:sz w:val="22"/>
          <w:szCs w:val="22"/>
        </w:rPr>
        <w:t xml:space="preserve"> </w:t>
      </w:r>
      <w:r w:rsidRPr="00821A47">
        <w:rPr>
          <w:sz w:val="22"/>
          <w:szCs w:val="22"/>
        </w:rPr>
        <w:t>wavelength</w:t>
      </w:r>
      <w:r w:rsidRPr="00821A47">
        <w:rPr>
          <w:spacing w:val="-7"/>
          <w:sz w:val="22"/>
          <w:szCs w:val="22"/>
        </w:rPr>
        <w:t xml:space="preserve"> </w:t>
      </w:r>
      <w:r w:rsidRPr="00821A47">
        <w:rPr>
          <w:sz w:val="22"/>
          <w:szCs w:val="22"/>
        </w:rPr>
        <w:t>exceeding</w:t>
      </w:r>
      <w:r w:rsidRPr="00821A47">
        <w:rPr>
          <w:spacing w:val="-6"/>
          <w:sz w:val="22"/>
          <w:szCs w:val="22"/>
        </w:rPr>
        <w:t xml:space="preserve"> </w:t>
      </w:r>
      <w:r w:rsidRPr="00821A47">
        <w:rPr>
          <w:sz w:val="22"/>
          <w:szCs w:val="22"/>
        </w:rPr>
        <w:t>540</w:t>
      </w:r>
      <w:r w:rsidRPr="00821A47">
        <w:rPr>
          <w:spacing w:val="-2"/>
          <w:sz w:val="22"/>
          <w:szCs w:val="22"/>
        </w:rPr>
        <w:t xml:space="preserve"> </w:t>
      </w:r>
      <w:r w:rsidRPr="00821A47">
        <w:rPr>
          <w:sz w:val="22"/>
          <w:szCs w:val="22"/>
        </w:rPr>
        <w:t>nm</w:t>
      </w:r>
      <w:r w:rsidRPr="00821A47">
        <w:rPr>
          <w:spacing w:val="-2"/>
          <w:sz w:val="22"/>
          <w:szCs w:val="22"/>
        </w:rPr>
        <w:t xml:space="preserve"> </w:t>
      </w:r>
      <w:r w:rsidRPr="00821A47">
        <w:rPr>
          <w:sz w:val="22"/>
          <w:szCs w:val="22"/>
        </w:rPr>
        <w:t>but not exceeding</w:t>
      </w:r>
      <w:r w:rsidRPr="00821A47">
        <w:rPr>
          <w:spacing w:val="-6"/>
          <w:sz w:val="22"/>
          <w:szCs w:val="22"/>
        </w:rPr>
        <w:t xml:space="preserve"> </w:t>
      </w:r>
      <w:r w:rsidRPr="00821A47">
        <w:rPr>
          <w:sz w:val="22"/>
          <w:szCs w:val="22"/>
        </w:rPr>
        <w:t>800 nm</w:t>
      </w:r>
      <w:r w:rsidRPr="00821A47">
        <w:rPr>
          <w:spacing w:val="-4"/>
          <w:sz w:val="22"/>
          <w:szCs w:val="22"/>
        </w:rPr>
        <w:t xml:space="preserve"> </w:t>
      </w:r>
      <w:r w:rsidRPr="00821A47">
        <w:rPr>
          <w:sz w:val="22"/>
          <w:szCs w:val="22"/>
        </w:rPr>
        <w:t>and</w:t>
      </w:r>
      <w:r w:rsidRPr="00821A47">
        <w:rPr>
          <w:spacing w:val="-3"/>
          <w:sz w:val="22"/>
          <w:szCs w:val="22"/>
        </w:rPr>
        <w:t xml:space="preserve"> </w:t>
      </w:r>
      <w:r w:rsidRPr="00821A47">
        <w:rPr>
          <w:sz w:val="22"/>
          <w:szCs w:val="22"/>
        </w:rPr>
        <w:t>any</w:t>
      </w:r>
      <w:r w:rsidRPr="00821A47">
        <w:rPr>
          <w:spacing w:val="-1"/>
          <w:sz w:val="22"/>
          <w:szCs w:val="22"/>
        </w:rPr>
        <w:t xml:space="preserve"> </w:t>
      </w:r>
      <w:r w:rsidRPr="00821A47">
        <w:rPr>
          <w:sz w:val="22"/>
          <w:szCs w:val="22"/>
        </w:rPr>
        <w:t>of</w:t>
      </w:r>
      <w:r w:rsidRPr="00821A47">
        <w:rPr>
          <w:spacing w:val="-2"/>
          <w:sz w:val="22"/>
          <w:szCs w:val="22"/>
        </w:rPr>
        <w:t xml:space="preserve"> </w:t>
      </w:r>
      <w:r w:rsidRPr="00821A47">
        <w:rPr>
          <w:sz w:val="22"/>
          <w:szCs w:val="22"/>
        </w:rPr>
        <w:t>the</w:t>
      </w:r>
      <w:r w:rsidRPr="00821A47">
        <w:rPr>
          <w:spacing w:val="-3"/>
          <w:sz w:val="22"/>
          <w:szCs w:val="22"/>
        </w:rPr>
        <w:t xml:space="preserve"> </w:t>
      </w:r>
      <w:r w:rsidRPr="00821A47">
        <w:rPr>
          <w:sz w:val="22"/>
          <w:szCs w:val="22"/>
        </w:rPr>
        <w:t xml:space="preserve">following: </w:t>
      </w:r>
    </w:p>
    <w:p w14:paraId="3DC7C7B0" w14:textId="77777777" w:rsidR="00CF0471" w:rsidRPr="00821A47" w:rsidRDefault="00CF0471" w:rsidP="001808D3">
      <w:pPr>
        <w:widowControl w:val="0"/>
        <w:autoSpaceDE w:val="0"/>
        <w:autoSpaceDN w:val="0"/>
        <w:adjustRightInd w:val="0"/>
        <w:spacing w:before="60"/>
        <w:ind w:left="2548" w:right="-23" w:hanging="462"/>
        <w:jc w:val="both"/>
        <w:rPr>
          <w:sz w:val="22"/>
          <w:szCs w:val="22"/>
        </w:rPr>
      </w:pPr>
      <w:r w:rsidRPr="00821A47">
        <w:rPr>
          <w:bCs/>
          <w:sz w:val="22"/>
          <w:szCs w:val="22"/>
        </w:rPr>
        <w:t>a.</w:t>
      </w:r>
      <w:r w:rsidRPr="00821A47">
        <w:rPr>
          <w:bCs/>
          <w:sz w:val="22"/>
          <w:szCs w:val="22"/>
        </w:rPr>
        <w:tab/>
        <w:t>"Pulse duration"</w:t>
      </w:r>
      <w:r w:rsidRPr="00821A47">
        <w:rPr>
          <w:bCs/>
          <w:spacing w:val="19"/>
          <w:sz w:val="22"/>
          <w:szCs w:val="22"/>
        </w:rPr>
        <w:t xml:space="preserve"> </w:t>
      </w:r>
      <w:r w:rsidRPr="00821A47">
        <w:rPr>
          <w:bCs/>
          <w:sz w:val="22"/>
          <w:szCs w:val="22"/>
        </w:rPr>
        <w:t>less than 1 ps and any of the following:</w:t>
      </w:r>
    </w:p>
    <w:p w14:paraId="34448C45" w14:textId="77777777" w:rsidR="00CF0471" w:rsidRPr="00821A47" w:rsidRDefault="00CF0471" w:rsidP="001808D3">
      <w:pPr>
        <w:widowControl w:val="0"/>
        <w:autoSpaceDE w:val="0"/>
        <w:autoSpaceDN w:val="0"/>
        <w:adjustRightInd w:val="0"/>
        <w:spacing w:line="250" w:lineRule="exact"/>
        <w:ind w:left="3024" w:right="-42" w:hanging="462"/>
        <w:jc w:val="both"/>
        <w:rPr>
          <w:sz w:val="22"/>
          <w:szCs w:val="22"/>
        </w:rPr>
      </w:pPr>
      <w:r w:rsidRPr="00821A47">
        <w:rPr>
          <w:bCs/>
          <w:sz w:val="22"/>
          <w:szCs w:val="22"/>
        </w:rPr>
        <w:t>1.</w:t>
      </w:r>
      <w:r w:rsidRPr="00821A47">
        <w:rPr>
          <w:bCs/>
          <w:sz w:val="22"/>
          <w:szCs w:val="22"/>
        </w:rPr>
        <w:tab/>
      </w:r>
      <w:r w:rsidRPr="00821A47">
        <w:rPr>
          <w:bCs/>
          <w:spacing w:val="-2"/>
          <w:sz w:val="22"/>
          <w:szCs w:val="22"/>
        </w:rPr>
        <w:t xml:space="preserve">Output energy exceeding 0.005 J per pulse and "peak power" exceeding 5 GW; </w:t>
      </w:r>
      <w:r w:rsidRPr="00821A47">
        <w:rPr>
          <w:bCs/>
          <w:spacing w:val="-2"/>
          <w:sz w:val="22"/>
          <w:szCs w:val="22"/>
          <w:u w:val="single"/>
        </w:rPr>
        <w:t>or</w:t>
      </w:r>
    </w:p>
    <w:p w14:paraId="44C60B08" w14:textId="77777777" w:rsidR="00CF0471" w:rsidRPr="00821A47" w:rsidRDefault="00CF0471" w:rsidP="001808D3">
      <w:pPr>
        <w:widowControl w:val="0"/>
        <w:autoSpaceDE w:val="0"/>
        <w:autoSpaceDN w:val="0"/>
        <w:adjustRightInd w:val="0"/>
        <w:spacing w:line="252" w:lineRule="exact"/>
        <w:ind w:left="3024" w:right="-20" w:hanging="462"/>
        <w:jc w:val="both"/>
        <w:rPr>
          <w:spacing w:val="-2"/>
          <w:sz w:val="22"/>
          <w:szCs w:val="22"/>
          <w:u w:val="single"/>
        </w:rPr>
      </w:pPr>
      <w:r w:rsidRPr="00821A47">
        <w:rPr>
          <w:bCs/>
          <w:sz w:val="22"/>
          <w:szCs w:val="22"/>
        </w:rPr>
        <w:t>2.</w:t>
      </w:r>
      <w:r w:rsidRPr="00821A47">
        <w:rPr>
          <w:bCs/>
          <w:sz w:val="22"/>
          <w:szCs w:val="22"/>
        </w:rPr>
        <w:tab/>
      </w:r>
      <w:r w:rsidRPr="00821A47">
        <w:rPr>
          <w:bCs/>
          <w:spacing w:val="-2"/>
          <w:sz w:val="22"/>
          <w:szCs w:val="22"/>
        </w:rPr>
        <w:t xml:space="preserve">"Average output power" exceeding 20 W; </w:t>
      </w:r>
      <w:r w:rsidRPr="00821A47">
        <w:rPr>
          <w:bCs/>
          <w:spacing w:val="-2"/>
          <w:sz w:val="22"/>
          <w:szCs w:val="22"/>
          <w:u w:val="single"/>
        </w:rPr>
        <w:t>or</w:t>
      </w:r>
    </w:p>
    <w:p w14:paraId="7CA2152F" w14:textId="77777777" w:rsidR="001808D3" w:rsidRPr="00821A47" w:rsidRDefault="001808D3" w:rsidP="00613287">
      <w:pPr>
        <w:pStyle w:val="1A1a1a"/>
        <w:ind w:right="-23"/>
        <w:jc w:val="both"/>
        <w:rPr>
          <w:sz w:val="22"/>
          <w:szCs w:val="22"/>
        </w:rPr>
      </w:pPr>
      <w:r w:rsidRPr="00821A47">
        <w:rPr>
          <w:sz w:val="22"/>
          <w:szCs w:val="22"/>
        </w:rPr>
        <w:tab/>
      </w:r>
      <w:r w:rsidRPr="00821A47">
        <w:rPr>
          <w:sz w:val="22"/>
          <w:szCs w:val="22"/>
        </w:rPr>
        <w:tab/>
      </w:r>
      <w:r w:rsidRPr="00821A47">
        <w:rPr>
          <w:sz w:val="22"/>
          <w:szCs w:val="22"/>
        </w:rPr>
        <w:tab/>
      </w:r>
      <w:r w:rsidR="00613287" w:rsidRPr="00821A47">
        <w:rPr>
          <w:sz w:val="22"/>
          <w:szCs w:val="22"/>
        </w:rPr>
        <w:tab/>
      </w:r>
      <w:r w:rsidRPr="00821A47">
        <w:rPr>
          <w:sz w:val="22"/>
          <w:szCs w:val="22"/>
        </w:rPr>
        <w:tab/>
      </w:r>
      <w:r w:rsidR="00CF0471" w:rsidRPr="00821A47">
        <w:rPr>
          <w:bCs/>
          <w:sz w:val="22"/>
          <w:szCs w:val="22"/>
        </w:rPr>
        <w:t>b.</w:t>
      </w:r>
      <w:r w:rsidR="00CF0471" w:rsidRPr="00821A47">
        <w:rPr>
          <w:bCs/>
          <w:sz w:val="22"/>
          <w:szCs w:val="22"/>
        </w:rPr>
        <w:tab/>
      </w:r>
      <w:r w:rsidR="00CF0471" w:rsidRPr="00821A47">
        <w:rPr>
          <w:bCs/>
          <w:spacing w:val="-4"/>
          <w:sz w:val="22"/>
          <w:szCs w:val="22"/>
        </w:rPr>
        <w:t>"Pulse duration" equal to or exceeding 1 ps and any of the following:</w:t>
      </w:r>
      <w:r w:rsidRPr="00821A47">
        <w:rPr>
          <w:sz w:val="22"/>
          <w:szCs w:val="22"/>
        </w:rPr>
        <w:t xml:space="preserve"> </w:t>
      </w:r>
    </w:p>
    <w:p w14:paraId="71139FC3" w14:textId="77777777" w:rsidR="00CF0471" w:rsidRPr="00821A47" w:rsidRDefault="00CF0471" w:rsidP="001808D3">
      <w:pPr>
        <w:widowControl w:val="0"/>
        <w:tabs>
          <w:tab w:val="left" w:pos="2548"/>
        </w:tabs>
        <w:autoSpaceDE w:val="0"/>
        <w:autoSpaceDN w:val="0"/>
        <w:adjustRightInd w:val="0"/>
        <w:spacing w:line="249" w:lineRule="exact"/>
        <w:ind w:left="3010" w:right="-20" w:hanging="883"/>
        <w:jc w:val="both"/>
        <w:rPr>
          <w:sz w:val="22"/>
          <w:szCs w:val="22"/>
        </w:rPr>
      </w:pPr>
      <w:r w:rsidRPr="00821A47">
        <w:rPr>
          <w:sz w:val="22"/>
          <w:szCs w:val="22"/>
        </w:rPr>
        <w:tab/>
        <w:t>1.</w:t>
      </w:r>
      <w:r w:rsidRPr="00821A47">
        <w:rPr>
          <w:sz w:val="22"/>
          <w:szCs w:val="22"/>
        </w:rPr>
        <w:tab/>
        <w:t>Output</w:t>
      </w:r>
      <w:r w:rsidRPr="00821A47">
        <w:rPr>
          <w:spacing w:val="4"/>
          <w:sz w:val="22"/>
          <w:szCs w:val="22"/>
        </w:rPr>
        <w:t xml:space="preserve"> </w:t>
      </w:r>
      <w:r w:rsidRPr="00821A47">
        <w:rPr>
          <w:sz w:val="22"/>
          <w:szCs w:val="22"/>
        </w:rPr>
        <w:t>energy</w:t>
      </w:r>
      <w:r w:rsidRPr="00821A47">
        <w:rPr>
          <w:spacing w:val="6"/>
          <w:sz w:val="22"/>
          <w:szCs w:val="22"/>
        </w:rPr>
        <w:t xml:space="preserve"> </w:t>
      </w:r>
      <w:r w:rsidRPr="00821A47">
        <w:rPr>
          <w:sz w:val="22"/>
          <w:szCs w:val="22"/>
        </w:rPr>
        <w:t>exceeding 1.5</w:t>
      </w:r>
      <w:r w:rsidRPr="00821A47">
        <w:rPr>
          <w:spacing w:val="7"/>
          <w:sz w:val="22"/>
          <w:szCs w:val="22"/>
        </w:rPr>
        <w:t xml:space="preserve"> </w:t>
      </w:r>
      <w:r w:rsidRPr="00821A47">
        <w:rPr>
          <w:sz w:val="22"/>
          <w:szCs w:val="22"/>
        </w:rPr>
        <w:t>J</w:t>
      </w:r>
      <w:r w:rsidRPr="00821A47">
        <w:rPr>
          <w:spacing w:val="9"/>
          <w:sz w:val="22"/>
          <w:szCs w:val="22"/>
        </w:rPr>
        <w:t xml:space="preserve"> </w:t>
      </w:r>
      <w:r w:rsidRPr="00821A47">
        <w:rPr>
          <w:sz w:val="22"/>
          <w:szCs w:val="22"/>
        </w:rPr>
        <w:t>per</w:t>
      </w:r>
      <w:r w:rsidRPr="00821A47">
        <w:rPr>
          <w:spacing w:val="7"/>
          <w:sz w:val="22"/>
          <w:szCs w:val="22"/>
        </w:rPr>
        <w:t xml:space="preserve"> </w:t>
      </w:r>
      <w:r w:rsidRPr="00821A47">
        <w:rPr>
          <w:sz w:val="22"/>
          <w:szCs w:val="22"/>
        </w:rPr>
        <w:t>pulse</w:t>
      </w:r>
      <w:r w:rsidRPr="00821A47">
        <w:rPr>
          <w:spacing w:val="5"/>
          <w:sz w:val="22"/>
          <w:szCs w:val="22"/>
        </w:rPr>
        <w:t xml:space="preserve"> </w:t>
      </w:r>
      <w:r w:rsidRPr="00821A47">
        <w:rPr>
          <w:sz w:val="22"/>
          <w:szCs w:val="22"/>
        </w:rPr>
        <w:t>and</w:t>
      </w:r>
      <w:r w:rsidRPr="00821A47">
        <w:rPr>
          <w:spacing w:val="7"/>
          <w:sz w:val="22"/>
          <w:szCs w:val="22"/>
        </w:rPr>
        <w:t xml:space="preserve"> </w:t>
      </w:r>
      <w:r w:rsidRPr="00821A47">
        <w:rPr>
          <w:sz w:val="22"/>
          <w:szCs w:val="22"/>
        </w:rPr>
        <w:t>"peak power"</w:t>
      </w:r>
      <w:r w:rsidRPr="00821A47">
        <w:rPr>
          <w:spacing w:val="-6"/>
          <w:sz w:val="22"/>
          <w:szCs w:val="22"/>
        </w:rPr>
        <w:t xml:space="preserve"> </w:t>
      </w:r>
      <w:r w:rsidRPr="00821A47">
        <w:rPr>
          <w:sz w:val="22"/>
          <w:szCs w:val="22"/>
        </w:rPr>
        <w:t>exceeding</w:t>
      </w:r>
      <w:r w:rsidRPr="00821A47">
        <w:rPr>
          <w:spacing w:val="-10"/>
          <w:sz w:val="22"/>
          <w:szCs w:val="22"/>
        </w:rPr>
        <w:t xml:space="preserve"> </w:t>
      </w:r>
      <w:r w:rsidRPr="00821A47">
        <w:rPr>
          <w:sz w:val="22"/>
          <w:szCs w:val="22"/>
        </w:rPr>
        <w:t>30</w:t>
      </w:r>
      <w:r w:rsidRPr="00821A47">
        <w:rPr>
          <w:spacing w:val="-2"/>
          <w:sz w:val="22"/>
          <w:szCs w:val="22"/>
        </w:rPr>
        <w:t xml:space="preserve"> </w:t>
      </w:r>
      <w:r w:rsidRPr="00821A47">
        <w:rPr>
          <w:sz w:val="22"/>
          <w:szCs w:val="22"/>
        </w:rPr>
        <w:t>W;</w:t>
      </w:r>
      <w:r w:rsidRPr="00821A47">
        <w:rPr>
          <w:spacing w:val="-4"/>
          <w:sz w:val="22"/>
          <w:szCs w:val="22"/>
        </w:rPr>
        <w:t xml:space="preserve"> </w:t>
      </w:r>
      <w:r w:rsidRPr="00821A47">
        <w:rPr>
          <w:spacing w:val="1"/>
          <w:sz w:val="22"/>
          <w:szCs w:val="22"/>
          <w:u w:val="single"/>
        </w:rPr>
        <w:t>or</w:t>
      </w:r>
    </w:p>
    <w:p w14:paraId="18E4E711" w14:textId="77777777" w:rsidR="00CF0471" w:rsidRPr="00821A47" w:rsidRDefault="00CF0471" w:rsidP="001808D3">
      <w:pPr>
        <w:widowControl w:val="0"/>
        <w:tabs>
          <w:tab w:val="left" w:pos="2548"/>
        </w:tabs>
        <w:autoSpaceDE w:val="0"/>
        <w:autoSpaceDN w:val="0"/>
        <w:adjustRightInd w:val="0"/>
        <w:spacing w:line="252" w:lineRule="exact"/>
        <w:ind w:left="3010" w:right="-20" w:hanging="883"/>
        <w:jc w:val="both"/>
        <w:rPr>
          <w:sz w:val="22"/>
          <w:szCs w:val="22"/>
        </w:rPr>
      </w:pPr>
      <w:r w:rsidRPr="00821A47">
        <w:rPr>
          <w:sz w:val="22"/>
          <w:szCs w:val="22"/>
        </w:rPr>
        <w:tab/>
        <w:t>2.</w:t>
      </w:r>
      <w:r w:rsidRPr="00821A47">
        <w:rPr>
          <w:sz w:val="22"/>
          <w:szCs w:val="22"/>
        </w:rPr>
        <w:tab/>
        <w:t>"Average</w:t>
      </w:r>
      <w:r w:rsidRPr="00821A47">
        <w:rPr>
          <w:spacing w:val="-8"/>
          <w:sz w:val="22"/>
          <w:szCs w:val="22"/>
        </w:rPr>
        <w:t xml:space="preserve"> </w:t>
      </w:r>
      <w:r w:rsidRPr="00821A47">
        <w:rPr>
          <w:sz w:val="22"/>
          <w:szCs w:val="22"/>
        </w:rPr>
        <w:t>output</w:t>
      </w:r>
      <w:r w:rsidRPr="00821A47">
        <w:rPr>
          <w:spacing w:val="-6"/>
          <w:sz w:val="22"/>
          <w:szCs w:val="22"/>
        </w:rPr>
        <w:t xml:space="preserve"> </w:t>
      </w:r>
      <w:r w:rsidRPr="00821A47">
        <w:rPr>
          <w:sz w:val="22"/>
          <w:szCs w:val="22"/>
        </w:rPr>
        <w:t>power"</w:t>
      </w:r>
      <w:r w:rsidRPr="00821A47">
        <w:rPr>
          <w:spacing w:val="-6"/>
          <w:sz w:val="22"/>
          <w:szCs w:val="22"/>
        </w:rPr>
        <w:t xml:space="preserve"> </w:t>
      </w:r>
      <w:r w:rsidRPr="00821A47">
        <w:rPr>
          <w:sz w:val="22"/>
          <w:szCs w:val="22"/>
        </w:rPr>
        <w:t>exceeding</w:t>
      </w:r>
      <w:r w:rsidRPr="00821A47">
        <w:rPr>
          <w:spacing w:val="-9"/>
          <w:sz w:val="22"/>
          <w:szCs w:val="22"/>
        </w:rPr>
        <w:t xml:space="preserve"> </w:t>
      </w:r>
      <w:r w:rsidRPr="00821A47">
        <w:rPr>
          <w:sz w:val="22"/>
          <w:szCs w:val="22"/>
        </w:rPr>
        <w:t>30</w:t>
      </w:r>
      <w:r w:rsidRPr="00821A47">
        <w:rPr>
          <w:spacing w:val="-3"/>
          <w:sz w:val="22"/>
          <w:szCs w:val="22"/>
        </w:rPr>
        <w:t xml:space="preserve"> </w:t>
      </w:r>
      <w:r w:rsidRPr="00821A47">
        <w:rPr>
          <w:sz w:val="22"/>
          <w:szCs w:val="22"/>
        </w:rPr>
        <w:t>W;</w:t>
      </w:r>
    </w:p>
    <w:p w14:paraId="208127F5" w14:textId="77777777" w:rsidR="00D91482" w:rsidRPr="00821A47" w:rsidRDefault="00D91482" w:rsidP="00CF0471">
      <w:pPr>
        <w:tabs>
          <w:tab w:val="left" w:pos="340"/>
          <w:tab w:val="left" w:pos="720"/>
          <w:tab w:val="left" w:pos="1179"/>
          <w:tab w:val="left" w:pos="1582"/>
        </w:tabs>
        <w:ind w:left="2060" w:right="-22" w:hanging="2040"/>
        <w:jc w:val="both"/>
        <w:rPr>
          <w:spacing w:val="-2"/>
          <w:sz w:val="12"/>
          <w:szCs w:val="12"/>
        </w:rPr>
      </w:pPr>
    </w:p>
    <w:p w14:paraId="15E69F00" w14:textId="77777777" w:rsidR="00CF0471" w:rsidRPr="00821A47" w:rsidRDefault="00CF0471" w:rsidP="00CF0471">
      <w:pPr>
        <w:tabs>
          <w:tab w:val="left" w:pos="340"/>
          <w:tab w:val="left" w:pos="720"/>
          <w:tab w:val="left" w:pos="1179"/>
          <w:tab w:val="left" w:pos="1582"/>
        </w:tabs>
        <w:ind w:left="2060" w:right="-22" w:hanging="2040"/>
        <w:jc w:val="both"/>
        <w:rPr>
          <w:sz w:val="22"/>
          <w:szCs w:val="22"/>
        </w:rPr>
      </w:pPr>
      <w:r w:rsidRPr="00821A47">
        <w:rPr>
          <w:spacing w:val="-2"/>
          <w:sz w:val="22"/>
          <w:szCs w:val="22"/>
        </w:rPr>
        <w:t>6</w:t>
      </w:r>
      <w:r w:rsidRPr="00821A47">
        <w:rPr>
          <w:sz w:val="22"/>
          <w:szCs w:val="22"/>
        </w:rPr>
        <w:t>.</w:t>
      </w:r>
      <w:r w:rsidRPr="00821A47">
        <w:rPr>
          <w:sz w:val="22"/>
          <w:szCs w:val="22"/>
        </w:rPr>
        <w:tab/>
      </w:r>
      <w:r w:rsidRPr="00821A47">
        <w:rPr>
          <w:spacing w:val="-3"/>
          <w:sz w:val="22"/>
          <w:szCs w:val="22"/>
        </w:rPr>
        <w:t>A</w:t>
      </w:r>
      <w:r w:rsidRPr="00821A47">
        <w:rPr>
          <w:sz w:val="22"/>
          <w:szCs w:val="22"/>
        </w:rPr>
        <w:t>.</w:t>
      </w:r>
      <w:r w:rsidRPr="00821A47">
        <w:rPr>
          <w:sz w:val="22"/>
          <w:szCs w:val="22"/>
        </w:rPr>
        <w:tab/>
      </w:r>
      <w:r w:rsidRPr="00821A47">
        <w:rPr>
          <w:spacing w:val="-2"/>
          <w:sz w:val="22"/>
          <w:szCs w:val="22"/>
        </w:rPr>
        <w:t>5</w:t>
      </w:r>
      <w:r w:rsidRPr="00821A47">
        <w:rPr>
          <w:sz w:val="22"/>
          <w:szCs w:val="22"/>
        </w:rPr>
        <w:t>.</w:t>
      </w:r>
      <w:r w:rsidRPr="00821A47">
        <w:rPr>
          <w:sz w:val="22"/>
          <w:szCs w:val="22"/>
        </w:rPr>
        <w:tab/>
      </w:r>
      <w:r w:rsidRPr="00821A47">
        <w:rPr>
          <w:spacing w:val="-2"/>
          <w:sz w:val="22"/>
          <w:szCs w:val="22"/>
        </w:rPr>
        <w:t>b</w:t>
      </w:r>
      <w:r w:rsidRPr="00821A47">
        <w:rPr>
          <w:sz w:val="22"/>
          <w:szCs w:val="22"/>
        </w:rPr>
        <w:t>.</w:t>
      </w:r>
      <w:r w:rsidRPr="00821A47">
        <w:rPr>
          <w:sz w:val="22"/>
          <w:szCs w:val="22"/>
        </w:rPr>
        <w:tab/>
        <w:t>5.</w:t>
      </w:r>
      <w:r w:rsidRPr="00821A47">
        <w:rPr>
          <w:sz w:val="22"/>
          <w:szCs w:val="22"/>
        </w:rPr>
        <w:tab/>
        <w:t>Output</w:t>
      </w:r>
      <w:r w:rsidRPr="00821A47">
        <w:rPr>
          <w:spacing w:val="-3"/>
          <w:sz w:val="22"/>
          <w:szCs w:val="22"/>
        </w:rPr>
        <w:t xml:space="preserve"> </w:t>
      </w:r>
      <w:r w:rsidRPr="00821A47">
        <w:rPr>
          <w:sz w:val="22"/>
          <w:szCs w:val="22"/>
        </w:rPr>
        <w:t>wavelength</w:t>
      </w:r>
      <w:r w:rsidRPr="00821A47">
        <w:rPr>
          <w:spacing w:val="-7"/>
          <w:sz w:val="22"/>
          <w:szCs w:val="22"/>
        </w:rPr>
        <w:t xml:space="preserve"> </w:t>
      </w:r>
      <w:r w:rsidRPr="00821A47">
        <w:rPr>
          <w:sz w:val="22"/>
          <w:szCs w:val="22"/>
        </w:rPr>
        <w:t>exceeding</w:t>
      </w:r>
      <w:r w:rsidRPr="00821A47">
        <w:rPr>
          <w:spacing w:val="-6"/>
          <w:sz w:val="22"/>
          <w:szCs w:val="22"/>
        </w:rPr>
        <w:t xml:space="preserve"> </w:t>
      </w:r>
      <w:r w:rsidRPr="00821A47">
        <w:rPr>
          <w:sz w:val="22"/>
          <w:szCs w:val="22"/>
        </w:rPr>
        <w:t>800</w:t>
      </w:r>
      <w:r w:rsidRPr="00821A47">
        <w:rPr>
          <w:spacing w:val="-2"/>
          <w:sz w:val="22"/>
          <w:szCs w:val="22"/>
        </w:rPr>
        <w:t xml:space="preserve"> </w:t>
      </w:r>
      <w:r w:rsidRPr="00821A47">
        <w:rPr>
          <w:sz w:val="22"/>
          <w:szCs w:val="22"/>
        </w:rPr>
        <w:t>nm</w:t>
      </w:r>
      <w:r w:rsidRPr="00821A47">
        <w:rPr>
          <w:spacing w:val="-2"/>
          <w:sz w:val="22"/>
          <w:szCs w:val="22"/>
        </w:rPr>
        <w:t xml:space="preserve"> </w:t>
      </w:r>
      <w:r w:rsidRPr="00821A47">
        <w:rPr>
          <w:sz w:val="22"/>
          <w:szCs w:val="22"/>
        </w:rPr>
        <w:t>but not exceeding</w:t>
      </w:r>
      <w:r w:rsidRPr="00821A47">
        <w:rPr>
          <w:spacing w:val="-6"/>
          <w:sz w:val="22"/>
          <w:szCs w:val="22"/>
        </w:rPr>
        <w:t xml:space="preserve"> </w:t>
      </w:r>
      <w:r w:rsidRPr="00821A47">
        <w:rPr>
          <w:sz w:val="22"/>
          <w:szCs w:val="22"/>
        </w:rPr>
        <w:t>975 nm</w:t>
      </w:r>
      <w:r w:rsidRPr="00821A47">
        <w:rPr>
          <w:spacing w:val="-4"/>
          <w:sz w:val="22"/>
          <w:szCs w:val="22"/>
        </w:rPr>
        <w:t xml:space="preserve"> </w:t>
      </w:r>
      <w:r w:rsidRPr="00821A47">
        <w:rPr>
          <w:sz w:val="22"/>
          <w:szCs w:val="22"/>
        </w:rPr>
        <w:t>and</w:t>
      </w:r>
      <w:r w:rsidRPr="00821A47">
        <w:rPr>
          <w:spacing w:val="-3"/>
          <w:sz w:val="22"/>
          <w:szCs w:val="22"/>
        </w:rPr>
        <w:t xml:space="preserve"> </w:t>
      </w:r>
      <w:r w:rsidRPr="00821A47">
        <w:rPr>
          <w:sz w:val="22"/>
          <w:szCs w:val="22"/>
        </w:rPr>
        <w:t>any</w:t>
      </w:r>
      <w:r w:rsidRPr="00821A47">
        <w:rPr>
          <w:spacing w:val="-1"/>
          <w:sz w:val="22"/>
          <w:szCs w:val="22"/>
        </w:rPr>
        <w:t xml:space="preserve"> </w:t>
      </w:r>
      <w:r w:rsidRPr="00821A47">
        <w:rPr>
          <w:sz w:val="22"/>
          <w:szCs w:val="22"/>
        </w:rPr>
        <w:t>of</w:t>
      </w:r>
      <w:r w:rsidRPr="00821A47">
        <w:rPr>
          <w:spacing w:val="-2"/>
          <w:sz w:val="22"/>
          <w:szCs w:val="22"/>
        </w:rPr>
        <w:t xml:space="preserve"> </w:t>
      </w:r>
      <w:r w:rsidRPr="00821A47">
        <w:rPr>
          <w:sz w:val="22"/>
          <w:szCs w:val="22"/>
        </w:rPr>
        <w:t>the</w:t>
      </w:r>
      <w:r w:rsidRPr="00821A47">
        <w:rPr>
          <w:spacing w:val="-3"/>
          <w:sz w:val="22"/>
          <w:szCs w:val="22"/>
        </w:rPr>
        <w:t xml:space="preserve"> </w:t>
      </w:r>
      <w:r w:rsidRPr="00821A47">
        <w:rPr>
          <w:sz w:val="22"/>
          <w:szCs w:val="22"/>
        </w:rPr>
        <w:t xml:space="preserve">following: </w:t>
      </w:r>
    </w:p>
    <w:p w14:paraId="4B6E70EE" w14:textId="77777777" w:rsidR="00CF0471" w:rsidRPr="00821A47" w:rsidRDefault="00CF0471" w:rsidP="00CF0471">
      <w:pPr>
        <w:widowControl w:val="0"/>
        <w:tabs>
          <w:tab w:val="left" w:pos="2600"/>
        </w:tabs>
        <w:autoSpaceDE w:val="0"/>
        <w:autoSpaceDN w:val="0"/>
        <w:adjustRightInd w:val="0"/>
        <w:spacing w:before="60"/>
        <w:ind w:left="2608" w:right="-23" w:hanging="482"/>
        <w:jc w:val="both"/>
        <w:rPr>
          <w:sz w:val="22"/>
          <w:szCs w:val="22"/>
        </w:rPr>
      </w:pPr>
      <w:r w:rsidRPr="00821A47">
        <w:rPr>
          <w:bCs/>
          <w:sz w:val="22"/>
          <w:szCs w:val="22"/>
        </w:rPr>
        <w:t>a.</w:t>
      </w:r>
      <w:r w:rsidRPr="00821A47">
        <w:rPr>
          <w:bCs/>
          <w:sz w:val="22"/>
          <w:szCs w:val="22"/>
        </w:rPr>
        <w:tab/>
        <w:t>"Pulse duration"</w:t>
      </w:r>
      <w:r w:rsidRPr="00821A47">
        <w:rPr>
          <w:bCs/>
          <w:spacing w:val="20"/>
          <w:sz w:val="22"/>
          <w:szCs w:val="22"/>
        </w:rPr>
        <w:t xml:space="preserve"> </w:t>
      </w:r>
      <w:r w:rsidRPr="00821A47">
        <w:rPr>
          <w:bCs/>
          <w:sz w:val="22"/>
          <w:szCs w:val="22"/>
        </w:rPr>
        <w:t>less than 1 ps and any of the following:</w:t>
      </w:r>
    </w:p>
    <w:p w14:paraId="66EF418F" w14:textId="77777777" w:rsidR="00CF0471" w:rsidRPr="00821A47" w:rsidRDefault="00CF0471" w:rsidP="00CF0471">
      <w:pPr>
        <w:widowControl w:val="0"/>
        <w:autoSpaceDE w:val="0"/>
        <w:autoSpaceDN w:val="0"/>
        <w:adjustRightInd w:val="0"/>
        <w:spacing w:line="252" w:lineRule="exact"/>
        <w:ind w:left="3038" w:right="-44" w:hanging="432"/>
        <w:jc w:val="both"/>
        <w:rPr>
          <w:spacing w:val="-2"/>
          <w:sz w:val="22"/>
          <w:szCs w:val="22"/>
          <w:u w:val="single"/>
        </w:rPr>
      </w:pPr>
      <w:r w:rsidRPr="00821A47">
        <w:rPr>
          <w:bCs/>
          <w:spacing w:val="1"/>
          <w:sz w:val="22"/>
          <w:szCs w:val="22"/>
        </w:rPr>
        <w:t>1</w:t>
      </w:r>
      <w:r w:rsidRPr="00821A47">
        <w:rPr>
          <w:bCs/>
          <w:sz w:val="22"/>
          <w:szCs w:val="22"/>
        </w:rPr>
        <w:t>.</w:t>
      </w:r>
      <w:r w:rsidRPr="00821A47">
        <w:rPr>
          <w:bCs/>
          <w:sz w:val="22"/>
          <w:szCs w:val="22"/>
        </w:rPr>
        <w:tab/>
      </w:r>
      <w:r w:rsidRPr="00821A47">
        <w:rPr>
          <w:bCs/>
          <w:spacing w:val="-2"/>
          <w:sz w:val="22"/>
          <w:szCs w:val="22"/>
        </w:rPr>
        <w:t xml:space="preserve">Output energy exceeding 0.005 J per pulse and "peak power" exceeding 5 GW; </w:t>
      </w:r>
      <w:r w:rsidRPr="00821A47">
        <w:rPr>
          <w:bCs/>
          <w:spacing w:val="-2"/>
          <w:sz w:val="22"/>
          <w:szCs w:val="22"/>
          <w:u w:val="single"/>
        </w:rPr>
        <w:t>or</w:t>
      </w:r>
    </w:p>
    <w:p w14:paraId="03B308C2" w14:textId="77777777" w:rsidR="00CF0471" w:rsidRPr="00821A47" w:rsidRDefault="00CF0471" w:rsidP="00A01611">
      <w:pPr>
        <w:widowControl w:val="0"/>
        <w:autoSpaceDE w:val="0"/>
        <w:autoSpaceDN w:val="0"/>
        <w:adjustRightInd w:val="0"/>
        <w:ind w:left="3039" w:right="-23" w:hanging="431"/>
        <w:jc w:val="both"/>
        <w:rPr>
          <w:sz w:val="22"/>
          <w:szCs w:val="22"/>
        </w:rPr>
      </w:pPr>
      <w:r w:rsidRPr="00821A47">
        <w:rPr>
          <w:bCs/>
          <w:sz w:val="22"/>
          <w:szCs w:val="22"/>
        </w:rPr>
        <w:t>2.</w:t>
      </w:r>
      <w:r w:rsidRPr="00821A47">
        <w:rPr>
          <w:bCs/>
          <w:sz w:val="22"/>
          <w:szCs w:val="22"/>
        </w:rPr>
        <w:tab/>
      </w:r>
      <w:r w:rsidR="00AD032A" w:rsidRPr="00821A47">
        <w:rPr>
          <w:bCs/>
          <w:sz w:val="22"/>
          <w:szCs w:val="22"/>
        </w:rPr>
        <w:t>'</w:t>
      </w:r>
      <w:r w:rsidRPr="00821A47">
        <w:rPr>
          <w:bCs/>
          <w:sz w:val="22"/>
          <w:szCs w:val="22"/>
        </w:rPr>
        <w:t>Single transverse mode</w:t>
      </w:r>
      <w:r w:rsidR="00AD032A" w:rsidRPr="00821A47">
        <w:rPr>
          <w:bCs/>
          <w:sz w:val="22"/>
          <w:szCs w:val="22"/>
        </w:rPr>
        <w:t>'</w:t>
      </w:r>
      <w:r w:rsidRPr="00821A47">
        <w:rPr>
          <w:bCs/>
          <w:sz w:val="22"/>
          <w:szCs w:val="22"/>
        </w:rPr>
        <w:t xml:space="preserve"> output and "average output power" exceeding 20 W;</w:t>
      </w:r>
    </w:p>
    <w:p w14:paraId="0663ACFB" w14:textId="77777777" w:rsidR="00CF0471" w:rsidRPr="00821A47" w:rsidRDefault="00B51351" w:rsidP="00613287">
      <w:pPr>
        <w:tabs>
          <w:tab w:val="left" w:pos="340"/>
          <w:tab w:val="left" w:pos="720"/>
          <w:tab w:val="left" w:pos="1200"/>
          <w:tab w:val="left" w:pos="1582"/>
          <w:tab w:val="left" w:pos="2016"/>
        </w:tabs>
        <w:ind w:left="2540" w:right="-23" w:hanging="2540"/>
        <w:jc w:val="both"/>
        <w:rPr>
          <w:sz w:val="22"/>
          <w:szCs w:val="22"/>
        </w:rPr>
      </w:pPr>
      <w:r w:rsidRPr="00821A47">
        <w:rPr>
          <w:sz w:val="22"/>
          <w:szCs w:val="22"/>
        </w:rPr>
        <w:tab/>
      </w:r>
      <w:r w:rsidRPr="00821A47">
        <w:rPr>
          <w:sz w:val="22"/>
          <w:szCs w:val="22"/>
        </w:rPr>
        <w:tab/>
      </w:r>
      <w:r w:rsidRPr="00821A47">
        <w:rPr>
          <w:sz w:val="22"/>
          <w:szCs w:val="22"/>
        </w:rPr>
        <w:tab/>
      </w:r>
      <w:r w:rsidR="00D91482" w:rsidRPr="00821A47">
        <w:rPr>
          <w:sz w:val="22"/>
          <w:szCs w:val="22"/>
        </w:rPr>
        <w:tab/>
      </w:r>
      <w:r w:rsidRPr="00821A47">
        <w:rPr>
          <w:sz w:val="22"/>
          <w:szCs w:val="22"/>
        </w:rPr>
        <w:tab/>
      </w:r>
      <w:r w:rsidR="00CF0471" w:rsidRPr="00821A47">
        <w:rPr>
          <w:bCs/>
          <w:spacing w:val="-2"/>
          <w:sz w:val="22"/>
          <w:szCs w:val="22"/>
        </w:rPr>
        <w:t>b.</w:t>
      </w:r>
      <w:r w:rsidR="00CF0471" w:rsidRPr="00821A47">
        <w:rPr>
          <w:bCs/>
          <w:spacing w:val="-2"/>
          <w:sz w:val="22"/>
          <w:szCs w:val="22"/>
        </w:rPr>
        <w:tab/>
      </w:r>
      <w:r w:rsidR="00CF0471" w:rsidRPr="00821A47">
        <w:rPr>
          <w:spacing w:val="-2"/>
          <w:sz w:val="22"/>
          <w:szCs w:val="22"/>
        </w:rPr>
        <w:t xml:space="preserve">"Pulse duration" </w:t>
      </w:r>
      <w:r w:rsidR="00CF0471" w:rsidRPr="00821A47">
        <w:rPr>
          <w:bCs/>
          <w:spacing w:val="-2"/>
          <w:sz w:val="22"/>
          <w:szCs w:val="22"/>
        </w:rPr>
        <w:t xml:space="preserve">equal to or exceeding 1 ps and </w:t>
      </w:r>
      <w:r w:rsidR="00CF0471" w:rsidRPr="00821A47">
        <w:rPr>
          <w:spacing w:val="-2"/>
          <w:sz w:val="22"/>
          <w:szCs w:val="22"/>
        </w:rPr>
        <w:t xml:space="preserve">not </w:t>
      </w:r>
      <w:r w:rsidR="00CF0471" w:rsidRPr="00821A47">
        <w:rPr>
          <w:sz w:val="22"/>
          <w:szCs w:val="22"/>
        </w:rPr>
        <w:t>exceeding</w:t>
      </w:r>
      <w:r w:rsidR="00CF0471" w:rsidRPr="00821A47">
        <w:rPr>
          <w:spacing w:val="-9"/>
          <w:sz w:val="22"/>
          <w:szCs w:val="22"/>
        </w:rPr>
        <w:t xml:space="preserve"> </w:t>
      </w:r>
      <w:r w:rsidR="00CF0471" w:rsidRPr="00821A47">
        <w:rPr>
          <w:sz w:val="22"/>
          <w:szCs w:val="22"/>
        </w:rPr>
        <w:t>1</w:t>
      </w:r>
      <w:r w:rsidR="00CF0471" w:rsidRPr="00821A47">
        <w:rPr>
          <w:spacing w:val="-3"/>
          <w:sz w:val="22"/>
          <w:szCs w:val="22"/>
        </w:rPr>
        <w:t xml:space="preserve"> </w:t>
      </w:r>
      <w:proofErr w:type="spellStart"/>
      <w:r w:rsidR="00CF0471" w:rsidRPr="00821A47">
        <w:rPr>
          <w:sz w:val="22"/>
          <w:szCs w:val="22"/>
        </w:rPr>
        <w:t>μs</w:t>
      </w:r>
      <w:proofErr w:type="spellEnd"/>
      <w:r w:rsidR="00CF0471" w:rsidRPr="00821A47">
        <w:rPr>
          <w:spacing w:val="7"/>
          <w:sz w:val="22"/>
          <w:szCs w:val="22"/>
        </w:rPr>
        <w:t xml:space="preserve"> </w:t>
      </w:r>
      <w:r w:rsidR="00CF0471" w:rsidRPr="00821A47">
        <w:rPr>
          <w:sz w:val="22"/>
          <w:szCs w:val="22"/>
        </w:rPr>
        <w:t>and</w:t>
      </w:r>
      <w:r w:rsidR="00CF0471" w:rsidRPr="00821A47">
        <w:rPr>
          <w:spacing w:val="-3"/>
          <w:sz w:val="22"/>
          <w:szCs w:val="22"/>
        </w:rPr>
        <w:t xml:space="preserve"> </w:t>
      </w:r>
      <w:r w:rsidR="00CF0471" w:rsidRPr="00821A47">
        <w:rPr>
          <w:sz w:val="22"/>
          <w:szCs w:val="22"/>
        </w:rPr>
        <w:t>any</w:t>
      </w:r>
      <w:r w:rsidR="00CF0471" w:rsidRPr="00821A47">
        <w:rPr>
          <w:spacing w:val="-1"/>
          <w:sz w:val="22"/>
          <w:szCs w:val="22"/>
        </w:rPr>
        <w:t xml:space="preserve"> </w:t>
      </w:r>
      <w:r w:rsidR="00CF0471" w:rsidRPr="00821A47">
        <w:rPr>
          <w:sz w:val="22"/>
          <w:szCs w:val="22"/>
        </w:rPr>
        <w:t>of</w:t>
      </w:r>
      <w:r w:rsidR="00CF0471" w:rsidRPr="00821A47">
        <w:rPr>
          <w:spacing w:val="-2"/>
          <w:sz w:val="22"/>
          <w:szCs w:val="22"/>
        </w:rPr>
        <w:t xml:space="preserve"> </w:t>
      </w:r>
      <w:r w:rsidR="00CF0471" w:rsidRPr="00821A47">
        <w:rPr>
          <w:sz w:val="22"/>
          <w:szCs w:val="22"/>
        </w:rPr>
        <w:t>the</w:t>
      </w:r>
      <w:r w:rsidR="00CF0471" w:rsidRPr="00821A47">
        <w:rPr>
          <w:spacing w:val="-3"/>
          <w:sz w:val="22"/>
          <w:szCs w:val="22"/>
        </w:rPr>
        <w:t xml:space="preserve"> </w:t>
      </w:r>
      <w:r w:rsidR="00CF0471" w:rsidRPr="00821A47">
        <w:rPr>
          <w:sz w:val="22"/>
          <w:szCs w:val="22"/>
        </w:rPr>
        <w:t>following:</w:t>
      </w:r>
    </w:p>
    <w:p w14:paraId="38EFDCFF" w14:textId="77777777" w:rsidR="00CF0471" w:rsidRPr="00821A47" w:rsidRDefault="00CF0471" w:rsidP="00CF0471">
      <w:pPr>
        <w:widowControl w:val="0"/>
        <w:autoSpaceDE w:val="0"/>
        <w:autoSpaceDN w:val="0"/>
        <w:adjustRightInd w:val="0"/>
        <w:spacing w:before="4" w:line="252" w:lineRule="exact"/>
        <w:ind w:left="2977" w:right="99" w:hanging="425"/>
        <w:jc w:val="both"/>
        <w:rPr>
          <w:sz w:val="22"/>
          <w:szCs w:val="22"/>
        </w:rPr>
      </w:pPr>
      <w:r w:rsidRPr="00821A47">
        <w:rPr>
          <w:spacing w:val="1"/>
          <w:sz w:val="22"/>
          <w:szCs w:val="22"/>
        </w:rPr>
        <w:t>1</w:t>
      </w:r>
      <w:r w:rsidRPr="00821A47">
        <w:rPr>
          <w:sz w:val="22"/>
          <w:szCs w:val="22"/>
        </w:rPr>
        <w:t>.</w:t>
      </w:r>
      <w:r w:rsidRPr="00821A47">
        <w:rPr>
          <w:sz w:val="22"/>
          <w:szCs w:val="22"/>
        </w:rPr>
        <w:tab/>
      </w:r>
      <w:r w:rsidRPr="00821A47">
        <w:rPr>
          <w:spacing w:val="-2"/>
          <w:sz w:val="22"/>
          <w:szCs w:val="22"/>
        </w:rPr>
        <w:t>Outpu</w:t>
      </w:r>
      <w:r w:rsidRPr="00821A47">
        <w:rPr>
          <w:sz w:val="22"/>
          <w:szCs w:val="22"/>
        </w:rPr>
        <w:t>t</w:t>
      </w:r>
      <w:r w:rsidRPr="00821A47">
        <w:rPr>
          <w:spacing w:val="8"/>
          <w:sz w:val="22"/>
          <w:szCs w:val="22"/>
        </w:rPr>
        <w:t xml:space="preserve"> </w:t>
      </w:r>
      <w:r w:rsidRPr="00821A47">
        <w:rPr>
          <w:spacing w:val="-2"/>
          <w:sz w:val="22"/>
          <w:szCs w:val="22"/>
        </w:rPr>
        <w:t>e</w:t>
      </w:r>
      <w:r w:rsidRPr="00821A47">
        <w:rPr>
          <w:spacing w:val="-1"/>
          <w:sz w:val="22"/>
          <w:szCs w:val="22"/>
        </w:rPr>
        <w:t>n</w:t>
      </w:r>
      <w:r w:rsidRPr="00821A47">
        <w:rPr>
          <w:spacing w:val="-2"/>
          <w:sz w:val="22"/>
          <w:szCs w:val="22"/>
        </w:rPr>
        <w:t>er</w:t>
      </w:r>
      <w:r w:rsidRPr="00821A47">
        <w:rPr>
          <w:spacing w:val="-1"/>
          <w:sz w:val="22"/>
          <w:szCs w:val="22"/>
        </w:rPr>
        <w:t>g</w:t>
      </w:r>
      <w:r w:rsidRPr="00821A47">
        <w:rPr>
          <w:sz w:val="22"/>
          <w:szCs w:val="22"/>
        </w:rPr>
        <w:t>y</w:t>
      </w:r>
      <w:r w:rsidRPr="00821A47">
        <w:rPr>
          <w:spacing w:val="9"/>
          <w:sz w:val="22"/>
          <w:szCs w:val="22"/>
        </w:rPr>
        <w:t xml:space="preserve"> </w:t>
      </w:r>
      <w:r w:rsidRPr="00821A47">
        <w:rPr>
          <w:spacing w:val="-2"/>
          <w:sz w:val="22"/>
          <w:szCs w:val="22"/>
        </w:rPr>
        <w:t>excee</w:t>
      </w:r>
      <w:r w:rsidRPr="00821A47">
        <w:rPr>
          <w:spacing w:val="-1"/>
          <w:sz w:val="22"/>
          <w:szCs w:val="22"/>
        </w:rPr>
        <w:t>d</w:t>
      </w:r>
      <w:r w:rsidRPr="00821A47">
        <w:rPr>
          <w:spacing w:val="-2"/>
          <w:sz w:val="22"/>
          <w:szCs w:val="22"/>
        </w:rPr>
        <w:t>in</w:t>
      </w:r>
      <w:r w:rsidRPr="00821A47">
        <w:rPr>
          <w:sz w:val="22"/>
          <w:szCs w:val="22"/>
        </w:rPr>
        <w:t>g</w:t>
      </w:r>
      <w:r w:rsidRPr="00821A47">
        <w:rPr>
          <w:spacing w:val="5"/>
          <w:sz w:val="22"/>
          <w:szCs w:val="22"/>
        </w:rPr>
        <w:t xml:space="preserve"> </w:t>
      </w:r>
      <w:r w:rsidRPr="00821A47">
        <w:rPr>
          <w:spacing w:val="-2"/>
          <w:sz w:val="22"/>
          <w:szCs w:val="22"/>
        </w:rPr>
        <w:t>0.</w:t>
      </w:r>
      <w:r w:rsidRPr="00821A47">
        <w:rPr>
          <w:sz w:val="22"/>
          <w:szCs w:val="22"/>
        </w:rPr>
        <w:t>5</w:t>
      </w:r>
      <w:r w:rsidRPr="00821A47">
        <w:rPr>
          <w:spacing w:val="11"/>
          <w:sz w:val="22"/>
          <w:szCs w:val="22"/>
        </w:rPr>
        <w:t xml:space="preserve"> </w:t>
      </w:r>
      <w:r w:rsidRPr="00821A47">
        <w:rPr>
          <w:sz w:val="22"/>
          <w:szCs w:val="22"/>
        </w:rPr>
        <w:t>J</w:t>
      </w:r>
      <w:r w:rsidRPr="00821A47">
        <w:rPr>
          <w:spacing w:val="13"/>
          <w:sz w:val="22"/>
          <w:szCs w:val="22"/>
        </w:rPr>
        <w:t xml:space="preserve"> </w:t>
      </w:r>
      <w:r w:rsidRPr="00821A47">
        <w:rPr>
          <w:spacing w:val="-2"/>
          <w:sz w:val="22"/>
          <w:szCs w:val="22"/>
        </w:rPr>
        <w:t>pe</w:t>
      </w:r>
      <w:r w:rsidRPr="00821A47">
        <w:rPr>
          <w:sz w:val="22"/>
          <w:szCs w:val="22"/>
        </w:rPr>
        <w:t>r</w:t>
      </w:r>
      <w:r w:rsidRPr="00821A47">
        <w:rPr>
          <w:spacing w:val="11"/>
          <w:sz w:val="22"/>
          <w:szCs w:val="22"/>
        </w:rPr>
        <w:t xml:space="preserve"> </w:t>
      </w:r>
      <w:r w:rsidRPr="00821A47">
        <w:rPr>
          <w:spacing w:val="-2"/>
          <w:sz w:val="22"/>
          <w:szCs w:val="22"/>
        </w:rPr>
        <w:t>puls</w:t>
      </w:r>
      <w:r w:rsidRPr="00821A47">
        <w:rPr>
          <w:sz w:val="22"/>
          <w:szCs w:val="22"/>
        </w:rPr>
        <w:t>e</w:t>
      </w:r>
      <w:r w:rsidRPr="00821A47">
        <w:rPr>
          <w:spacing w:val="9"/>
          <w:sz w:val="22"/>
          <w:szCs w:val="22"/>
        </w:rPr>
        <w:t xml:space="preserve"> </w:t>
      </w:r>
      <w:r w:rsidRPr="00821A47">
        <w:rPr>
          <w:spacing w:val="-2"/>
          <w:sz w:val="22"/>
          <w:szCs w:val="22"/>
        </w:rPr>
        <w:t>an</w:t>
      </w:r>
      <w:r w:rsidRPr="00821A47">
        <w:rPr>
          <w:sz w:val="22"/>
          <w:szCs w:val="22"/>
        </w:rPr>
        <w:t>d</w:t>
      </w:r>
      <w:r w:rsidRPr="00821A47">
        <w:rPr>
          <w:spacing w:val="11"/>
          <w:sz w:val="22"/>
          <w:szCs w:val="22"/>
        </w:rPr>
        <w:t xml:space="preserve"> </w:t>
      </w:r>
      <w:r w:rsidRPr="00821A47">
        <w:rPr>
          <w:spacing w:val="-2"/>
          <w:sz w:val="22"/>
          <w:szCs w:val="22"/>
        </w:rPr>
        <w:t>"peak power</w:t>
      </w:r>
      <w:r w:rsidRPr="00821A47">
        <w:rPr>
          <w:sz w:val="22"/>
          <w:szCs w:val="22"/>
        </w:rPr>
        <w:t>"</w:t>
      </w:r>
      <w:r w:rsidRPr="00821A47">
        <w:rPr>
          <w:spacing w:val="-9"/>
          <w:sz w:val="22"/>
          <w:szCs w:val="22"/>
        </w:rPr>
        <w:t xml:space="preserve"> </w:t>
      </w:r>
      <w:r w:rsidRPr="00821A47">
        <w:rPr>
          <w:spacing w:val="-2"/>
          <w:sz w:val="22"/>
          <w:szCs w:val="22"/>
        </w:rPr>
        <w:t>e</w:t>
      </w:r>
      <w:r w:rsidRPr="00821A47">
        <w:rPr>
          <w:spacing w:val="-1"/>
          <w:sz w:val="22"/>
          <w:szCs w:val="22"/>
        </w:rPr>
        <w:t>x</w:t>
      </w:r>
      <w:r w:rsidRPr="00821A47">
        <w:rPr>
          <w:spacing w:val="-2"/>
          <w:sz w:val="22"/>
          <w:szCs w:val="22"/>
        </w:rPr>
        <w:t>ceedin</w:t>
      </w:r>
      <w:r w:rsidRPr="00821A47">
        <w:rPr>
          <w:sz w:val="22"/>
          <w:szCs w:val="22"/>
        </w:rPr>
        <w:t>g</w:t>
      </w:r>
      <w:r w:rsidRPr="00821A47">
        <w:rPr>
          <w:spacing w:val="-13"/>
          <w:sz w:val="22"/>
          <w:szCs w:val="22"/>
        </w:rPr>
        <w:t xml:space="preserve"> </w:t>
      </w:r>
      <w:r w:rsidRPr="00821A47">
        <w:rPr>
          <w:spacing w:val="-2"/>
          <w:sz w:val="22"/>
          <w:szCs w:val="22"/>
        </w:rPr>
        <w:t>5</w:t>
      </w:r>
      <w:r w:rsidRPr="00821A47">
        <w:rPr>
          <w:sz w:val="22"/>
          <w:szCs w:val="22"/>
        </w:rPr>
        <w:t>0</w:t>
      </w:r>
      <w:r w:rsidRPr="00821A47">
        <w:rPr>
          <w:spacing w:val="-6"/>
          <w:sz w:val="22"/>
          <w:szCs w:val="22"/>
        </w:rPr>
        <w:t xml:space="preserve"> </w:t>
      </w:r>
      <w:r w:rsidRPr="00821A47">
        <w:rPr>
          <w:spacing w:val="-2"/>
          <w:sz w:val="22"/>
          <w:szCs w:val="22"/>
        </w:rPr>
        <w:t>W;</w:t>
      </w:r>
    </w:p>
    <w:p w14:paraId="64FDE4DF" w14:textId="77777777" w:rsidR="00CF0471" w:rsidRPr="00821A47" w:rsidRDefault="00CF0471" w:rsidP="00CF0471">
      <w:pPr>
        <w:widowControl w:val="0"/>
        <w:autoSpaceDE w:val="0"/>
        <w:autoSpaceDN w:val="0"/>
        <w:adjustRightInd w:val="0"/>
        <w:spacing w:line="254" w:lineRule="exact"/>
        <w:ind w:left="2977" w:right="99" w:hanging="425"/>
        <w:jc w:val="both"/>
        <w:rPr>
          <w:sz w:val="22"/>
          <w:szCs w:val="22"/>
        </w:rPr>
      </w:pPr>
      <w:r w:rsidRPr="00821A47">
        <w:rPr>
          <w:sz w:val="22"/>
          <w:szCs w:val="22"/>
        </w:rPr>
        <w:t>2.</w:t>
      </w:r>
      <w:r w:rsidRPr="00821A47">
        <w:rPr>
          <w:sz w:val="22"/>
          <w:szCs w:val="22"/>
        </w:rPr>
        <w:tab/>
      </w:r>
      <w:r w:rsidR="00AD032A" w:rsidRPr="00821A47">
        <w:rPr>
          <w:sz w:val="22"/>
          <w:szCs w:val="22"/>
        </w:rPr>
        <w:t>'</w:t>
      </w:r>
      <w:r w:rsidRPr="00821A47">
        <w:rPr>
          <w:sz w:val="22"/>
          <w:szCs w:val="22"/>
        </w:rPr>
        <w:t>Single</w:t>
      </w:r>
      <w:r w:rsidRPr="00821A47">
        <w:rPr>
          <w:spacing w:val="-2"/>
          <w:sz w:val="22"/>
          <w:szCs w:val="22"/>
        </w:rPr>
        <w:t xml:space="preserve"> </w:t>
      </w:r>
      <w:r w:rsidRPr="00821A47">
        <w:rPr>
          <w:sz w:val="22"/>
          <w:szCs w:val="22"/>
        </w:rPr>
        <w:t>trans</w:t>
      </w:r>
      <w:r w:rsidRPr="00821A47">
        <w:rPr>
          <w:spacing w:val="-1"/>
          <w:sz w:val="22"/>
          <w:szCs w:val="22"/>
        </w:rPr>
        <w:t>v</w:t>
      </w:r>
      <w:r w:rsidRPr="00821A47">
        <w:rPr>
          <w:sz w:val="22"/>
          <w:szCs w:val="22"/>
        </w:rPr>
        <w:t>erse</w:t>
      </w:r>
      <w:r w:rsidRPr="00821A47">
        <w:rPr>
          <w:spacing w:val="-4"/>
          <w:sz w:val="22"/>
          <w:szCs w:val="22"/>
        </w:rPr>
        <w:t xml:space="preserve"> </w:t>
      </w:r>
      <w:r w:rsidRPr="00821A47">
        <w:rPr>
          <w:spacing w:val="-2"/>
          <w:sz w:val="22"/>
          <w:szCs w:val="22"/>
        </w:rPr>
        <w:t>m</w:t>
      </w:r>
      <w:r w:rsidRPr="00821A47">
        <w:rPr>
          <w:sz w:val="22"/>
          <w:szCs w:val="22"/>
        </w:rPr>
        <w:t>ode</w:t>
      </w:r>
      <w:r w:rsidR="00AD032A" w:rsidRPr="00821A47">
        <w:rPr>
          <w:sz w:val="22"/>
          <w:szCs w:val="22"/>
        </w:rPr>
        <w:t>'</w:t>
      </w:r>
      <w:r w:rsidRPr="00821A47">
        <w:rPr>
          <w:spacing w:val="-1"/>
          <w:sz w:val="22"/>
          <w:szCs w:val="22"/>
        </w:rPr>
        <w:t xml:space="preserve"> </w:t>
      </w:r>
      <w:r w:rsidRPr="00821A47">
        <w:rPr>
          <w:sz w:val="22"/>
          <w:szCs w:val="22"/>
        </w:rPr>
        <w:t>output</w:t>
      </w:r>
      <w:r w:rsidRPr="00821A47">
        <w:rPr>
          <w:spacing w:val="-2"/>
          <w:sz w:val="22"/>
          <w:szCs w:val="22"/>
        </w:rPr>
        <w:t xml:space="preserve"> </w:t>
      </w:r>
      <w:r w:rsidRPr="00821A47">
        <w:rPr>
          <w:sz w:val="22"/>
          <w:szCs w:val="22"/>
        </w:rPr>
        <w:t>and "average</w:t>
      </w:r>
      <w:r w:rsidRPr="00821A47">
        <w:rPr>
          <w:spacing w:val="-4"/>
          <w:sz w:val="22"/>
          <w:szCs w:val="22"/>
        </w:rPr>
        <w:t xml:space="preserve"> </w:t>
      </w:r>
      <w:r w:rsidRPr="00821A47">
        <w:rPr>
          <w:sz w:val="22"/>
          <w:szCs w:val="22"/>
        </w:rPr>
        <w:t>output power"</w:t>
      </w:r>
      <w:r w:rsidRPr="00821A47">
        <w:rPr>
          <w:spacing w:val="-6"/>
          <w:sz w:val="22"/>
          <w:szCs w:val="22"/>
        </w:rPr>
        <w:t xml:space="preserve"> </w:t>
      </w:r>
      <w:r w:rsidRPr="00821A47">
        <w:rPr>
          <w:sz w:val="22"/>
          <w:szCs w:val="22"/>
        </w:rPr>
        <w:t>exceeding</w:t>
      </w:r>
      <w:r w:rsidRPr="00821A47">
        <w:rPr>
          <w:spacing w:val="-10"/>
          <w:sz w:val="22"/>
          <w:szCs w:val="22"/>
        </w:rPr>
        <w:t xml:space="preserve"> </w:t>
      </w:r>
      <w:r w:rsidRPr="00821A47">
        <w:rPr>
          <w:sz w:val="22"/>
          <w:szCs w:val="22"/>
        </w:rPr>
        <w:t>20</w:t>
      </w:r>
      <w:r w:rsidRPr="00821A47">
        <w:rPr>
          <w:spacing w:val="-2"/>
          <w:sz w:val="22"/>
          <w:szCs w:val="22"/>
        </w:rPr>
        <w:t xml:space="preserve"> </w:t>
      </w:r>
      <w:r w:rsidRPr="00821A47">
        <w:rPr>
          <w:sz w:val="22"/>
          <w:szCs w:val="22"/>
        </w:rPr>
        <w:t>W;</w:t>
      </w:r>
      <w:r w:rsidRPr="00821A47">
        <w:rPr>
          <w:spacing w:val="-4"/>
          <w:sz w:val="22"/>
          <w:szCs w:val="22"/>
        </w:rPr>
        <w:t xml:space="preserve"> </w:t>
      </w:r>
      <w:r w:rsidRPr="00821A47">
        <w:rPr>
          <w:spacing w:val="1"/>
          <w:sz w:val="22"/>
          <w:szCs w:val="22"/>
          <w:u w:val="single"/>
        </w:rPr>
        <w:t>or</w:t>
      </w:r>
    </w:p>
    <w:p w14:paraId="7B422EBA" w14:textId="77777777" w:rsidR="00CF0471" w:rsidRPr="00821A47" w:rsidRDefault="00CF0471" w:rsidP="00CF0471">
      <w:pPr>
        <w:widowControl w:val="0"/>
        <w:autoSpaceDE w:val="0"/>
        <w:autoSpaceDN w:val="0"/>
        <w:adjustRightInd w:val="0"/>
        <w:spacing w:line="254" w:lineRule="exact"/>
        <w:ind w:left="2977" w:right="99" w:hanging="425"/>
        <w:jc w:val="both"/>
        <w:rPr>
          <w:spacing w:val="1"/>
          <w:sz w:val="22"/>
          <w:szCs w:val="22"/>
          <w:u w:val="single"/>
        </w:rPr>
      </w:pPr>
      <w:r w:rsidRPr="00821A47">
        <w:rPr>
          <w:sz w:val="22"/>
          <w:szCs w:val="22"/>
        </w:rPr>
        <w:t>3.</w:t>
      </w:r>
      <w:r w:rsidRPr="00821A47">
        <w:rPr>
          <w:sz w:val="22"/>
          <w:szCs w:val="22"/>
        </w:rPr>
        <w:tab/>
      </w:r>
      <w:r w:rsidR="00AD032A" w:rsidRPr="00821A47">
        <w:rPr>
          <w:sz w:val="22"/>
          <w:szCs w:val="22"/>
        </w:rPr>
        <w:t>'</w:t>
      </w:r>
      <w:r w:rsidRPr="00821A47">
        <w:rPr>
          <w:sz w:val="22"/>
          <w:szCs w:val="22"/>
        </w:rPr>
        <w:t>Multiple tr</w:t>
      </w:r>
      <w:r w:rsidRPr="00821A47">
        <w:rPr>
          <w:spacing w:val="-1"/>
          <w:sz w:val="22"/>
          <w:szCs w:val="22"/>
        </w:rPr>
        <w:t>a</w:t>
      </w:r>
      <w:r w:rsidRPr="00821A47">
        <w:rPr>
          <w:spacing w:val="1"/>
          <w:sz w:val="22"/>
          <w:szCs w:val="22"/>
        </w:rPr>
        <w:t>n</w:t>
      </w:r>
      <w:r w:rsidRPr="00821A47">
        <w:rPr>
          <w:sz w:val="22"/>
          <w:szCs w:val="22"/>
        </w:rPr>
        <w:t xml:space="preserve">sverse </w:t>
      </w:r>
      <w:r w:rsidRPr="00821A47">
        <w:rPr>
          <w:spacing w:val="-2"/>
          <w:sz w:val="22"/>
          <w:szCs w:val="22"/>
        </w:rPr>
        <w:t>m</w:t>
      </w:r>
      <w:r w:rsidRPr="00821A47">
        <w:rPr>
          <w:sz w:val="22"/>
          <w:szCs w:val="22"/>
        </w:rPr>
        <w:t>ode</w:t>
      </w:r>
      <w:r w:rsidR="00AD032A" w:rsidRPr="00821A47">
        <w:rPr>
          <w:sz w:val="22"/>
          <w:szCs w:val="22"/>
        </w:rPr>
        <w:t>'</w:t>
      </w:r>
      <w:r w:rsidRPr="00821A47">
        <w:rPr>
          <w:sz w:val="22"/>
          <w:szCs w:val="22"/>
        </w:rPr>
        <w:t xml:space="preserve"> output and "avera</w:t>
      </w:r>
      <w:r w:rsidRPr="00821A47">
        <w:rPr>
          <w:spacing w:val="2"/>
          <w:sz w:val="22"/>
          <w:szCs w:val="22"/>
        </w:rPr>
        <w:t>g</w:t>
      </w:r>
      <w:r w:rsidRPr="00821A47">
        <w:rPr>
          <w:sz w:val="22"/>
          <w:szCs w:val="22"/>
        </w:rPr>
        <w:t>e output</w:t>
      </w:r>
      <w:r w:rsidRPr="00821A47">
        <w:rPr>
          <w:spacing w:val="-6"/>
          <w:sz w:val="22"/>
          <w:szCs w:val="22"/>
        </w:rPr>
        <w:t xml:space="preserve"> </w:t>
      </w:r>
      <w:r w:rsidRPr="00821A47">
        <w:rPr>
          <w:sz w:val="22"/>
          <w:szCs w:val="22"/>
        </w:rPr>
        <w:t>power"</w:t>
      </w:r>
      <w:r w:rsidRPr="00821A47">
        <w:rPr>
          <w:spacing w:val="-6"/>
          <w:sz w:val="22"/>
          <w:szCs w:val="22"/>
        </w:rPr>
        <w:t xml:space="preserve"> </w:t>
      </w:r>
      <w:r w:rsidRPr="00821A47">
        <w:rPr>
          <w:sz w:val="22"/>
          <w:szCs w:val="22"/>
        </w:rPr>
        <w:t>exceeding</w:t>
      </w:r>
      <w:r w:rsidRPr="00821A47">
        <w:rPr>
          <w:spacing w:val="-9"/>
          <w:sz w:val="22"/>
          <w:szCs w:val="22"/>
        </w:rPr>
        <w:t xml:space="preserve"> </w:t>
      </w:r>
      <w:r w:rsidRPr="00821A47">
        <w:rPr>
          <w:sz w:val="22"/>
          <w:szCs w:val="22"/>
        </w:rPr>
        <w:t>50</w:t>
      </w:r>
      <w:r w:rsidRPr="00821A47">
        <w:rPr>
          <w:spacing w:val="-2"/>
          <w:sz w:val="22"/>
          <w:szCs w:val="22"/>
        </w:rPr>
        <w:t xml:space="preserve"> </w:t>
      </w:r>
      <w:r w:rsidRPr="00821A47">
        <w:rPr>
          <w:sz w:val="22"/>
          <w:szCs w:val="22"/>
        </w:rPr>
        <w:t>W;</w:t>
      </w:r>
      <w:r w:rsidRPr="00821A47">
        <w:rPr>
          <w:spacing w:val="-5"/>
          <w:sz w:val="22"/>
          <w:szCs w:val="22"/>
        </w:rPr>
        <w:t xml:space="preserve"> </w:t>
      </w:r>
      <w:r w:rsidRPr="00821A47">
        <w:rPr>
          <w:spacing w:val="1"/>
          <w:sz w:val="22"/>
          <w:szCs w:val="22"/>
          <w:u w:val="single"/>
        </w:rPr>
        <w:t>or</w:t>
      </w:r>
    </w:p>
    <w:p w14:paraId="35078F1B" w14:textId="77777777" w:rsidR="00A45A96" w:rsidRPr="00821A47" w:rsidRDefault="00A45A96" w:rsidP="00A45A96">
      <w:pPr>
        <w:tabs>
          <w:tab w:val="left" w:pos="340"/>
          <w:tab w:val="left" w:pos="720"/>
          <w:tab w:val="left" w:pos="1200"/>
          <w:tab w:val="left" w:pos="1582"/>
          <w:tab w:val="left" w:pos="2016"/>
        </w:tabs>
        <w:ind w:left="2540" w:right="-23" w:hanging="2540"/>
        <w:jc w:val="both"/>
        <w:rPr>
          <w:bCs/>
          <w:spacing w:val="-4"/>
          <w:sz w:val="12"/>
          <w:szCs w:val="12"/>
        </w:rPr>
      </w:pPr>
    </w:p>
    <w:p w14:paraId="7E09CA42" w14:textId="77777777" w:rsidR="00A45A96" w:rsidRPr="00821A47" w:rsidRDefault="00A45A96" w:rsidP="00A45A96">
      <w:pPr>
        <w:tabs>
          <w:tab w:val="left" w:pos="340"/>
          <w:tab w:val="left" w:pos="720"/>
          <w:tab w:val="left" w:pos="1200"/>
          <w:tab w:val="left" w:pos="1582"/>
          <w:tab w:val="left" w:pos="2016"/>
        </w:tabs>
        <w:ind w:left="2540" w:right="-23" w:hanging="2540"/>
        <w:jc w:val="both"/>
        <w:rPr>
          <w:sz w:val="22"/>
          <w:szCs w:val="22"/>
        </w:rPr>
      </w:pPr>
      <w:r w:rsidRPr="00821A47">
        <w:rPr>
          <w:spacing w:val="-2"/>
          <w:sz w:val="22"/>
          <w:szCs w:val="22"/>
        </w:rPr>
        <w:t>6</w:t>
      </w:r>
      <w:r w:rsidRPr="00821A47">
        <w:rPr>
          <w:sz w:val="22"/>
          <w:szCs w:val="22"/>
        </w:rPr>
        <w:t>.</w:t>
      </w:r>
      <w:r w:rsidRPr="00821A47">
        <w:rPr>
          <w:sz w:val="22"/>
          <w:szCs w:val="22"/>
        </w:rPr>
        <w:tab/>
      </w:r>
      <w:r w:rsidRPr="00821A47">
        <w:rPr>
          <w:spacing w:val="-3"/>
          <w:sz w:val="22"/>
          <w:szCs w:val="22"/>
        </w:rPr>
        <w:t>A</w:t>
      </w:r>
      <w:r w:rsidRPr="00821A47">
        <w:rPr>
          <w:sz w:val="22"/>
          <w:szCs w:val="22"/>
        </w:rPr>
        <w:t>.</w:t>
      </w:r>
      <w:r w:rsidRPr="00821A47">
        <w:rPr>
          <w:sz w:val="22"/>
          <w:szCs w:val="22"/>
        </w:rPr>
        <w:tab/>
      </w:r>
      <w:r w:rsidRPr="00821A47">
        <w:rPr>
          <w:spacing w:val="-2"/>
          <w:sz w:val="22"/>
          <w:szCs w:val="22"/>
        </w:rPr>
        <w:t>5</w:t>
      </w:r>
      <w:r w:rsidRPr="00821A47">
        <w:rPr>
          <w:sz w:val="22"/>
          <w:szCs w:val="22"/>
        </w:rPr>
        <w:t>.</w:t>
      </w:r>
      <w:r w:rsidRPr="00821A47">
        <w:rPr>
          <w:sz w:val="22"/>
          <w:szCs w:val="22"/>
        </w:rPr>
        <w:tab/>
      </w:r>
      <w:r w:rsidRPr="00821A47">
        <w:rPr>
          <w:spacing w:val="-2"/>
          <w:sz w:val="22"/>
          <w:szCs w:val="22"/>
        </w:rPr>
        <w:t>b</w:t>
      </w:r>
      <w:r w:rsidRPr="00821A47">
        <w:rPr>
          <w:sz w:val="22"/>
          <w:szCs w:val="22"/>
        </w:rPr>
        <w:t>.</w:t>
      </w:r>
      <w:r w:rsidRPr="00821A47">
        <w:rPr>
          <w:sz w:val="22"/>
          <w:szCs w:val="22"/>
        </w:rPr>
        <w:tab/>
        <w:t>5.</w:t>
      </w:r>
      <w:r w:rsidRPr="00821A47">
        <w:rPr>
          <w:sz w:val="22"/>
          <w:szCs w:val="22"/>
        </w:rPr>
        <w:tab/>
      </w:r>
      <w:r w:rsidR="00CF0471" w:rsidRPr="00821A47">
        <w:rPr>
          <w:bCs/>
          <w:spacing w:val="-4"/>
          <w:sz w:val="22"/>
          <w:szCs w:val="22"/>
        </w:rPr>
        <w:t>c</w:t>
      </w:r>
      <w:r w:rsidR="00CF0471" w:rsidRPr="00821A47">
        <w:rPr>
          <w:bCs/>
          <w:sz w:val="22"/>
          <w:szCs w:val="22"/>
        </w:rPr>
        <w:t>.</w:t>
      </w:r>
      <w:r w:rsidR="00CF0471" w:rsidRPr="00821A47">
        <w:rPr>
          <w:bCs/>
          <w:sz w:val="22"/>
          <w:szCs w:val="22"/>
        </w:rPr>
        <w:tab/>
      </w:r>
      <w:r w:rsidR="00CF0471" w:rsidRPr="00821A47">
        <w:rPr>
          <w:spacing w:val="-4"/>
          <w:sz w:val="22"/>
          <w:szCs w:val="22"/>
        </w:rPr>
        <w:t>"Puls</w:t>
      </w:r>
      <w:r w:rsidR="00CF0471" w:rsidRPr="00821A47">
        <w:rPr>
          <w:sz w:val="22"/>
          <w:szCs w:val="22"/>
        </w:rPr>
        <w:t>e</w:t>
      </w:r>
      <w:r w:rsidR="00CF0471" w:rsidRPr="00821A47">
        <w:rPr>
          <w:spacing w:val="-14"/>
          <w:sz w:val="22"/>
          <w:szCs w:val="22"/>
        </w:rPr>
        <w:t xml:space="preserve"> </w:t>
      </w:r>
      <w:r w:rsidR="00CF0471" w:rsidRPr="00821A47">
        <w:rPr>
          <w:spacing w:val="-4"/>
          <w:sz w:val="22"/>
          <w:szCs w:val="22"/>
        </w:rPr>
        <w:t>duration</w:t>
      </w:r>
      <w:r w:rsidR="00CF0471" w:rsidRPr="00821A47">
        <w:rPr>
          <w:sz w:val="22"/>
          <w:szCs w:val="22"/>
        </w:rPr>
        <w:t>"</w:t>
      </w:r>
      <w:r w:rsidR="00CF0471" w:rsidRPr="00821A47">
        <w:rPr>
          <w:spacing w:val="-15"/>
          <w:sz w:val="22"/>
          <w:szCs w:val="22"/>
        </w:rPr>
        <w:t xml:space="preserve"> </w:t>
      </w:r>
      <w:r w:rsidR="00CF0471" w:rsidRPr="00821A47">
        <w:rPr>
          <w:spacing w:val="-4"/>
          <w:sz w:val="22"/>
          <w:szCs w:val="22"/>
        </w:rPr>
        <w:t>exce</w:t>
      </w:r>
      <w:r w:rsidR="00CF0471" w:rsidRPr="00821A47">
        <w:rPr>
          <w:spacing w:val="-5"/>
          <w:sz w:val="22"/>
          <w:szCs w:val="22"/>
        </w:rPr>
        <w:t>e</w:t>
      </w:r>
      <w:r w:rsidR="00CF0471" w:rsidRPr="00821A47">
        <w:rPr>
          <w:spacing w:val="-4"/>
          <w:sz w:val="22"/>
          <w:szCs w:val="22"/>
        </w:rPr>
        <w:t>din</w:t>
      </w:r>
      <w:r w:rsidR="00CF0471" w:rsidRPr="00821A47">
        <w:rPr>
          <w:sz w:val="22"/>
          <w:szCs w:val="22"/>
        </w:rPr>
        <w:t>g</w:t>
      </w:r>
      <w:r w:rsidR="00CF0471" w:rsidRPr="00821A47">
        <w:rPr>
          <w:spacing w:val="-17"/>
          <w:sz w:val="22"/>
          <w:szCs w:val="22"/>
        </w:rPr>
        <w:t xml:space="preserve"> </w:t>
      </w:r>
      <w:r w:rsidR="00CF0471" w:rsidRPr="00821A47">
        <w:rPr>
          <w:sz w:val="22"/>
          <w:szCs w:val="22"/>
        </w:rPr>
        <w:t>1</w:t>
      </w:r>
      <w:r w:rsidR="00CF0471" w:rsidRPr="00821A47">
        <w:rPr>
          <w:spacing w:val="-7"/>
          <w:sz w:val="22"/>
          <w:szCs w:val="22"/>
        </w:rPr>
        <w:t xml:space="preserve"> </w:t>
      </w:r>
      <w:proofErr w:type="spellStart"/>
      <w:r w:rsidR="00CF0471" w:rsidRPr="00821A47">
        <w:rPr>
          <w:spacing w:val="-5"/>
          <w:sz w:val="22"/>
          <w:szCs w:val="22"/>
        </w:rPr>
        <w:t>μ</w:t>
      </w:r>
      <w:r w:rsidR="00CF0471" w:rsidRPr="00821A47">
        <w:rPr>
          <w:sz w:val="22"/>
          <w:szCs w:val="22"/>
        </w:rPr>
        <w:t>s</w:t>
      </w:r>
      <w:proofErr w:type="spellEnd"/>
      <w:r w:rsidR="00CF0471" w:rsidRPr="00821A47">
        <w:rPr>
          <w:sz w:val="22"/>
          <w:szCs w:val="22"/>
        </w:rPr>
        <w:t xml:space="preserve"> </w:t>
      </w:r>
      <w:r w:rsidR="00CF0471" w:rsidRPr="00821A47">
        <w:rPr>
          <w:spacing w:val="-3"/>
          <w:sz w:val="22"/>
          <w:szCs w:val="22"/>
        </w:rPr>
        <w:t>a</w:t>
      </w:r>
      <w:r w:rsidR="00CF0471" w:rsidRPr="00821A47">
        <w:rPr>
          <w:spacing w:val="-4"/>
          <w:sz w:val="22"/>
          <w:szCs w:val="22"/>
        </w:rPr>
        <w:t>n</w:t>
      </w:r>
      <w:r w:rsidR="00CF0471" w:rsidRPr="00821A47">
        <w:rPr>
          <w:sz w:val="22"/>
          <w:szCs w:val="22"/>
        </w:rPr>
        <w:t>d</w:t>
      </w:r>
      <w:r w:rsidR="00CF0471" w:rsidRPr="00821A47">
        <w:rPr>
          <w:spacing w:val="-10"/>
          <w:sz w:val="22"/>
          <w:szCs w:val="22"/>
        </w:rPr>
        <w:t xml:space="preserve"> </w:t>
      </w:r>
      <w:r w:rsidR="00CF0471" w:rsidRPr="00821A47">
        <w:rPr>
          <w:spacing w:val="-5"/>
          <w:sz w:val="22"/>
          <w:szCs w:val="22"/>
        </w:rPr>
        <w:t>a</w:t>
      </w:r>
      <w:r w:rsidR="00CF0471" w:rsidRPr="00821A47">
        <w:rPr>
          <w:spacing w:val="-4"/>
          <w:sz w:val="22"/>
          <w:szCs w:val="22"/>
        </w:rPr>
        <w:t>n</w:t>
      </w:r>
      <w:r w:rsidR="00CF0471" w:rsidRPr="00821A47">
        <w:rPr>
          <w:sz w:val="22"/>
          <w:szCs w:val="22"/>
        </w:rPr>
        <w:t>y</w:t>
      </w:r>
      <w:r w:rsidR="00CF0471" w:rsidRPr="00821A47">
        <w:rPr>
          <w:spacing w:val="-11"/>
          <w:sz w:val="22"/>
          <w:szCs w:val="22"/>
        </w:rPr>
        <w:t xml:space="preserve"> </w:t>
      </w:r>
      <w:r w:rsidR="00CF0471" w:rsidRPr="00821A47">
        <w:rPr>
          <w:spacing w:val="-3"/>
          <w:sz w:val="22"/>
          <w:szCs w:val="22"/>
        </w:rPr>
        <w:t>o</w:t>
      </w:r>
      <w:r w:rsidR="00CF0471" w:rsidRPr="00821A47">
        <w:rPr>
          <w:sz w:val="22"/>
          <w:szCs w:val="22"/>
        </w:rPr>
        <w:t>f</w:t>
      </w:r>
      <w:r w:rsidR="00CF0471" w:rsidRPr="00821A47">
        <w:rPr>
          <w:spacing w:val="-10"/>
          <w:sz w:val="22"/>
          <w:szCs w:val="22"/>
        </w:rPr>
        <w:t xml:space="preserve"> </w:t>
      </w:r>
      <w:r w:rsidR="00CF0471" w:rsidRPr="00821A47">
        <w:rPr>
          <w:spacing w:val="-5"/>
          <w:sz w:val="22"/>
          <w:szCs w:val="22"/>
        </w:rPr>
        <w:t>t</w:t>
      </w:r>
      <w:r w:rsidR="00CF0471" w:rsidRPr="00821A47">
        <w:rPr>
          <w:spacing w:val="-3"/>
          <w:sz w:val="22"/>
          <w:szCs w:val="22"/>
        </w:rPr>
        <w:t>h</w:t>
      </w:r>
      <w:r w:rsidR="00CF0471" w:rsidRPr="00821A47">
        <w:rPr>
          <w:sz w:val="22"/>
          <w:szCs w:val="22"/>
        </w:rPr>
        <w:t>e</w:t>
      </w:r>
      <w:r w:rsidR="00CF0471" w:rsidRPr="00821A47">
        <w:rPr>
          <w:spacing w:val="-10"/>
          <w:sz w:val="22"/>
          <w:szCs w:val="22"/>
        </w:rPr>
        <w:t xml:space="preserve"> </w:t>
      </w:r>
      <w:r w:rsidR="00CF0471" w:rsidRPr="00821A47">
        <w:rPr>
          <w:spacing w:val="-5"/>
          <w:sz w:val="22"/>
          <w:szCs w:val="22"/>
        </w:rPr>
        <w:t>f</w:t>
      </w:r>
      <w:r w:rsidR="00CF0471" w:rsidRPr="00821A47">
        <w:rPr>
          <w:spacing w:val="-3"/>
          <w:sz w:val="22"/>
          <w:szCs w:val="22"/>
        </w:rPr>
        <w:t>o</w:t>
      </w:r>
      <w:r w:rsidR="00CF0471" w:rsidRPr="00821A47">
        <w:rPr>
          <w:spacing w:val="-5"/>
          <w:sz w:val="22"/>
          <w:szCs w:val="22"/>
        </w:rPr>
        <w:t>l</w:t>
      </w:r>
      <w:r w:rsidR="00CF0471" w:rsidRPr="00821A47">
        <w:rPr>
          <w:spacing w:val="-3"/>
          <w:sz w:val="22"/>
          <w:szCs w:val="22"/>
        </w:rPr>
        <w:t>lo</w:t>
      </w:r>
      <w:r w:rsidR="00CF0471" w:rsidRPr="00821A47">
        <w:rPr>
          <w:spacing w:val="-5"/>
          <w:sz w:val="22"/>
          <w:szCs w:val="22"/>
        </w:rPr>
        <w:t>wi</w:t>
      </w:r>
      <w:r w:rsidR="00CF0471" w:rsidRPr="00821A47">
        <w:rPr>
          <w:spacing w:val="-3"/>
          <w:sz w:val="22"/>
          <w:szCs w:val="22"/>
        </w:rPr>
        <w:t>n</w:t>
      </w:r>
      <w:r w:rsidR="00CF0471" w:rsidRPr="00821A47">
        <w:rPr>
          <w:spacing w:val="-4"/>
          <w:sz w:val="22"/>
          <w:szCs w:val="22"/>
        </w:rPr>
        <w:t>g</w:t>
      </w:r>
      <w:r w:rsidR="00CF0471" w:rsidRPr="00821A47">
        <w:rPr>
          <w:sz w:val="22"/>
          <w:szCs w:val="22"/>
        </w:rPr>
        <w:t>:</w:t>
      </w:r>
      <w:r w:rsidRPr="00821A47">
        <w:rPr>
          <w:sz w:val="22"/>
          <w:szCs w:val="22"/>
        </w:rPr>
        <w:t xml:space="preserve"> </w:t>
      </w:r>
    </w:p>
    <w:p w14:paraId="58A142CE" w14:textId="77777777" w:rsidR="00CF0471" w:rsidRPr="00821A47" w:rsidRDefault="00CF0471" w:rsidP="00CF0471">
      <w:pPr>
        <w:widowControl w:val="0"/>
        <w:autoSpaceDE w:val="0"/>
        <w:autoSpaceDN w:val="0"/>
        <w:adjustRightInd w:val="0"/>
        <w:ind w:left="2996" w:right="97" w:hanging="364"/>
        <w:jc w:val="both"/>
        <w:rPr>
          <w:sz w:val="22"/>
          <w:szCs w:val="22"/>
        </w:rPr>
      </w:pPr>
      <w:r w:rsidRPr="00821A47">
        <w:rPr>
          <w:sz w:val="22"/>
          <w:szCs w:val="22"/>
        </w:rPr>
        <w:t>1.</w:t>
      </w:r>
      <w:r w:rsidRPr="00821A47">
        <w:rPr>
          <w:sz w:val="22"/>
          <w:szCs w:val="22"/>
        </w:rPr>
        <w:tab/>
        <w:t>Output</w:t>
      </w:r>
      <w:r w:rsidRPr="00821A47">
        <w:rPr>
          <w:spacing w:val="20"/>
          <w:sz w:val="22"/>
          <w:szCs w:val="22"/>
        </w:rPr>
        <w:t xml:space="preserve"> </w:t>
      </w:r>
      <w:r w:rsidRPr="00821A47">
        <w:rPr>
          <w:sz w:val="22"/>
          <w:szCs w:val="22"/>
        </w:rPr>
        <w:t>energy</w:t>
      </w:r>
      <w:r w:rsidRPr="00821A47">
        <w:rPr>
          <w:spacing w:val="21"/>
          <w:sz w:val="22"/>
          <w:szCs w:val="22"/>
        </w:rPr>
        <w:t xml:space="preserve"> </w:t>
      </w:r>
      <w:r w:rsidRPr="00821A47">
        <w:rPr>
          <w:sz w:val="22"/>
          <w:szCs w:val="22"/>
        </w:rPr>
        <w:t>exceeding</w:t>
      </w:r>
      <w:r w:rsidRPr="00821A47">
        <w:rPr>
          <w:spacing w:val="15"/>
          <w:sz w:val="22"/>
          <w:szCs w:val="22"/>
        </w:rPr>
        <w:t xml:space="preserve"> </w:t>
      </w:r>
      <w:r w:rsidRPr="00821A47">
        <w:rPr>
          <w:sz w:val="22"/>
          <w:szCs w:val="22"/>
        </w:rPr>
        <w:t>2</w:t>
      </w:r>
      <w:r w:rsidRPr="00821A47">
        <w:rPr>
          <w:spacing w:val="25"/>
          <w:sz w:val="22"/>
          <w:szCs w:val="22"/>
        </w:rPr>
        <w:t xml:space="preserve"> </w:t>
      </w:r>
      <w:r w:rsidRPr="00821A47">
        <w:rPr>
          <w:sz w:val="22"/>
          <w:szCs w:val="22"/>
        </w:rPr>
        <w:t>J</w:t>
      </w:r>
      <w:r w:rsidRPr="00821A47">
        <w:rPr>
          <w:spacing w:val="25"/>
          <w:sz w:val="22"/>
          <w:szCs w:val="22"/>
        </w:rPr>
        <w:t xml:space="preserve"> </w:t>
      </w:r>
      <w:r w:rsidRPr="00821A47">
        <w:rPr>
          <w:sz w:val="22"/>
          <w:szCs w:val="22"/>
        </w:rPr>
        <w:t>per</w:t>
      </w:r>
      <w:r w:rsidRPr="00821A47">
        <w:rPr>
          <w:spacing w:val="23"/>
          <w:sz w:val="22"/>
          <w:szCs w:val="22"/>
        </w:rPr>
        <w:t xml:space="preserve"> </w:t>
      </w:r>
      <w:r w:rsidRPr="00821A47">
        <w:rPr>
          <w:sz w:val="22"/>
          <w:szCs w:val="22"/>
        </w:rPr>
        <w:t>pulse</w:t>
      </w:r>
      <w:r w:rsidRPr="00821A47">
        <w:rPr>
          <w:spacing w:val="21"/>
          <w:sz w:val="22"/>
          <w:szCs w:val="22"/>
        </w:rPr>
        <w:t xml:space="preserve"> </w:t>
      </w:r>
      <w:r w:rsidRPr="00821A47">
        <w:rPr>
          <w:sz w:val="22"/>
          <w:szCs w:val="22"/>
        </w:rPr>
        <w:t>and</w:t>
      </w:r>
      <w:r w:rsidRPr="00821A47">
        <w:rPr>
          <w:spacing w:val="23"/>
          <w:sz w:val="22"/>
          <w:szCs w:val="22"/>
        </w:rPr>
        <w:t xml:space="preserve"> </w:t>
      </w:r>
      <w:r w:rsidRPr="00821A47">
        <w:rPr>
          <w:sz w:val="22"/>
          <w:szCs w:val="22"/>
        </w:rPr>
        <w:t>"peak power"</w:t>
      </w:r>
      <w:r w:rsidRPr="00821A47">
        <w:rPr>
          <w:spacing w:val="-6"/>
          <w:sz w:val="22"/>
          <w:szCs w:val="22"/>
        </w:rPr>
        <w:t xml:space="preserve"> </w:t>
      </w:r>
      <w:r w:rsidRPr="00821A47">
        <w:rPr>
          <w:sz w:val="22"/>
          <w:szCs w:val="22"/>
        </w:rPr>
        <w:t>exceeding</w:t>
      </w:r>
      <w:r w:rsidRPr="00821A47">
        <w:rPr>
          <w:spacing w:val="-10"/>
          <w:sz w:val="22"/>
          <w:szCs w:val="22"/>
        </w:rPr>
        <w:t xml:space="preserve"> </w:t>
      </w:r>
      <w:r w:rsidRPr="00821A47">
        <w:rPr>
          <w:sz w:val="22"/>
          <w:szCs w:val="22"/>
        </w:rPr>
        <w:t>50</w:t>
      </w:r>
      <w:r w:rsidRPr="00821A47">
        <w:rPr>
          <w:spacing w:val="-2"/>
          <w:sz w:val="22"/>
          <w:szCs w:val="22"/>
        </w:rPr>
        <w:t xml:space="preserve"> </w:t>
      </w:r>
      <w:r w:rsidRPr="00821A47">
        <w:rPr>
          <w:sz w:val="22"/>
          <w:szCs w:val="22"/>
        </w:rPr>
        <w:t>W;</w:t>
      </w:r>
    </w:p>
    <w:p w14:paraId="3D8CCA5A" w14:textId="77777777" w:rsidR="00CF0471" w:rsidRPr="00821A47" w:rsidRDefault="00CF0471" w:rsidP="00CF0471">
      <w:pPr>
        <w:widowControl w:val="0"/>
        <w:autoSpaceDE w:val="0"/>
        <w:autoSpaceDN w:val="0"/>
        <w:adjustRightInd w:val="0"/>
        <w:spacing w:before="3" w:line="252" w:lineRule="exact"/>
        <w:ind w:left="2996" w:right="99" w:hanging="364"/>
        <w:jc w:val="both"/>
        <w:rPr>
          <w:spacing w:val="-2"/>
          <w:sz w:val="22"/>
          <w:szCs w:val="22"/>
        </w:rPr>
      </w:pPr>
      <w:r w:rsidRPr="00821A47">
        <w:rPr>
          <w:sz w:val="22"/>
          <w:szCs w:val="22"/>
        </w:rPr>
        <w:t>2.</w:t>
      </w:r>
      <w:r w:rsidRPr="00821A47">
        <w:rPr>
          <w:sz w:val="22"/>
          <w:szCs w:val="22"/>
        </w:rPr>
        <w:tab/>
      </w:r>
      <w:r w:rsidR="00AD032A" w:rsidRPr="00821A47">
        <w:rPr>
          <w:sz w:val="22"/>
          <w:szCs w:val="22"/>
        </w:rPr>
        <w:t>'</w:t>
      </w:r>
      <w:r w:rsidRPr="00821A47">
        <w:rPr>
          <w:spacing w:val="-2"/>
          <w:sz w:val="22"/>
          <w:szCs w:val="22"/>
        </w:rPr>
        <w:t>Single transverse mode</w:t>
      </w:r>
      <w:r w:rsidR="00AD032A" w:rsidRPr="00821A47">
        <w:rPr>
          <w:spacing w:val="-2"/>
          <w:sz w:val="22"/>
          <w:szCs w:val="22"/>
        </w:rPr>
        <w:t>'</w:t>
      </w:r>
      <w:r w:rsidRPr="00821A47">
        <w:rPr>
          <w:spacing w:val="-2"/>
          <w:sz w:val="22"/>
          <w:szCs w:val="22"/>
        </w:rPr>
        <w:t xml:space="preserve"> output and "average output power" exceeding 50 W; </w:t>
      </w:r>
      <w:r w:rsidRPr="00821A47">
        <w:rPr>
          <w:spacing w:val="-2"/>
          <w:sz w:val="22"/>
          <w:szCs w:val="22"/>
          <w:u w:val="single"/>
        </w:rPr>
        <w:t>or</w:t>
      </w:r>
    </w:p>
    <w:p w14:paraId="5D3BBFA7" w14:textId="77777777" w:rsidR="00CF0471" w:rsidRPr="00821A47" w:rsidRDefault="00CF0471" w:rsidP="00CF0471">
      <w:pPr>
        <w:widowControl w:val="0"/>
        <w:autoSpaceDE w:val="0"/>
        <w:autoSpaceDN w:val="0"/>
        <w:adjustRightInd w:val="0"/>
        <w:spacing w:line="254" w:lineRule="exact"/>
        <w:ind w:left="2996" w:right="99" w:hanging="364"/>
        <w:jc w:val="both"/>
        <w:rPr>
          <w:sz w:val="22"/>
          <w:szCs w:val="22"/>
        </w:rPr>
      </w:pPr>
      <w:r w:rsidRPr="00821A47">
        <w:rPr>
          <w:sz w:val="22"/>
          <w:szCs w:val="22"/>
        </w:rPr>
        <w:t>3.</w:t>
      </w:r>
      <w:r w:rsidRPr="00821A47">
        <w:rPr>
          <w:sz w:val="22"/>
          <w:szCs w:val="22"/>
        </w:rPr>
        <w:tab/>
      </w:r>
      <w:r w:rsidR="00AD032A" w:rsidRPr="00821A47">
        <w:rPr>
          <w:sz w:val="22"/>
          <w:szCs w:val="22"/>
        </w:rPr>
        <w:t>'</w:t>
      </w:r>
      <w:r w:rsidRPr="00821A47">
        <w:rPr>
          <w:sz w:val="22"/>
          <w:szCs w:val="22"/>
        </w:rPr>
        <w:t>Multiple tr</w:t>
      </w:r>
      <w:r w:rsidRPr="00821A47">
        <w:rPr>
          <w:spacing w:val="-1"/>
          <w:sz w:val="22"/>
          <w:szCs w:val="22"/>
        </w:rPr>
        <w:t>a</w:t>
      </w:r>
      <w:r w:rsidRPr="00821A47">
        <w:rPr>
          <w:spacing w:val="1"/>
          <w:sz w:val="22"/>
          <w:szCs w:val="22"/>
        </w:rPr>
        <w:t>n</w:t>
      </w:r>
      <w:r w:rsidRPr="00821A47">
        <w:rPr>
          <w:sz w:val="22"/>
          <w:szCs w:val="22"/>
        </w:rPr>
        <w:t xml:space="preserve">sverse </w:t>
      </w:r>
      <w:r w:rsidRPr="00821A47">
        <w:rPr>
          <w:spacing w:val="-2"/>
          <w:sz w:val="22"/>
          <w:szCs w:val="22"/>
        </w:rPr>
        <w:t>m</w:t>
      </w:r>
      <w:r w:rsidRPr="00821A47">
        <w:rPr>
          <w:sz w:val="22"/>
          <w:szCs w:val="22"/>
        </w:rPr>
        <w:t>ode</w:t>
      </w:r>
      <w:r w:rsidR="00AD032A" w:rsidRPr="00821A47">
        <w:rPr>
          <w:sz w:val="22"/>
          <w:szCs w:val="22"/>
        </w:rPr>
        <w:t>'</w:t>
      </w:r>
      <w:r w:rsidRPr="00821A47">
        <w:rPr>
          <w:sz w:val="22"/>
          <w:szCs w:val="22"/>
        </w:rPr>
        <w:t xml:space="preserve"> output and "avera</w:t>
      </w:r>
      <w:r w:rsidRPr="00821A47">
        <w:rPr>
          <w:spacing w:val="2"/>
          <w:sz w:val="22"/>
          <w:szCs w:val="22"/>
        </w:rPr>
        <w:t>g</w:t>
      </w:r>
      <w:r w:rsidRPr="00821A47">
        <w:rPr>
          <w:sz w:val="22"/>
          <w:szCs w:val="22"/>
        </w:rPr>
        <w:t>e output</w:t>
      </w:r>
      <w:r w:rsidRPr="00821A47">
        <w:rPr>
          <w:spacing w:val="-6"/>
          <w:sz w:val="22"/>
          <w:szCs w:val="22"/>
        </w:rPr>
        <w:t xml:space="preserve"> </w:t>
      </w:r>
      <w:r w:rsidRPr="00821A47">
        <w:rPr>
          <w:sz w:val="22"/>
          <w:szCs w:val="22"/>
        </w:rPr>
        <w:t>power"</w:t>
      </w:r>
      <w:r w:rsidRPr="00821A47">
        <w:rPr>
          <w:spacing w:val="-6"/>
          <w:sz w:val="22"/>
          <w:szCs w:val="22"/>
        </w:rPr>
        <w:t xml:space="preserve"> </w:t>
      </w:r>
      <w:r w:rsidRPr="00821A47">
        <w:rPr>
          <w:sz w:val="22"/>
          <w:szCs w:val="22"/>
        </w:rPr>
        <w:t>exceeding</w:t>
      </w:r>
      <w:r w:rsidRPr="00821A47">
        <w:rPr>
          <w:spacing w:val="-9"/>
          <w:sz w:val="22"/>
          <w:szCs w:val="22"/>
        </w:rPr>
        <w:t xml:space="preserve"> </w:t>
      </w:r>
      <w:r w:rsidRPr="00821A47">
        <w:rPr>
          <w:sz w:val="22"/>
          <w:szCs w:val="22"/>
        </w:rPr>
        <w:t>80</w:t>
      </w:r>
      <w:r w:rsidRPr="00821A47">
        <w:rPr>
          <w:spacing w:val="-2"/>
          <w:sz w:val="22"/>
          <w:szCs w:val="22"/>
        </w:rPr>
        <w:t xml:space="preserve"> </w:t>
      </w:r>
      <w:r w:rsidRPr="00821A47">
        <w:rPr>
          <w:sz w:val="22"/>
          <w:szCs w:val="22"/>
        </w:rPr>
        <w:t>W;</w:t>
      </w:r>
    </w:p>
    <w:p w14:paraId="58344527" w14:textId="77777777" w:rsidR="00CF0471" w:rsidRPr="00821A47" w:rsidRDefault="00CF0471" w:rsidP="00A01611">
      <w:pPr>
        <w:widowControl w:val="0"/>
        <w:autoSpaceDE w:val="0"/>
        <w:autoSpaceDN w:val="0"/>
        <w:adjustRightInd w:val="0"/>
        <w:ind w:right="96"/>
        <w:jc w:val="both"/>
        <w:rPr>
          <w:sz w:val="16"/>
          <w:szCs w:val="16"/>
        </w:rPr>
      </w:pPr>
    </w:p>
    <w:p w14:paraId="684DE10D" w14:textId="77777777" w:rsidR="00CD7940" w:rsidRPr="00821A47" w:rsidRDefault="00CD7940" w:rsidP="00A01611">
      <w:pPr>
        <w:widowControl w:val="0"/>
        <w:autoSpaceDE w:val="0"/>
        <w:autoSpaceDN w:val="0"/>
        <w:adjustRightInd w:val="0"/>
        <w:ind w:right="96"/>
        <w:jc w:val="both"/>
        <w:rPr>
          <w:sz w:val="16"/>
          <w:szCs w:val="16"/>
        </w:rPr>
      </w:pPr>
    </w:p>
    <w:p w14:paraId="0EBFA18B" w14:textId="77777777" w:rsidR="00CD7940" w:rsidRPr="00821A47" w:rsidRDefault="00CD7940" w:rsidP="00A01611">
      <w:pPr>
        <w:widowControl w:val="0"/>
        <w:autoSpaceDE w:val="0"/>
        <w:autoSpaceDN w:val="0"/>
        <w:adjustRightInd w:val="0"/>
        <w:ind w:right="96"/>
        <w:jc w:val="both"/>
        <w:rPr>
          <w:sz w:val="16"/>
          <w:szCs w:val="16"/>
        </w:rPr>
      </w:pPr>
    </w:p>
    <w:p w14:paraId="68A50199" w14:textId="77777777" w:rsidR="00CD7940" w:rsidRPr="00821A47" w:rsidRDefault="00CD7940" w:rsidP="00A01611">
      <w:pPr>
        <w:widowControl w:val="0"/>
        <w:autoSpaceDE w:val="0"/>
        <w:autoSpaceDN w:val="0"/>
        <w:adjustRightInd w:val="0"/>
        <w:ind w:right="96"/>
        <w:jc w:val="both"/>
        <w:rPr>
          <w:sz w:val="16"/>
          <w:szCs w:val="16"/>
        </w:rPr>
      </w:pPr>
    </w:p>
    <w:p w14:paraId="1D3B3BF3" w14:textId="77777777" w:rsidR="00A758A4" w:rsidRPr="00821A47" w:rsidRDefault="00A758A4" w:rsidP="00A01611">
      <w:pPr>
        <w:widowControl w:val="0"/>
        <w:autoSpaceDE w:val="0"/>
        <w:autoSpaceDN w:val="0"/>
        <w:adjustRightInd w:val="0"/>
        <w:ind w:right="96"/>
        <w:jc w:val="both"/>
        <w:rPr>
          <w:sz w:val="16"/>
          <w:szCs w:val="16"/>
        </w:rPr>
      </w:pPr>
    </w:p>
    <w:p w14:paraId="0477AC4D" w14:textId="77777777" w:rsidR="00A758A4" w:rsidRPr="00821A47" w:rsidRDefault="00A758A4" w:rsidP="00A01611">
      <w:pPr>
        <w:widowControl w:val="0"/>
        <w:autoSpaceDE w:val="0"/>
        <w:autoSpaceDN w:val="0"/>
        <w:adjustRightInd w:val="0"/>
        <w:ind w:right="96"/>
        <w:jc w:val="both"/>
        <w:rPr>
          <w:sz w:val="16"/>
          <w:szCs w:val="16"/>
        </w:rPr>
      </w:pPr>
    </w:p>
    <w:p w14:paraId="7E19C356" w14:textId="77777777" w:rsidR="00A758A4" w:rsidRPr="00821A47" w:rsidRDefault="00A758A4" w:rsidP="00A01611">
      <w:pPr>
        <w:widowControl w:val="0"/>
        <w:autoSpaceDE w:val="0"/>
        <w:autoSpaceDN w:val="0"/>
        <w:adjustRightInd w:val="0"/>
        <w:ind w:right="96"/>
        <w:jc w:val="both"/>
        <w:rPr>
          <w:sz w:val="16"/>
          <w:szCs w:val="16"/>
        </w:rPr>
      </w:pPr>
    </w:p>
    <w:p w14:paraId="3D67B161" w14:textId="77777777" w:rsidR="00CD7940" w:rsidRPr="00821A47" w:rsidRDefault="00CD7940" w:rsidP="00A01611">
      <w:pPr>
        <w:widowControl w:val="0"/>
        <w:autoSpaceDE w:val="0"/>
        <w:autoSpaceDN w:val="0"/>
        <w:adjustRightInd w:val="0"/>
        <w:ind w:right="96"/>
        <w:jc w:val="both"/>
        <w:rPr>
          <w:sz w:val="16"/>
          <w:szCs w:val="16"/>
        </w:rPr>
      </w:pPr>
    </w:p>
    <w:p w14:paraId="4E0CA8E2" w14:textId="77777777" w:rsidR="00CD7940" w:rsidRPr="00821A47" w:rsidRDefault="00CD7940" w:rsidP="00A01611">
      <w:pPr>
        <w:widowControl w:val="0"/>
        <w:autoSpaceDE w:val="0"/>
        <w:autoSpaceDN w:val="0"/>
        <w:adjustRightInd w:val="0"/>
        <w:ind w:right="96"/>
        <w:jc w:val="both"/>
        <w:rPr>
          <w:sz w:val="16"/>
          <w:szCs w:val="16"/>
        </w:rPr>
      </w:pPr>
    </w:p>
    <w:p w14:paraId="56B7CD5A" w14:textId="77777777" w:rsidR="00CD7940" w:rsidRPr="00821A47" w:rsidRDefault="00CD7940" w:rsidP="00A01611">
      <w:pPr>
        <w:widowControl w:val="0"/>
        <w:autoSpaceDE w:val="0"/>
        <w:autoSpaceDN w:val="0"/>
        <w:adjustRightInd w:val="0"/>
        <w:ind w:right="96"/>
        <w:jc w:val="both"/>
        <w:rPr>
          <w:sz w:val="16"/>
          <w:szCs w:val="16"/>
        </w:rPr>
      </w:pPr>
    </w:p>
    <w:p w14:paraId="644DDB12" w14:textId="77777777" w:rsidR="00CF0471" w:rsidRPr="00821A47" w:rsidRDefault="00CF0471" w:rsidP="00CF0471">
      <w:pPr>
        <w:tabs>
          <w:tab w:val="left" w:pos="340"/>
          <w:tab w:val="left" w:pos="720"/>
          <w:tab w:val="left" w:pos="1179"/>
          <w:tab w:val="left" w:pos="1582"/>
        </w:tabs>
        <w:ind w:left="2060" w:right="-22" w:hanging="2040"/>
        <w:jc w:val="both"/>
        <w:rPr>
          <w:sz w:val="22"/>
          <w:szCs w:val="22"/>
        </w:rPr>
      </w:pPr>
      <w:r w:rsidRPr="00821A47">
        <w:rPr>
          <w:spacing w:val="-2"/>
          <w:sz w:val="22"/>
          <w:szCs w:val="22"/>
        </w:rPr>
        <w:t>6</w:t>
      </w:r>
      <w:r w:rsidRPr="00821A47">
        <w:rPr>
          <w:sz w:val="22"/>
          <w:szCs w:val="22"/>
        </w:rPr>
        <w:t>.</w:t>
      </w:r>
      <w:r w:rsidRPr="00821A47">
        <w:rPr>
          <w:sz w:val="22"/>
          <w:szCs w:val="22"/>
        </w:rPr>
        <w:tab/>
      </w:r>
      <w:r w:rsidRPr="00821A47">
        <w:rPr>
          <w:spacing w:val="-3"/>
          <w:sz w:val="22"/>
          <w:szCs w:val="22"/>
        </w:rPr>
        <w:t>A</w:t>
      </w:r>
      <w:r w:rsidRPr="00821A47">
        <w:rPr>
          <w:sz w:val="22"/>
          <w:szCs w:val="22"/>
        </w:rPr>
        <w:t xml:space="preserve">. </w:t>
      </w:r>
      <w:r w:rsidRPr="00821A47">
        <w:rPr>
          <w:sz w:val="22"/>
          <w:szCs w:val="22"/>
        </w:rPr>
        <w:tab/>
      </w:r>
      <w:r w:rsidRPr="00821A47">
        <w:rPr>
          <w:spacing w:val="-2"/>
          <w:sz w:val="22"/>
          <w:szCs w:val="22"/>
        </w:rPr>
        <w:t>5</w:t>
      </w:r>
      <w:r w:rsidRPr="00821A47">
        <w:rPr>
          <w:sz w:val="22"/>
          <w:szCs w:val="22"/>
        </w:rPr>
        <w:t>.</w:t>
      </w:r>
      <w:r w:rsidRPr="00821A47">
        <w:rPr>
          <w:sz w:val="22"/>
          <w:szCs w:val="22"/>
        </w:rPr>
        <w:tab/>
      </w:r>
      <w:r w:rsidRPr="00821A47">
        <w:rPr>
          <w:spacing w:val="-2"/>
          <w:sz w:val="22"/>
          <w:szCs w:val="22"/>
        </w:rPr>
        <w:t>b</w:t>
      </w:r>
      <w:r w:rsidRPr="00821A47">
        <w:rPr>
          <w:sz w:val="22"/>
          <w:szCs w:val="22"/>
        </w:rPr>
        <w:t>.</w:t>
      </w:r>
      <w:r w:rsidRPr="00821A47">
        <w:rPr>
          <w:sz w:val="22"/>
          <w:szCs w:val="22"/>
        </w:rPr>
        <w:tab/>
        <w:t>6.</w:t>
      </w:r>
      <w:r w:rsidRPr="00821A47">
        <w:rPr>
          <w:sz w:val="22"/>
          <w:szCs w:val="22"/>
        </w:rPr>
        <w:tab/>
        <w:t>Output</w:t>
      </w:r>
      <w:r w:rsidRPr="00821A47">
        <w:rPr>
          <w:spacing w:val="52"/>
          <w:sz w:val="22"/>
          <w:szCs w:val="22"/>
        </w:rPr>
        <w:t xml:space="preserve"> </w:t>
      </w:r>
      <w:r w:rsidRPr="00821A47">
        <w:rPr>
          <w:sz w:val="22"/>
          <w:szCs w:val="22"/>
        </w:rPr>
        <w:t>wavelength</w:t>
      </w:r>
      <w:r w:rsidRPr="00821A47">
        <w:rPr>
          <w:spacing w:val="48"/>
          <w:sz w:val="22"/>
          <w:szCs w:val="22"/>
        </w:rPr>
        <w:t xml:space="preserve"> </w:t>
      </w:r>
      <w:r w:rsidRPr="00821A47">
        <w:rPr>
          <w:sz w:val="22"/>
          <w:szCs w:val="22"/>
        </w:rPr>
        <w:t>exceeding</w:t>
      </w:r>
      <w:r w:rsidRPr="00821A47">
        <w:rPr>
          <w:spacing w:val="48"/>
          <w:sz w:val="22"/>
          <w:szCs w:val="22"/>
        </w:rPr>
        <w:t xml:space="preserve"> </w:t>
      </w:r>
      <w:r w:rsidRPr="00821A47">
        <w:rPr>
          <w:sz w:val="22"/>
          <w:szCs w:val="22"/>
        </w:rPr>
        <w:t>975</w:t>
      </w:r>
      <w:r w:rsidRPr="00821A47">
        <w:rPr>
          <w:spacing w:val="54"/>
          <w:sz w:val="22"/>
          <w:szCs w:val="22"/>
        </w:rPr>
        <w:t xml:space="preserve"> </w:t>
      </w:r>
      <w:r w:rsidRPr="00821A47">
        <w:rPr>
          <w:sz w:val="22"/>
          <w:szCs w:val="22"/>
        </w:rPr>
        <w:t>nm but not ex</w:t>
      </w:r>
      <w:r w:rsidRPr="00821A47">
        <w:rPr>
          <w:spacing w:val="-2"/>
          <w:sz w:val="22"/>
          <w:szCs w:val="22"/>
        </w:rPr>
        <w:t>c</w:t>
      </w:r>
      <w:r w:rsidRPr="00821A47">
        <w:rPr>
          <w:sz w:val="22"/>
          <w:szCs w:val="22"/>
        </w:rPr>
        <w:t>eeding 1,1</w:t>
      </w:r>
      <w:r w:rsidRPr="00821A47">
        <w:rPr>
          <w:spacing w:val="-1"/>
          <w:sz w:val="22"/>
          <w:szCs w:val="22"/>
        </w:rPr>
        <w:t>5</w:t>
      </w:r>
      <w:r w:rsidRPr="00821A47">
        <w:rPr>
          <w:sz w:val="22"/>
          <w:szCs w:val="22"/>
        </w:rPr>
        <w:t>0</w:t>
      </w:r>
      <w:r w:rsidRPr="00821A47">
        <w:rPr>
          <w:spacing w:val="-5"/>
          <w:sz w:val="22"/>
          <w:szCs w:val="22"/>
        </w:rPr>
        <w:t xml:space="preserve"> </w:t>
      </w:r>
      <w:r w:rsidRPr="00821A47">
        <w:rPr>
          <w:sz w:val="22"/>
          <w:szCs w:val="22"/>
        </w:rPr>
        <w:t>nm</w:t>
      </w:r>
      <w:r w:rsidRPr="00821A47">
        <w:rPr>
          <w:spacing w:val="-4"/>
          <w:sz w:val="22"/>
          <w:szCs w:val="22"/>
        </w:rPr>
        <w:t xml:space="preserve"> </w:t>
      </w:r>
      <w:r w:rsidRPr="00821A47">
        <w:rPr>
          <w:sz w:val="22"/>
          <w:szCs w:val="22"/>
        </w:rPr>
        <w:t>and</w:t>
      </w:r>
      <w:r w:rsidRPr="00821A47">
        <w:rPr>
          <w:spacing w:val="-3"/>
          <w:sz w:val="22"/>
          <w:szCs w:val="22"/>
        </w:rPr>
        <w:t xml:space="preserve"> </w:t>
      </w:r>
      <w:r w:rsidRPr="00821A47">
        <w:rPr>
          <w:sz w:val="22"/>
          <w:szCs w:val="22"/>
        </w:rPr>
        <w:t>any</w:t>
      </w:r>
      <w:r w:rsidRPr="00821A47">
        <w:rPr>
          <w:spacing w:val="-3"/>
          <w:sz w:val="22"/>
          <w:szCs w:val="22"/>
        </w:rPr>
        <w:t xml:space="preserve"> </w:t>
      </w:r>
      <w:r w:rsidRPr="00821A47">
        <w:rPr>
          <w:sz w:val="22"/>
          <w:szCs w:val="22"/>
        </w:rPr>
        <w:t>of</w:t>
      </w:r>
      <w:r w:rsidRPr="00821A47">
        <w:rPr>
          <w:spacing w:val="-2"/>
          <w:sz w:val="22"/>
          <w:szCs w:val="22"/>
        </w:rPr>
        <w:t xml:space="preserve"> </w:t>
      </w:r>
      <w:r w:rsidRPr="00821A47">
        <w:rPr>
          <w:spacing w:val="-1"/>
          <w:sz w:val="22"/>
          <w:szCs w:val="22"/>
        </w:rPr>
        <w:t>t</w:t>
      </w:r>
      <w:r w:rsidRPr="00821A47">
        <w:rPr>
          <w:spacing w:val="1"/>
          <w:sz w:val="22"/>
          <w:szCs w:val="22"/>
        </w:rPr>
        <w:t>h</w:t>
      </w:r>
      <w:r w:rsidRPr="00821A47">
        <w:rPr>
          <w:sz w:val="22"/>
          <w:szCs w:val="22"/>
        </w:rPr>
        <w:t>e</w:t>
      </w:r>
      <w:r w:rsidRPr="00821A47">
        <w:rPr>
          <w:spacing w:val="-3"/>
          <w:sz w:val="22"/>
          <w:szCs w:val="22"/>
        </w:rPr>
        <w:t xml:space="preserve"> </w:t>
      </w:r>
      <w:r w:rsidRPr="00821A47">
        <w:rPr>
          <w:sz w:val="22"/>
          <w:szCs w:val="22"/>
        </w:rPr>
        <w:t>f</w:t>
      </w:r>
      <w:r w:rsidRPr="00821A47">
        <w:rPr>
          <w:spacing w:val="-1"/>
          <w:sz w:val="22"/>
          <w:szCs w:val="22"/>
        </w:rPr>
        <w:t>o</w:t>
      </w:r>
      <w:r w:rsidR="00A01611" w:rsidRPr="00821A47">
        <w:rPr>
          <w:sz w:val="22"/>
          <w:szCs w:val="22"/>
        </w:rPr>
        <w:t>llowing:</w:t>
      </w:r>
    </w:p>
    <w:p w14:paraId="19DA3887" w14:textId="77777777" w:rsidR="00CF0471" w:rsidRPr="00821A47" w:rsidRDefault="00CF0471" w:rsidP="00CF0471">
      <w:pPr>
        <w:widowControl w:val="0"/>
        <w:tabs>
          <w:tab w:val="left" w:pos="2600"/>
        </w:tabs>
        <w:autoSpaceDE w:val="0"/>
        <w:autoSpaceDN w:val="0"/>
        <w:adjustRightInd w:val="0"/>
        <w:spacing w:before="1"/>
        <w:ind w:left="2606" w:right="-20" w:hanging="506"/>
        <w:rPr>
          <w:sz w:val="22"/>
          <w:szCs w:val="22"/>
        </w:rPr>
      </w:pPr>
      <w:r w:rsidRPr="00821A47">
        <w:rPr>
          <w:bCs/>
          <w:sz w:val="22"/>
          <w:szCs w:val="22"/>
        </w:rPr>
        <w:t>a.</w:t>
      </w:r>
      <w:r w:rsidRPr="00821A47">
        <w:rPr>
          <w:bCs/>
          <w:sz w:val="22"/>
          <w:szCs w:val="22"/>
        </w:rPr>
        <w:tab/>
        <w:t>"Pulse</w:t>
      </w:r>
      <w:r w:rsidRPr="00821A47">
        <w:rPr>
          <w:bCs/>
          <w:spacing w:val="23"/>
          <w:sz w:val="22"/>
          <w:szCs w:val="22"/>
        </w:rPr>
        <w:t xml:space="preserve"> </w:t>
      </w:r>
      <w:r w:rsidRPr="00821A47">
        <w:rPr>
          <w:bCs/>
          <w:sz w:val="22"/>
          <w:szCs w:val="22"/>
        </w:rPr>
        <w:t>duration"</w:t>
      </w:r>
      <w:r w:rsidRPr="00821A47">
        <w:rPr>
          <w:bCs/>
          <w:spacing w:val="20"/>
          <w:sz w:val="22"/>
          <w:szCs w:val="22"/>
        </w:rPr>
        <w:t xml:space="preserve"> </w:t>
      </w:r>
      <w:r w:rsidRPr="00821A47">
        <w:rPr>
          <w:bCs/>
          <w:sz w:val="22"/>
          <w:szCs w:val="22"/>
        </w:rPr>
        <w:t>of</w:t>
      </w:r>
      <w:r w:rsidRPr="00821A47">
        <w:rPr>
          <w:bCs/>
          <w:spacing w:val="27"/>
          <w:sz w:val="22"/>
          <w:szCs w:val="22"/>
        </w:rPr>
        <w:t xml:space="preserve"> </w:t>
      </w:r>
      <w:r w:rsidRPr="00821A47">
        <w:rPr>
          <w:bCs/>
          <w:sz w:val="22"/>
          <w:szCs w:val="22"/>
        </w:rPr>
        <w:t>less</w:t>
      </w:r>
      <w:r w:rsidRPr="00821A47">
        <w:rPr>
          <w:bCs/>
          <w:spacing w:val="26"/>
          <w:sz w:val="22"/>
          <w:szCs w:val="22"/>
        </w:rPr>
        <w:t xml:space="preserve"> </w:t>
      </w:r>
      <w:r w:rsidRPr="00821A47">
        <w:rPr>
          <w:bCs/>
          <w:sz w:val="22"/>
          <w:szCs w:val="22"/>
        </w:rPr>
        <w:t>than</w:t>
      </w:r>
      <w:r w:rsidRPr="00821A47">
        <w:rPr>
          <w:bCs/>
          <w:spacing w:val="25"/>
          <w:sz w:val="22"/>
          <w:szCs w:val="22"/>
        </w:rPr>
        <w:t xml:space="preserve"> </w:t>
      </w:r>
      <w:r w:rsidRPr="00821A47">
        <w:rPr>
          <w:bCs/>
          <w:sz w:val="22"/>
          <w:szCs w:val="22"/>
        </w:rPr>
        <w:t>1</w:t>
      </w:r>
      <w:r w:rsidRPr="00821A47">
        <w:rPr>
          <w:bCs/>
          <w:spacing w:val="28"/>
          <w:sz w:val="22"/>
          <w:szCs w:val="22"/>
        </w:rPr>
        <w:t xml:space="preserve"> </w:t>
      </w:r>
      <w:r w:rsidRPr="00821A47">
        <w:rPr>
          <w:bCs/>
          <w:sz w:val="22"/>
          <w:szCs w:val="22"/>
        </w:rPr>
        <w:t>ps,</w:t>
      </w:r>
      <w:r w:rsidRPr="00821A47">
        <w:rPr>
          <w:bCs/>
          <w:spacing w:val="25"/>
          <w:sz w:val="22"/>
          <w:szCs w:val="22"/>
        </w:rPr>
        <w:t xml:space="preserve"> </w:t>
      </w:r>
      <w:r w:rsidRPr="00821A47">
        <w:rPr>
          <w:bCs/>
          <w:sz w:val="22"/>
          <w:szCs w:val="22"/>
        </w:rPr>
        <w:t>and</w:t>
      </w:r>
      <w:r w:rsidRPr="00821A47">
        <w:rPr>
          <w:bCs/>
          <w:spacing w:val="25"/>
          <w:sz w:val="22"/>
          <w:szCs w:val="22"/>
        </w:rPr>
        <w:t xml:space="preserve"> </w:t>
      </w:r>
      <w:r w:rsidRPr="00821A47">
        <w:rPr>
          <w:bCs/>
          <w:sz w:val="22"/>
          <w:szCs w:val="22"/>
        </w:rPr>
        <w:t>any</w:t>
      </w:r>
      <w:r w:rsidRPr="00821A47">
        <w:rPr>
          <w:bCs/>
          <w:spacing w:val="26"/>
          <w:sz w:val="22"/>
          <w:szCs w:val="22"/>
        </w:rPr>
        <w:t xml:space="preserve"> </w:t>
      </w:r>
      <w:r w:rsidRPr="00821A47">
        <w:rPr>
          <w:bCs/>
          <w:sz w:val="22"/>
          <w:szCs w:val="22"/>
        </w:rPr>
        <w:t xml:space="preserve">of </w:t>
      </w:r>
      <w:r w:rsidR="001808D3" w:rsidRPr="00821A47">
        <w:rPr>
          <w:bCs/>
          <w:sz w:val="22"/>
          <w:szCs w:val="22"/>
        </w:rPr>
        <w:t xml:space="preserve">the </w:t>
      </w:r>
      <w:r w:rsidRPr="00821A47">
        <w:rPr>
          <w:bCs/>
          <w:sz w:val="22"/>
          <w:szCs w:val="22"/>
        </w:rPr>
        <w:t>following:</w:t>
      </w:r>
    </w:p>
    <w:p w14:paraId="63B7579A" w14:textId="77777777" w:rsidR="00CF0471" w:rsidRPr="00821A47" w:rsidRDefault="00CF0471" w:rsidP="00CF0471">
      <w:pPr>
        <w:widowControl w:val="0"/>
        <w:autoSpaceDE w:val="0"/>
        <w:autoSpaceDN w:val="0"/>
        <w:adjustRightInd w:val="0"/>
        <w:spacing w:line="250" w:lineRule="exact"/>
        <w:ind w:left="3024" w:right="-42" w:hanging="418"/>
        <w:rPr>
          <w:sz w:val="22"/>
          <w:szCs w:val="22"/>
        </w:rPr>
      </w:pPr>
      <w:r w:rsidRPr="00821A47">
        <w:rPr>
          <w:bCs/>
          <w:sz w:val="22"/>
          <w:szCs w:val="22"/>
        </w:rPr>
        <w:t>1.</w:t>
      </w:r>
      <w:r w:rsidRPr="00821A47">
        <w:rPr>
          <w:bCs/>
          <w:sz w:val="22"/>
          <w:szCs w:val="22"/>
        </w:rPr>
        <w:tab/>
        <w:t>Output "p</w:t>
      </w:r>
      <w:r w:rsidRPr="00821A47">
        <w:rPr>
          <w:bCs/>
          <w:spacing w:val="1"/>
          <w:sz w:val="22"/>
          <w:szCs w:val="22"/>
        </w:rPr>
        <w:t>ea</w:t>
      </w:r>
      <w:r w:rsidRPr="00821A47">
        <w:rPr>
          <w:bCs/>
          <w:sz w:val="22"/>
          <w:szCs w:val="22"/>
        </w:rPr>
        <w:t xml:space="preserve">k power" exceeding 2 </w:t>
      </w:r>
      <w:r w:rsidRPr="00821A47">
        <w:rPr>
          <w:bCs/>
          <w:spacing w:val="-1"/>
          <w:sz w:val="22"/>
          <w:szCs w:val="22"/>
        </w:rPr>
        <w:t>G</w:t>
      </w:r>
      <w:r w:rsidRPr="00821A47">
        <w:rPr>
          <w:bCs/>
          <w:sz w:val="22"/>
          <w:szCs w:val="22"/>
        </w:rPr>
        <w:t>W p</w:t>
      </w:r>
      <w:r w:rsidRPr="00821A47">
        <w:rPr>
          <w:bCs/>
          <w:spacing w:val="2"/>
          <w:sz w:val="22"/>
          <w:szCs w:val="22"/>
        </w:rPr>
        <w:t>e</w:t>
      </w:r>
      <w:r w:rsidRPr="00821A47">
        <w:rPr>
          <w:bCs/>
          <w:sz w:val="22"/>
          <w:szCs w:val="22"/>
        </w:rPr>
        <w:t>r pulse;</w:t>
      </w:r>
    </w:p>
    <w:p w14:paraId="0BA89081" w14:textId="77777777" w:rsidR="00CF0471" w:rsidRPr="00821A47" w:rsidRDefault="00CF0471" w:rsidP="00CF0471">
      <w:pPr>
        <w:widowControl w:val="0"/>
        <w:autoSpaceDE w:val="0"/>
        <w:autoSpaceDN w:val="0"/>
        <w:adjustRightInd w:val="0"/>
        <w:spacing w:line="250" w:lineRule="exact"/>
        <w:ind w:left="3024" w:right="-42" w:hanging="418"/>
        <w:rPr>
          <w:sz w:val="22"/>
          <w:szCs w:val="22"/>
        </w:rPr>
      </w:pPr>
      <w:r w:rsidRPr="00821A47">
        <w:rPr>
          <w:bCs/>
          <w:sz w:val="22"/>
          <w:szCs w:val="22"/>
        </w:rPr>
        <w:t>2.</w:t>
      </w:r>
      <w:r w:rsidRPr="00821A47">
        <w:rPr>
          <w:bCs/>
          <w:sz w:val="22"/>
          <w:szCs w:val="22"/>
        </w:rPr>
        <w:tab/>
        <w:t>"A</w:t>
      </w:r>
      <w:r w:rsidR="008855F8" w:rsidRPr="00821A47">
        <w:rPr>
          <w:bCs/>
          <w:sz w:val="22"/>
          <w:szCs w:val="22"/>
        </w:rPr>
        <w:t>verage output power" exceeding 3</w:t>
      </w:r>
      <w:r w:rsidRPr="00821A47">
        <w:rPr>
          <w:bCs/>
          <w:sz w:val="22"/>
          <w:szCs w:val="22"/>
        </w:rPr>
        <w:t xml:space="preserve">0 W; </w:t>
      </w:r>
      <w:r w:rsidR="00443E5F" w:rsidRPr="00821A47">
        <w:rPr>
          <w:bCs/>
          <w:sz w:val="22"/>
          <w:szCs w:val="22"/>
          <w:u w:val="single"/>
        </w:rPr>
        <w:t>or</w:t>
      </w:r>
    </w:p>
    <w:p w14:paraId="5CBC6B5F" w14:textId="77777777" w:rsidR="00CF0471" w:rsidRPr="00821A47" w:rsidRDefault="00CF0471" w:rsidP="00CF0471">
      <w:pPr>
        <w:widowControl w:val="0"/>
        <w:autoSpaceDE w:val="0"/>
        <w:autoSpaceDN w:val="0"/>
        <w:adjustRightInd w:val="0"/>
        <w:spacing w:line="250" w:lineRule="exact"/>
        <w:ind w:left="3024" w:right="-42" w:hanging="418"/>
        <w:rPr>
          <w:spacing w:val="-6"/>
          <w:sz w:val="22"/>
          <w:szCs w:val="22"/>
        </w:rPr>
      </w:pPr>
      <w:r w:rsidRPr="00821A47">
        <w:rPr>
          <w:bCs/>
          <w:spacing w:val="-6"/>
          <w:sz w:val="22"/>
          <w:szCs w:val="22"/>
        </w:rPr>
        <w:t>3.</w:t>
      </w:r>
      <w:r w:rsidRPr="00821A47">
        <w:rPr>
          <w:bCs/>
          <w:spacing w:val="-6"/>
          <w:sz w:val="22"/>
          <w:szCs w:val="22"/>
        </w:rPr>
        <w:tab/>
        <w:t>Output energy exceeding 0.002 J per pulse;</w:t>
      </w:r>
    </w:p>
    <w:p w14:paraId="436FF26E" w14:textId="77777777" w:rsidR="00CF3264" w:rsidRPr="00821A47" w:rsidRDefault="00613287" w:rsidP="00613287">
      <w:pPr>
        <w:pStyle w:val="1A1a1a"/>
        <w:ind w:right="-23"/>
        <w:jc w:val="both"/>
        <w:rPr>
          <w:sz w:val="22"/>
          <w:szCs w:val="22"/>
        </w:rPr>
      </w:pPr>
      <w:r w:rsidRPr="00821A47">
        <w:rPr>
          <w:sz w:val="22"/>
          <w:szCs w:val="22"/>
        </w:rPr>
        <w:tab/>
      </w:r>
      <w:r w:rsidRPr="00821A47">
        <w:rPr>
          <w:sz w:val="22"/>
          <w:szCs w:val="22"/>
        </w:rPr>
        <w:tab/>
      </w:r>
      <w:r w:rsidRPr="00821A47">
        <w:rPr>
          <w:sz w:val="22"/>
          <w:szCs w:val="22"/>
        </w:rPr>
        <w:tab/>
      </w:r>
      <w:r w:rsidR="00A01611" w:rsidRPr="00821A47">
        <w:rPr>
          <w:sz w:val="22"/>
          <w:szCs w:val="22"/>
        </w:rPr>
        <w:tab/>
      </w:r>
      <w:r w:rsidRPr="00821A47">
        <w:rPr>
          <w:sz w:val="22"/>
          <w:szCs w:val="22"/>
        </w:rPr>
        <w:tab/>
      </w:r>
      <w:r w:rsidR="00CF0471" w:rsidRPr="00821A47">
        <w:rPr>
          <w:sz w:val="22"/>
          <w:szCs w:val="22"/>
        </w:rPr>
        <w:t>b</w:t>
      </w:r>
      <w:r w:rsidR="00CF3264" w:rsidRPr="00821A47">
        <w:rPr>
          <w:sz w:val="22"/>
          <w:szCs w:val="22"/>
        </w:rPr>
        <w:t>.</w:t>
      </w:r>
      <w:r w:rsidR="00CF3264" w:rsidRPr="00821A47">
        <w:rPr>
          <w:sz w:val="22"/>
          <w:szCs w:val="22"/>
        </w:rPr>
        <w:tab/>
        <w:t xml:space="preserve">"Pulse duration" </w:t>
      </w:r>
      <w:r w:rsidR="00CF0471" w:rsidRPr="00821A47">
        <w:rPr>
          <w:bCs/>
          <w:spacing w:val="-2"/>
          <w:sz w:val="22"/>
          <w:szCs w:val="22"/>
        </w:rPr>
        <w:t xml:space="preserve">equal to or exceeding 1 ps and </w:t>
      </w:r>
      <w:r w:rsidR="00CF3264" w:rsidRPr="00821A47">
        <w:rPr>
          <w:sz w:val="22"/>
          <w:szCs w:val="22"/>
        </w:rPr>
        <w:t>less than 1 ns, and any of the following:</w:t>
      </w:r>
    </w:p>
    <w:p w14:paraId="38B43469" w14:textId="77777777" w:rsidR="00CF3264" w:rsidRPr="00821A47" w:rsidRDefault="00CF3264">
      <w:pPr>
        <w:pStyle w:val="1A1a1a1"/>
        <w:ind w:right="-22"/>
        <w:jc w:val="both"/>
        <w:rPr>
          <w:sz w:val="22"/>
          <w:szCs w:val="22"/>
        </w:rPr>
      </w:pP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t>1.</w:t>
      </w:r>
      <w:r w:rsidRPr="00821A47">
        <w:rPr>
          <w:sz w:val="22"/>
          <w:szCs w:val="22"/>
        </w:rPr>
        <w:tab/>
      </w:r>
      <w:r w:rsidRPr="00821A47">
        <w:rPr>
          <w:bCs/>
          <w:sz w:val="22"/>
          <w:szCs w:val="22"/>
        </w:rPr>
        <w:t xml:space="preserve">Output "peak power" exceeding 5 GW per pulse; </w:t>
      </w:r>
    </w:p>
    <w:p w14:paraId="744B80CD" w14:textId="77777777" w:rsidR="00CF3264" w:rsidRPr="00821A47" w:rsidRDefault="00CF3264">
      <w:pPr>
        <w:pStyle w:val="1A1a1a1"/>
        <w:ind w:right="-22"/>
        <w:jc w:val="both"/>
        <w:rPr>
          <w:sz w:val="22"/>
          <w:szCs w:val="22"/>
        </w:rPr>
      </w:pP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t>2.</w:t>
      </w:r>
      <w:r w:rsidRPr="00821A47">
        <w:rPr>
          <w:sz w:val="22"/>
          <w:szCs w:val="22"/>
        </w:rPr>
        <w:tab/>
      </w:r>
      <w:r w:rsidRPr="00821A47">
        <w:rPr>
          <w:bCs/>
          <w:sz w:val="22"/>
          <w:szCs w:val="22"/>
        </w:rPr>
        <w:t>"A</w:t>
      </w:r>
      <w:r w:rsidR="009A4B62" w:rsidRPr="00821A47">
        <w:rPr>
          <w:bCs/>
          <w:sz w:val="22"/>
          <w:szCs w:val="22"/>
        </w:rPr>
        <w:t>verage output power" exceeding 5</w:t>
      </w:r>
      <w:r w:rsidRPr="00821A47">
        <w:rPr>
          <w:bCs/>
          <w:sz w:val="22"/>
          <w:szCs w:val="22"/>
        </w:rPr>
        <w:t xml:space="preserve">0 W; </w:t>
      </w:r>
      <w:r w:rsidRPr="00821A47">
        <w:rPr>
          <w:bCs/>
          <w:sz w:val="22"/>
          <w:szCs w:val="22"/>
          <w:u w:val="single"/>
        </w:rPr>
        <w:t>or</w:t>
      </w:r>
    </w:p>
    <w:p w14:paraId="0F991E74" w14:textId="77777777" w:rsidR="00CF3264" w:rsidRPr="00821A47" w:rsidRDefault="00CF3264">
      <w:pPr>
        <w:pStyle w:val="1A1a1a1"/>
        <w:ind w:right="-22"/>
        <w:jc w:val="both"/>
        <w:rPr>
          <w:sz w:val="22"/>
          <w:szCs w:val="22"/>
        </w:rPr>
      </w:pP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t>3.</w:t>
      </w:r>
      <w:r w:rsidRPr="00821A47">
        <w:rPr>
          <w:sz w:val="22"/>
          <w:szCs w:val="22"/>
        </w:rPr>
        <w:tab/>
      </w:r>
      <w:r w:rsidRPr="00821A47">
        <w:rPr>
          <w:bCs/>
          <w:sz w:val="22"/>
          <w:szCs w:val="22"/>
        </w:rPr>
        <w:t>Output energy exceeding 0.1 J per pulse;</w:t>
      </w:r>
    </w:p>
    <w:p w14:paraId="003203DD" w14:textId="77777777" w:rsidR="00CF3264" w:rsidRPr="00821A47" w:rsidRDefault="00B51351" w:rsidP="00A01611">
      <w:pPr>
        <w:pStyle w:val="1A1a1a"/>
        <w:ind w:right="-23"/>
        <w:jc w:val="both"/>
        <w:rPr>
          <w:sz w:val="22"/>
          <w:szCs w:val="22"/>
        </w:rPr>
      </w:pPr>
      <w:r w:rsidRPr="00821A47">
        <w:rPr>
          <w:sz w:val="22"/>
          <w:szCs w:val="22"/>
        </w:rPr>
        <w:tab/>
      </w:r>
      <w:r w:rsidRPr="00821A47">
        <w:rPr>
          <w:sz w:val="22"/>
          <w:szCs w:val="22"/>
        </w:rPr>
        <w:tab/>
      </w:r>
      <w:r w:rsidRPr="00821A47">
        <w:rPr>
          <w:sz w:val="22"/>
          <w:szCs w:val="22"/>
        </w:rPr>
        <w:tab/>
      </w:r>
      <w:r w:rsidR="00D700C9" w:rsidRPr="00821A47">
        <w:rPr>
          <w:sz w:val="22"/>
          <w:szCs w:val="22"/>
        </w:rPr>
        <w:tab/>
      </w:r>
      <w:r w:rsidRPr="00821A47">
        <w:rPr>
          <w:sz w:val="22"/>
          <w:szCs w:val="22"/>
        </w:rPr>
        <w:tab/>
      </w:r>
      <w:r w:rsidR="00CF0471" w:rsidRPr="00821A47">
        <w:rPr>
          <w:sz w:val="22"/>
          <w:szCs w:val="22"/>
        </w:rPr>
        <w:t>c</w:t>
      </w:r>
      <w:r w:rsidR="00CF3264" w:rsidRPr="00821A47">
        <w:rPr>
          <w:sz w:val="22"/>
          <w:szCs w:val="22"/>
        </w:rPr>
        <w:t>.</w:t>
      </w:r>
      <w:r w:rsidR="00CF3264" w:rsidRPr="00821A47">
        <w:rPr>
          <w:sz w:val="22"/>
          <w:szCs w:val="22"/>
        </w:rPr>
        <w:tab/>
        <w:t>"Pulse duration" equal to or exceeding 1 ns but not exceeding</w:t>
      </w:r>
      <w:r w:rsidR="00CF3264" w:rsidRPr="00821A47">
        <w:rPr>
          <w:color w:val="auto"/>
          <w:sz w:val="22"/>
          <w:szCs w:val="22"/>
        </w:rPr>
        <w:t xml:space="preserve"> 1 </w:t>
      </w:r>
      <w:r w:rsidR="00CF3264" w:rsidRPr="00821A47">
        <w:rPr>
          <w:color w:val="auto"/>
          <w:sz w:val="22"/>
          <w:szCs w:val="22"/>
        </w:rPr>
        <w:sym w:font="Symbol" w:char="F06D"/>
      </w:r>
      <w:r w:rsidR="00CF3264" w:rsidRPr="00821A47">
        <w:rPr>
          <w:color w:val="auto"/>
          <w:sz w:val="22"/>
          <w:szCs w:val="22"/>
        </w:rPr>
        <w:t>s</w:t>
      </w:r>
      <w:r w:rsidR="00CF3264" w:rsidRPr="00821A47">
        <w:rPr>
          <w:sz w:val="22"/>
          <w:szCs w:val="22"/>
        </w:rPr>
        <w:t xml:space="preserve"> </w:t>
      </w:r>
      <w:r w:rsidR="00CF3264" w:rsidRPr="00821A47">
        <w:rPr>
          <w:color w:val="auto"/>
          <w:sz w:val="22"/>
          <w:szCs w:val="22"/>
        </w:rPr>
        <w:t>and</w:t>
      </w:r>
      <w:r w:rsidR="00CF3264" w:rsidRPr="00821A47">
        <w:rPr>
          <w:sz w:val="22"/>
          <w:szCs w:val="22"/>
        </w:rPr>
        <w:t xml:space="preserve"> any of the following:</w:t>
      </w:r>
    </w:p>
    <w:p w14:paraId="19CADFD9" w14:textId="77777777" w:rsidR="00CF3264" w:rsidRPr="00821A47" w:rsidRDefault="00A45A96" w:rsidP="00A45A96">
      <w:pPr>
        <w:pStyle w:val="1A1a1a1"/>
        <w:spacing w:before="60"/>
        <w:ind w:right="-23"/>
        <w:jc w:val="both"/>
        <w:rPr>
          <w:sz w:val="22"/>
          <w:szCs w:val="22"/>
        </w:rPr>
      </w:pP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r>
      <w:r w:rsidR="00CF3264" w:rsidRPr="00821A47">
        <w:rPr>
          <w:sz w:val="22"/>
          <w:szCs w:val="22"/>
        </w:rPr>
        <w:tab/>
        <w:t>1.</w:t>
      </w:r>
      <w:r w:rsidR="00CF3264" w:rsidRPr="00821A47">
        <w:rPr>
          <w:sz w:val="22"/>
          <w:szCs w:val="22"/>
        </w:rPr>
        <w:tab/>
      </w:r>
      <w:r w:rsidR="00B74FAC" w:rsidRPr="00821A47">
        <w:rPr>
          <w:sz w:val="22"/>
          <w:szCs w:val="22"/>
        </w:rPr>
        <w:t>'</w:t>
      </w:r>
      <w:r w:rsidR="00CF3264" w:rsidRPr="00821A47">
        <w:rPr>
          <w:bCs/>
          <w:sz w:val="22"/>
          <w:szCs w:val="22"/>
        </w:rPr>
        <w:t>Single transverse mode</w:t>
      </w:r>
      <w:r w:rsidR="00B74FAC" w:rsidRPr="00821A47">
        <w:rPr>
          <w:bCs/>
          <w:sz w:val="22"/>
          <w:szCs w:val="22"/>
        </w:rPr>
        <w:t>'</w:t>
      </w:r>
      <w:r w:rsidR="00CF3264" w:rsidRPr="00821A47">
        <w:rPr>
          <w:bCs/>
          <w:sz w:val="22"/>
          <w:szCs w:val="22"/>
        </w:rPr>
        <w:t xml:space="preserve"> output and any of the following:</w:t>
      </w:r>
    </w:p>
    <w:p w14:paraId="16FA41E8" w14:textId="77777777" w:rsidR="00CF3264" w:rsidRPr="00821A47" w:rsidRDefault="00CF3264">
      <w:pPr>
        <w:pStyle w:val="1A1a1a1a"/>
        <w:ind w:right="-22"/>
        <w:jc w:val="both"/>
        <w:rPr>
          <w:sz w:val="22"/>
          <w:szCs w:val="22"/>
        </w:rPr>
      </w:pP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t>a.</w:t>
      </w:r>
      <w:r w:rsidRPr="00821A47">
        <w:rPr>
          <w:sz w:val="22"/>
          <w:szCs w:val="22"/>
        </w:rPr>
        <w:tab/>
      </w:r>
      <w:r w:rsidRPr="00821A47">
        <w:rPr>
          <w:bCs/>
          <w:sz w:val="22"/>
          <w:szCs w:val="22"/>
        </w:rPr>
        <w:t>"Peak power" exceeding 100 MW;</w:t>
      </w:r>
    </w:p>
    <w:p w14:paraId="19BF1A5C" w14:textId="77777777" w:rsidR="00CF3264" w:rsidRPr="00821A47" w:rsidRDefault="00CF3264">
      <w:pPr>
        <w:pStyle w:val="1A1a1a1a"/>
        <w:ind w:right="-22"/>
        <w:jc w:val="both"/>
        <w:rPr>
          <w:sz w:val="22"/>
          <w:szCs w:val="22"/>
        </w:rPr>
      </w:pP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t>b.</w:t>
      </w:r>
      <w:r w:rsidRPr="00821A47">
        <w:rPr>
          <w:sz w:val="22"/>
          <w:szCs w:val="22"/>
        </w:rPr>
        <w:tab/>
      </w:r>
      <w:r w:rsidRPr="00821A47">
        <w:rPr>
          <w:bCs/>
          <w:sz w:val="22"/>
          <w:szCs w:val="22"/>
        </w:rPr>
        <w:t>"Average output power" exceeding 20 W limited by design to a maximum pulse repetition frequency less than or equal to 1 kHz;</w:t>
      </w:r>
    </w:p>
    <w:p w14:paraId="5363067B" w14:textId="77777777" w:rsidR="00CF3264" w:rsidRPr="00821A47" w:rsidRDefault="00CF3264">
      <w:pPr>
        <w:pStyle w:val="1A1a1a1a"/>
        <w:ind w:right="-22"/>
        <w:jc w:val="both"/>
        <w:rPr>
          <w:sz w:val="22"/>
          <w:szCs w:val="22"/>
        </w:rPr>
      </w:pP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t>c.</w:t>
      </w:r>
      <w:r w:rsidRPr="00821A47">
        <w:rPr>
          <w:sz w:val="22"/>
          <w:szCs w:val="22"/>
        </w:rPr>
        <w:tab/>
      </w:r>
      <w:r w:rsidR="00CD7940" w:rsidRPr="00821A47">
        <w:rPr>
          <w:sz w:val="22"/>
          <w:szCs w:val="22"/>
        </w:rPr>
        <w:t>"</w:t>
      </w:r>
      <w:r w:rsidRPr="00821A47">
        <w:rPr>
          <w:bCs/>
          <w:sz w:val="22"/>
          <w:szCs w:val="22"/>
        </w:rPr>
        <w:t>Wall-plug efficiency</w:t>
      </w:r>
      <w:r w:rsidR="00CD7940" w:rsidRPr="00821A47">
        <w:rPr>
          <w:bCs/>
          <w:sz w:val="22"/>
          <w:szCs w:val="22"/>
        </w:rPr>
        <w:t>"</w:t>
      </w:r>
      <w:r w:rsidRPr="00821A47">
        <w:rPr>
          <w:bCs/>
          <w:sz w:val="22"/>
          <w:szCs w:val="22"/>
        </w:rPr>
        <w:t xml:space="preserve"> exceeding 12%, "average output power" exceeding 100 W and capable of operating at a pulse repetition frequency greater than 1 kHz;</w:t>
      </w:r>
    </w:p>
    <w:p w14:paraId="18FC7E86" w14:textId="77777777" w:rsidR="00CF3264" w:rsidRPr="00821A47" w:rsidRDefault="00CF3264">
      <w:pPr>
        <w:pStyle w:val="1A1a1a1a"/>
        <w:ind w:right="-22"/>
        <w:jc w:val="both"/>
        <w:rPr>
          <w:sz w:val="22"/>
          <w:szCs w:val="22"/>
        </w:rPr>
      </w:pP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t>d.</w:t>
      </w:r>
      <w:r w:rsidRPr="00821A47">
        <w:rPr>
          <w:sz w:val="22"/>
          <w:szCs w:val="22"/>
        </w:rPr>
        <w:tab/>
      </w:r>
      <w:r w:rsidRPr="00821A47">
        <w:rPr>
          <w:bCs/>
          <w:sz w:val="22"/>
          <w:szCs w:val="22"/>
        </w:rPr>
        <w:t>"Average output power" exceeding 150 W and capable of operating at a pulse repetition frequency greater than 1 kHz;</w:t>
      </w:r>
      <w:r w:rsidRPr="00821A47">
        <w:rPr>
          <w:bCs/>
          <w:i/>
          <w:sz w:val="22"/>
          <w:szCs w:val="22"/>
        </w:rPr>
        <w:t xml:space="preserve"> </w:t>
      </w:r>
      <w:r w:rsidRPr="00821A47">
        <w:rPr>
          <w:bCs/>
          <w:sz w:val="22"/>
          <w:szCs w:val="22"/>
          <w:u w:val="single"/>
        </w:rPr>
        <w:t>or</w:t>
      </w:r>
    </w:p>
    <w:p w14:paraId="298E9E91" w14:textId="77777777" w:rsidR="00CF3264" w:rsidRPr="00821A47" w:rsidRDefault="00CF3264">
      <w:pPr>
        <w:pStyle w:val="1A1a1a1a"/>
        <w:ind w:right="-22"/>
        <w:jc w:val="both"/>
        <w:rPr>
          <w:sz w:val="22"/>
          <w:szCs w:val="22"/>
        </w:rPr>
      </w:pP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t>e.</w:t>
      </w:r>
      <w:r w:rsidRPr="00821A47">
        <w:rPr>
          <w:sz w:val="22"/>
          <w:szCs w:val="22"/>
        </w:rPr>
        <w:tab/>
      </w:r>
      <w:r w:rsidRPr="00821A47">
        <w:rPr>
          <w:color w:val="auto"/>
          <w:sz w:val="22"/>
          <w:szCs w:val="22"/>
        </w:rPr>
        <w:t xml:space="preserve">Output energy exceeding 2 J per pulse; </w:t>
      </w:r>
      <w:r w:rsidRPr="00821A47">
        <w:rPr>
          <w:color w:val="auto"/>
          <w:sz w:val="22"/>
          <w:szCs w:val="22"/>
          <w:u w:val="single"/>
        </w:rPr>
        <w:t>or</w:t>
      </w:r>
    </w:p>
    <w:p w14:paraId="5F65E9E1" w14:textId="77777777" w:rsidR="00CF3264" w:rsidRPr="00821A47" w:rsidRDefault="00B74FAC" w:rsidP="00A45A96">
      <w:pPr>
        <w:pStyle w:val="1A1a1a1"/>
        <w:spacing w:before="60"/>
        <w:ind w:right="-23"/>
        <w:jc w:val="both"/>
        <w:rPr>
          <w:sz w:val="22"/>
          <w:szCs w:val="22"/>
        </w:rPr>
      </w:pPr>
      <w:r w:rsidRPr="00821A47">
        <w:rPr>
          <w:spacing w:val="-2"/>
          <w:sz w:val="22"/>
          <w:szCs w:val="22"/>
        </w:rPr>
        <w:t>6</w:t>
      </w:r>
      <w:r w:rsidRPr="00821A47">
        <w:rPr>
          <w:sz w:val="22"/>
          <w:szCs w:val="22"/>
        </w:rPr>
        <w:t>.</w:t>
      </w:r>
      <w:r w:rsidRPr="00821A47">
        <w:rPr>
          <w:sz w:val="22"/>
          <w:szCs w:val="22"/>
        </w:rPr>
        <w:tab/>
      </w:r>
      <w:r w:rsidRPr="00821A47">
        <w:rPr>
          <w:spacing w:val="-3"/>
          <w:sz w:val="22"/>
          <w:szCs w:val="22"/>
        </w:rPr>
        <w:t>A</w:t>
      </w:r>
      <w:r w:rsidRPr="00821A47">
        <w:rPr>
          <w:sz w:val="22"/>
          <w:szCs w:val="22"/>
        </w:rPr>
        <w:t xml:space="preserve">. </w:t>
      </w:r>
      <w:r w:rsidRPr="00821A47">
        <w:rPr>
          <w:sz w:val="22"/>
          <w:szCs w:val="22"/>
        </w:rPr>
        <w:tab/>
      </w:r>
      <w:r w:rsidRPr="00821A47">
        <w:rPr>
          <w:spacing w:val="-2"/>
          <w:sz w:val="22"/>
          <w:szCs w:val="22"/>
        </w:rPr>
        <w:t>5</w:t>
      </w:r>
      <w:r w:rsidRPr="00821A47">
        <w:rPr>
          <w:sz w:val="22"/>
          <w:szCs w:val="22"/>
        </w:rPr>
        <w:t>.</w:t>
      </w:r>
      <w:r w:rsidRPr="00821A47">
        <w:rPr>
          <w:sz w:val="22"/>
          <w:szCs w:val="22"/>
        </w:rPr>
        <w:tab/>
      </w:r>
      <w:r w:rsidRPr="00821A47">
        <w:rPr>
          <w:spacing w:val="-2"/>
          <w:sz w:val="22"/>
          <w:szCs w:val="22"/>
        </w:rPr>
        <w:t>b</w:t>
      </w:r>
      <w:r w:rsidRPr="00821A47">
        <w:rPr>
          <w:sz w:val="22"/>
          <w:szCs w:val="22"/>
        </w:rPr>
        <w:t>.</w:t>
      </w:r>
      <w:r w:rsidRPr="00821A47">
        <w:rPr>
          <w:sz w:val="22"/>
          <w:szCs w:val="22"/>
        </w:rPr>
        <w:tab/>
        <w:t>6.</w:t>
      </w:r>
      <w:r w:rsidRPr="00821A47">
        <w:rPr>
          <w:sz w:val="22"/>
          <w:szCs w:val="22"/>
        </w:rPr>
        <w:tab/>
        <w:t>c.</w:t>
      </w:r>
      <w:r w:rsidR="00B51351" w:rsidRPr="00821A47">
        <w:rPr>
          <w:sz w:val="22"/>
          <w:szCs w:val="22"/>
        </w:rPr>
        <w:tab/>
      </w:r>
      <w:r w:rsidR="00CF3264" w:rsidRPr="00821A47">
        <w:rPr>
          <w:sz w:val="22"/>
          <w:szCs w:val="22"/>
        </w:rPr>
        <w:t>2.</w:t>
      </w:r>
      <w:r w:rsidR="00CF3264" w:rsidRPr="00821A47">
        <w:rPr>
          <w:sz w:val="22"/>
          <w:szCs w:val="22"/>
        </w:rPr>
        <w:tab/>
      </w:r>
      <w:r w:rsidRPr="00821A47">
        <w:rPr>
          <w:sz w:val="22"/>
          <w:szCs w:val="22"/>
        </w:rPr>
        <w:t>'</w:t>
      </w:r>
      <w:r w:rsidR="00CF3264" w:rsidRPr="00821A47">
        <w:rPr>
          <w:sz w:val="22"/>
          <w:szCs w:val="22"/>
        </w:rPr>
        <w:t>Multiple transverse mode</w:t>
      </w:r>
      <w:r w:rsidRPr="00821A47">
        <w:rPr>
          <w:sz w:val="22"/>
          <w:szCs w:val="22"/>
        </w:rPr>
        <w:t>'</w:t>
      </w:r>
      <w:r w:rsidR="00CF3264" w:rsidRPr="00821A47">
        <w:rPr>
          <w:sz w:val="22"/>
          <w:szCs w:val="22"/>
        </w:rPr>
        <w:t xml:space="preserve"> output and any of the following:</w:t>
      </w:r>
    </w:p>
    <w:p w14:paraId="63CA4855" w14:textId="77777777" w:rsidR="00CF3264" w:rsidRPr="00821A47" w:rsidRDefault="00CF3264">
      <w:pPr>
        <w:pStyle w:val="1A1a1a1a"/>
        <w:jc w:val="both"/>
        <w:rPr>
          <w:sz w:val="22"/>
          <w:szCs w:val="22"/>
        </w:rPr>
      </w:pP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t>a.</w:t>
      </w:r>
      <w:r w:rsidRPr="00821A47">
        <w:rPr>
          <w:sz w:val="22"/>
          <w:szCs w:val="22"/>
        </w:rPr>
        <w:tab/>
      </w:r>
      <w:r w:rsidRPr="00821A47">
        <w:rPr>
          <w:bCs/>
          <w:sz w:val="22"/>
          <w:szCs w:val="22"/>
        </w:rPr>
        <w:t>"Peak power" exceeding 400 MW;</w:t>
      </w:r>
    </w:p>
    <w:p w14:paraId="6245DEC9" w14:textId="77777777" w:rsidR="00CF3264" w:rsidRPr="00821A47" w:rsidRDefault="00CF3264">
      <w:pPr>
        <w:pStyle w:val="1A1a1a1a"/>
        <w:jc w:val="both"/>
        <w:rPr>
          <w:sz w:val="22"/>
          <w:szCs w:val="22"/>
        </w:rPr>
      </w:pP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t>b.</w:t>
      </w:r>
      <w:r w:rsidRPr="00821A47">
        <w:rPr>
          <w:sz w:val="22"/>
          <w:szCs w:val="22"/>
        </w:rPr>
        <w:tab/>
      </w:r>
      <w:r w:rsidR="00CD7940" w:rsidRPr="00821A47">
        <w:rPr>
          <w:sz w:val="22"/>
          <w:szCs w:val="22"/>
        </w:rPr>
        <w:t>"</w:t>
      </w:r>
      <w:r w:rsidRPr="00821A47">
        <w:rPr>
          <w:bCs/>
          <w:spacing w:val="-2"/>
          <w:sz w:val="22"/>
          <w:szCs w:val="22"/>
        </w:rPr>
        <w:t>Wall-plug efficiency</w:t>
      </w:r>
      <w:r w:rsidR="00CD7940" w:rsidRPr="00821A47">
        <w:rPr>
          <w:bCs/>
          <w:spacing w:val="-2"/>
          <w:sz w:val="22"/>
          <w:szCs w:val="22"/>
        </w:rPr>
        <w:t>"</w:t>
      </w:r>
      <w:r w:rsidRPr="00821A47">
        <w:rPr>
          <w:bCs/>
          <w:spacing w:val="-2"/>
          <w:sz w:val="22"/>
          <w:szCs w:val="22"/>
        </w:rPr>
        <w:t xml:space="preserve"> exceeding 18% and "average output power" exceeding 500 W;</w:t>
      </w:r>
    </w:p>
    <w:p w14:paraId="2D80B32A" w14:textId="77777777" w:rsidR="00CF3264" w:rsidRPr="00821A47" w:rsidRDefault="00CF3264">
      <w:pPr>
        <w:pStyle w:val="1A1a1a1a"/>
        <w:jc w:val="both"/>
        <w:rPr>
          <w:sz w:val="22"/>
          <w:szCs w:val="22"/>
        </w:rPr>
      </w:pP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t>c.</w:t>
      </w:r>
      <w:r w:rsidRPr="00821A47">
        <w:rPr>
          <w:sz w:val="22"/>
          <w:szCs w:val="22"/>
        </w:rPr>
        <w:tab/>
      </w:r>
      <w:r w:rsidRPr="00821A47">
        <w:rPr>
          <w:bCs/>
          <w:sz w:val="22"/>
          <w:szCs w:val="22"/>
        </w:rPr>
        <w:t xml:space="preserve">"Average output power" exceeding 2 kW; </w:t>
      </w:r>
      <w:r w:rsidRPr="00821A47">
        <w:rPr>
          <w:bCs/>
          <w:sz w:val="22"/>
          <w:szCs w:val="22"/>
          <w:u w:val="single"/>
        </w:rPr>
        <w:t>or</w:t>
      </w:r>
    </w:p>
    <w:p w14:paraId="3D662C8C" w14:textId="77777777" w:rsidR="00CF3264" w:rsidRPr="00821A47" w:rsidRDefault="00CF3264">
      <w:pPr>
        <w:pStyle w:val="1A1a1a1a"/>
        <w:jc w:val="both"/>
        <w:rPr>
          <w:sz w:val="22"/>
          <w:szCs w:val="22"/>
        </w:rPr>
      </w:pP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t>d.</w:t>
      </w:r>
      <w:r w:rsidRPr="00821A47">
        <w:rPr>
          <w:sz w:val="22"/>
          <w:szCs w:val="22"/>
        </w:rPr>
        <w:tab/>
      </w:r>
      <w:r w:rsidRPr="00821A47">
        <w:rPr>
          <w:bCs/>
          <w:sz w:val="22"/>
          <w:szCs w:val="22"/>
        </w:rPr>
        <w:t xml:space="preserve">Output energy exceeding 4 J per pulse; </w:t>
      </w:r>
      <w:r w:rsidRPr="00821A47">
        <w:rPr>
          <w:bCs/>
          <w:color w:val="auto"/>
          <w:sz w:val="22"/>
          <w:szCs w:val="22"/>
          <w:u w:val="single"/>
        </w:rPr>
        <w:t>or</w:t>
      </w:r>
    </w:p>
    <w:p w14:paraId="13C7CBFB" w14:textId="77777777" w:rsidR="00CF3264" w:rsidRPr="00821A47" w:rsidRDefault="00BA3208" w:rsidP="00A45A96">
      <w:pPr>
        <w:pStyle w:val="1A1a1a"/>
        <w:spacing w:before="120"/>
        <w:ind w:right="-23"/>
        <w:jc w:val="both"/>
        <w:rPr>
          <w:sz w:val="22"/>
          <w:szCs w:val="22"/>
        </w:rPr>
      </w:pPr>
      <w:r w:rsidRPr="00821A47">
        <w:rPr>
          <w:spacing w:val="-2"/>
          <w:sz w:val="22"/>
          <w:szCs w:val="22"/>
        </w:rPr>
        <w:t>6</w:t>
      </w:r>
      <w:r w:rsidRPr="00821A47">
        <w:rPr>
          <w:sz w:val="22"/>
          <w:szCs w:val="22"/>
        </w:rPr>
        <w:t>.</w:t>
      </w:r>
      <w:r w:rsidRPr="00821A47">
        <w:rPr>
          <w:sz w:val="22"/>
          <w:szCs w:val="22"/>
        </w:rPr>
        <w:tab/>
      </w:r>
      <w:r w:rsidRPr="00821A47">
        <w:rPr>
          <w:spacing w:val="-3"/>
          <w:sz w:val="22"/>
          <w:szCs w:val="22"/>
        </w:rPr>
        <w:t>A</w:t>
      </w:r>
      <w:r w:rsidRPr="00821A47">
        <w:rPr>
          <w:sz w:val="22"/>
          <w:szCs w:val="22"/>
        </w:rPr>
        <w:t xml:space="preserve">. </w:t>
      </w:r>
      <w:r w:rsidRPr="00821A47">
        <w:rPr>
          <w:sz w:val="22"/>
          <w:szCs w:val="22"/>
        </w:rPr>
        <w:tab/>
      </w:r>
      <w:r w:rsidRPr="00821A47">
        <w:rPr>
          <w:spacing w:val="-2"/>
          <w:sz w:val="22"/>
          <w:szCs w:val="22"/>
        </w:rPr>
        <w:t>5</w:t>
      </w:r>
      <w:r w:rsidRPr="00821A47">
        <w:rPr>
          <w:sz w:val="22"/>
          <w:szCs w:val="22"/>
        </w:rPr>
        <w:t>.</w:t>
      </w:r>
      <w:r w:rsidRPr="00821A47">
        <w:rPr>
          <w:sz w:val="22"/>
          <w:szCs w:val="22"/>
        </w:rPr>
        <w:tab/>
      </w:r>
      <w:r w:rsidRPr="00821A47">
        <w:rPr>
          <w:spacing w:val="-2"/>
          <w:sz w:val="22"/>
          <w:szCs w:val="22"/>
        </w:rPr>
        <w:t>b</w:t>
      </w:r>
      <w:r w:rsidRPr="00821A47">
        <w:rPr>
          <w:sz w:val="22"/>
          <w:szCs w:val="22"/>
        </w:rPr>
        <w:t>.</w:t>
      </w:r>
      <w:r w:rsidRPr="00821A47">
        <w:rPr>
          <w:sz w:val="22"/>
          <w:szCs w:val="22"/>
        </w:rPr>
        <w:tab/>
        <w:t>6.</w:t>
      </w:r>
      <w:r w:rsidRPr="00821A47">
        <w:rPr>
          <w:sz w:val="22"/>
          <w:szCs w:val="22"/>
        </w:rPr>
        <w:tab/>
      </w:r>
      <w:r w:rsidR="00CF0471" w:rsidRPr="00821A47">
        <w:rPr>
          <w:sz w:val="22"/>
          <w:szCs w:val="22"/>
        </w:rPr>
        <w:t>d</w:t>
      </w:r>
      <w:r w:rsidR="00CF3264" w:rsidRPr="00821A47">
        <w:rPr>
          <w:sz w:val="22"/>
          <w:szCs w:val="22"/>
        </w:rPr>
        <w:t>.</w:t>
      </w:r>
      <w:r w:rsidR="00CF3264" w:rsidRPr="00821A47">
        <w:rPr>
          <w:sz w:val="22"/>
          <w:szCs w:val="22"/>
        </w:rPr>
        <w:tab/>
        <w:t>"Pulse duration" exceeding</w:t>
      </w:r>
      <w:r w:rsidR="00CF3264" w:rsidRPr="00821A47">
        <w:rPr>
          <w:color w:val="auto"/>
          <w:sz w:val="22"/>
          <w:szCs w:val="22"/>
        </w:rPr>
        <w:t xml:space="preserve"> 1 </w:t>
      </w:r>
      <w:r w:rsidR="00CF3264" w:rsidRPr="00821A47">
        <w:rPr>
          <w:color w:val="auto"/>
          <w:sz w:val="22"/>
          <w:szCs w:val="22"/>
        </w:rPr>
        <w:sym w:font="Symbol" w:char="F06D"/>
      </w:r>
      <w:r w:rsidR="00CF3264" w:rsidRPr="00821A47">
        <w:rPr>
          <w:color w:val="auto"/>
          <w:sz w:val="22"/>
          <w:szCs w:val="22"/>
        </w:rPr>
        <w:t>s</w:t>
      </w:r>
      <w:r w:rsidR="00CF3264" w:rsidRPr="00821A47">
        <w:rPr>
          <w:sz w:val="22"/>
          <w:szCs w:val="22"/>
        </w:rPr>
        <w:t xml:space="preserve"> and any of the following:</w:t>
      </w:r>
    </w:p>
    <w:p w14:paraId="72E91CD8" w14:textId="77777777" w:rsidR="00CF3264" w:rsidRPr="00821A47" w:rsidRDefault="00CF3264">
      <w:pPr>
        <w:pStyle w:val="1A1a1a1"/>
        <w:ind w:right="-22"/>
        <w:jc w:val="both"/>
        <w:rPr>
          <w:spacing w:val="-2"/>
          <w:sz w:val="22"/>
          <w:szCs w:val="22"/>
        </w:rPr>
      </w:pPr>
      <w:r w:rsidRPr="00821A47">
        <w:rPr>
          <w:spacing w:val="-2"/>
          <w:sz w:val="22"/>
          <w:szCs w:val="22"/>
        </w:rPr>
        <w:tab/>
      </w:r>
      <w:r w:rsidRPr="00821A47">
        <w:rPr>
          <w:spacing w:val="-2"/>
          <w:sz w:val="22"/>
          <w:szCs w:val="22"/>
        </w:rPr>
        <w:tab/>
      </w:r>
      <w:r w:rsidRPr="00821A47">
        <w:rPr>
          <w:spacing w:val="-2"/>
          <w:sz w:val="22"/>
          <w:szCs w:val="22"/>
        </w:rPr>
        <w:tab/>
      </w:r>
      <w:r w:rsidRPr="00821A47">
        <w:rPr>
          <w:spacing w:val="-2"/>
          <w:sz w:val="22"/>
          <w:szCs w:val="22"/>
        </w:rPr>
        <w:tab/>
      </w:r>
      <w:r w:rsidRPr="00821A47">
        <w:rPr>
          <w:spacing w:val="-2"/>
          <w:sz w:val="22"/>
          <w:szCs w:val="22"/>
        </w:rPr>
        <w:tab/>
      </w:r>
      <w:r w:rsidRPr="00821A47">
        <w:rPr>
          <w:spacing w:val="-2"/>
          <w:sz w:val="22"/>
          <w:szCs w:val="22"/>
        </w:rPr>
        <w:tab/>
        <w:t>1.</w:t>
      </w:r>
      <w:r w:rsidRPr="00821A47">
        <w:rPr>
          <w:spacing w:val="-2"/>
          <w:sz w:val="22"/>
          <w:szCs w:val="22"/>
        </w:rPr>
        <w:tab/>
      </w:r>
      <w:r w:rsidR="00B74FAC" w:rsidRPr="00821A47">
        <w:rPr>
          <w:spacing w:val="-2"/>
          <w:sz w:val="22"/>
          <w:szCs w:val="22"/>
        </w:rPr>
        <w:t>'</w:t>
      </w:r>
      <w:r w:rsidRPr="00821A47">
        <w:rPr>
          <w:spacing w:val="-2"/>
          <w:sz w:val="22"/>
          <w:szCs w:val="22"/>
        </w:rPr>
        <w:t>Single transverse mode</w:t>
      </w:r>
      <w:r w:rsidR="00B74FAC" w:rsidRPr="00821A47">
        <w:rPr>
          <w:spacing w:val="-2"/>
          <w:sz w:val="22"/>
          <w:szCs w:val="22"/>
        </w:rPr>
        <w:t>'</w:t>
      </w:r>
      <w:r w:rsidRPr="00821A47">
        <w:rPr>
          <w:spacing w:val="-2"/>
          <w:sz w:val="22"/>
          <w:szCs w:val="22"/>
        </w:rPr>
        <w:t xml:space="preserve"> output and any of the following:</w:t>
      </w:r>
    </w:p>
    <w:p w14:paraId="7404814D" w14:textId="77777777" w:rsidR="00CF3264" w:rsidRPr="00821A47" w:rsidRDefault="00CF3264">
      <w:pPr>
        <w:pStyle w:val="1A1a1a1a"/>
        <w:jc w:val="both"/>
        <w:rPr>
          <w:sz w:val="22"/>
          <w:szCs w:val="22"/>
        </w:rPr>
      </w:pP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t>a.</w:t>
      </w:r>
      <w:r w:rsidRPr="00821A47">
        <w:rPr>
          <w:sz w:val="22"/>
          <w:szCs w:val="22"/>
        </w:rPr>
        <w:tab/>
      </w:r>
      <w:r w:rsidRPr="00821A47">
        <w:rPr>
          <w:bCs/>
          <w:sz w:val="22"/>
          <w:szCs w:val="22"/>
        </w:rPr>
        <w:t xml:space="preserve">"Peak power" exceeding 500 kW; </w:t>
      </w:r>
    </w:p>
    <w:p w14:paraId="6BE16A78" w14:textId="77777777" w:rsidR="00CF3264" w:rsidRPr="00821A47" w:rsidRDefault="00CF3264">
      <w:pPr>
        <w:pStyle w:val="1A1a1a1a"/>
        <w:jc w:val="both"/>
        <w:rPr>
          <w:sz w:val="22"/>
          <w:szCs w:val="22"/>
        </w:rPr>
      </w:pP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t>b.</w:t>
      </w:r>
      <w:r w:rsidRPr="00821A47">
        <w:rPr>
          <w:sz w:val="22"/>
          <w:szCs w:val="22"/>
        </w:rPr>
        <w:tab/>
      </w:r>
      <w:r w:rsidR="00CD7940" w:rsidRPr="00821A47">
        <w:rPr>
          <w:sz w:val="22"/>
          <w:szCs w:val="22"/>
        </w:rPr>
        <w:t>"</w:t>
      </w:r>
      <w:r w:rsidRPr="00821A47">
        <w:rPr>
          <w:bCs/>
          <w:spacing w:val="-2"/>
          <w:sz w:val="22"/>
          <w:szCs w:val="22"/>
        </w:rPr>
        <w:t>Wall-plug efficiency</w:t>
      </w:r>
      <w:r w:rsidR="00CD7940" w:rsidRPr="00821A47">
        <w:rPr>
          <w:bCs/>
          <w:spacing w:val="-2"/>
          <w:sz w:val="22"/>
          <w:szCs w:val="22"/>
        </w:rPr>
        <w:t>"</w:t>
      </w:r>
      <w:r w:rsidRPr="00821A47">
        <w:rPr>
          <w:bCs/>
          <w:spacing w:val="-2"/>
          <w:sz w:val="22"/>
          <w:szCs w:val="22"/>
        </w:rPr>
        <w:t xml:space="preserve"> exceeding 12% and "average output power" exceeding 100 W; </w:t>
      </w:r>
      <w:r w:rsidRPr="00821A47">
        <w:rPr>
          <w:bCs/>
          <w:sz w:val="22"/>
          <w:szCs w:val="22"/>
          <w:u w:val="single"/>
        </w:rPr>
        <w:t>or</w:t>
      </w:r>
    </w:p>
    <w:p w14:paraId="41BE7568" w14:textId="77777777" w:rsidR="00CF3264" w:rsidRPr="00821A47" w:rsidRDefault="00CF3264">
      <w:pPr>
        <w:pStyle w:val="1A1a1a1a"/>
        <w:jc w:val="both"/>
        <w:rPr>
          <w:sz w:val="22"/>
          <w:szCs w:val="22"/>
        </w:rPr>
      </w:pP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t>c.</w:t>
      </w:r>
      <w:r w:rsidRPr="00821A47">
        <w:rPr>
          <w:sz w:val="22"/>
          <w:szCs w:val="22"/>
        </w:rPr>
        <w:tab/>
      </w:r>
      <w:r w:rsidRPr="00821A47">
        <w:rPr>
          <w:bCs/>
          <w:color w:val="auto"/>
          <w:sz w:val="22"/>
          <w:szCs w:val="22"/>
        </w:rPr>
        <w:t xml:space="preserve">"Average output power" exceeding 150 W; </w:t>
      </w:r>
      <w:r w:rsidRPr="00821A47">
        <w:rPr>
          <w:bCs/>
          <w:color w:val="auto"/>
          <w:sz w:val="22"/>
          <w:szCs w:val="22"/>
          <w:u w:val="single"/>
        </w:rPr>
        <w:t>or</w:t>
      </w:r>
    </w:p>
    <w:p w14:paraId="42AADB57" w14:textId="77777777" w:rsidR="00CF3264" w:rsidRPr="00821A47" w:rsidRDefault="00CF3264" w:rsidP="00D700C9">
      <w:pPr>
        <w:pStyle w:val="1A1a1a1"/>
        <w:ind w:right="-23"/>
        <w:jc w:val="both"/>
        <w:rPr>
          <w:sz w:val="22"/>
          <w:szCs w:val="22"/>
        </w:rPr>
      </w:pP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t>2.</w:t>
      </w:r>
      <w:r w:rsidRPr="00821A47">
        <w:rPr>
          <w:sz w:val="22"/>
          <w:szCs w:val="22"/>
        </w:rPr>
        <w:tab/>
      </w:r>
      <w:r w:rsidR="00B74FAC" w:rsidRPr="00821A47">
        <w:rPr>
          <w:sz w:val="22"/>
          <w:szCs w:val="22"/>
        </w:rPr>
        <w:t>'</w:t>
      </w:r>
      <w:r w:rsidRPr="00821A47">
        <w:rPr>
          <w:sz w:val="22"/>
          <w:szCs w:val="22"/>
        </w:rPr>
        <w:t>Multiple transverse mode</w:t>
      </w:r>
      <w:r w:rsidR="00B74FAC" w:rsidRPr="00821A47">
        <w:rPr>
          <w:sz w:val="22"/>
          <w:szCs w:val="22"/>
        </w:rPr>
        <w:t>'</w:t>
      </w:r>
      <w:r w:rsidRPr="00821A47">
        <w:rPr>
          <w:sz w:val="22"/>
          <w:szCs w:val="22"/>
        </w:rPr>
        <w:t xml:space="preserve"> output and any of the following:</w:t>
      </w:r>
    </w:p>
    <w:p w14:paraId="2FAD7A2A" w14:textId="77777777" w:rsidR="00CF3264" w:rsidRPr="00821A47" w:rsidRDefault="00CF3264">
      <w:pPr>
        <w:pStyle w:val="1A1a1a1a"/>
        <w:jc w:val="both"/>
        <w:rPr>
          <w:sz w:val="22"/>
          <w:szCs w:val="22"/>
        </w:rPr>
      </w:pP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t>a.</w:t>
      </w:r>
      <w:r w:rsidRPr="00821A47">
        <w:rPr>
          <w:sz w:val="22"/>
          <w:szCs w:val="22"/>
        </w:rPr>
        <w:tab/>
      </w:r>
      <w:r w:rsidRPr="00821A47">
        <w:rPr>
          <w:bCs/>
          <w:sz w:val="22"/>
          <w:szCs w:val="22"/>
        </w:rPr>
        <w:t>"Peak power" exceeding 1 MW;</w:t>
      </w:r>
    </w:p>
    <w:p w14:paraId="2D3463C4" w14:textId="77777777" w:rsidR="00CF3264" w:rsidRPr="00821A47" w:rsidRDefault="00CF3264">
      <w:pPr>
        <w:pStyle w:val="1A1a1a1a"/>
        <w:jc w:val="both"/>
        <w:rPr>
          <w:sz w:val="22"/>
          <w:szCs w:val="22"/>
        </w:rPr>
      </w:pP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t>b.</w:t>
      </w:r>
      <w:r w:rsidRPr="00821A47">
        <w:rPr>
          <w:sz w:val="22"/>
          <w:szCs w:val="22"/>
        </w:rPr>
        <w:tab/>
      </w:r>
      <w:r w:rsidR="00CD7940" w:rsidRPr="00821A47">
        <w:rPr>
          <w:sz w:val="22"/>
          <w:szCs w:val="22"/>
        </w:rPr>
        <w:t>"</w:t>
      </w:r>
      <w:r w:rsidRPr="00821A47">
        <w:rPr>
          <w:bCs/>
          <w:sz w:val="22"/>
          <w:szCs w:val="22"/>
        </w:rPr>
        <w:t>Wall-plug efficiency</w:t>
      </w:r>
      <w:r w:rsidR="00CD7940" w:rsidRPr="00821A47">
        <w:rPr>
          <w:bCs/>
          <w:sz w:val="22"/>
          <w:szCs w:val="22"/>
        </w:rPr>
        <w:t>"</w:t>
      </w:r>
      <w:r w:rsidRPr="00821A47">
        <w:rPr>
          <w:bCs/>
          <w:sz w:val="22"/>
          <w:szCs w:val="22"/>
        </w:rPr>
        <w:t xml:space="preserve"> exceeding 18% and "average output power" exceeding 500 W; </w:t>
      </w:r>
      <w:r w:rsidRPr="00821A47">
        <w:rPr>
          <w:bCs/>
          <w:sz w:val="22"/>
          <w:szCs w:val="22"/>
          <w:u w:val="single"/>
        </w:rPr>
        <w:t>or</w:t>
      </w:r>
    </w:p>
    <w:p w14:paraId="4DE42D1F" w14:textId="77777777" w:rsidR="00CF3264" w:rsidRPr="00821A47" w:rsidRDefault="00CF3264">
      <w:pPr>
        <w:pStyle w:val="1A1a1a1a"/>
        <w:jc w:val="both"/>
        <w:rPr>
          <w:bCs/>
          <w:sz w:val="22"/>
          <w:szCs w:val="22"/>
        </w:rPr>
      </w:pP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t>c.</w:t>
      </w:r>
      <w:r w:rsidRPr="00821A47">
        <w:rPr>
          <w:sz w:val="22"/>
          <w:szCs w:val="22"/>
        </w:rPr>
        <w:tab/>
      </w:r>
      <w:r w:rsidRPr="00821A47">
        <w:rPr>
          <w:bCs/>
          <w:sz w:val="22"/>
          <w:szCs w:val="22"/>
        </w:rPr>
        <w:t>"Average output power" exceeding 2 kW;</w:t>
      </w:r>
    </w:p>
    <w:p w14:paraId="45A3CCB6" w14:textId="77777777" w:rsidR="00A42E5F" w:rsidRPr="00821A47" w:rsidRDefault="00A42E5F" w:rsidP="00CD7940">
      <w:pPr>
        <w:pStyle w:val="1A1a1a"/>
        <w:ind w:right="-22"/>
        <w:jc w:val="both"/>
        <w:rPr>
          <w:spacing w:val="-2"/>
          <w:sz w:val="16"/>
          <w:szCs w:val="16"/>
        </w:rPr>
      </w:pPr>
    </w:p>
    <w:p w14:paraId="37F142C7" w14:textId="77777777" w:rsidR="00CF3264" w:rsidRPr="00821A47" w:rsidRDefault="00CF3264" w:rsidP="00CD7940">
      <w:pPr>
        <w:pStyle w:val="1A1a1a"/>
        <w:ind w:right="-22"/>
        <w:jc w:val="both"/>
        <w:rPr>
          <w:sz w:val="22"/>
          <w:szCs w:val="22"/>
        </w:rPr>
      </w:pPr>
      <w:r w:rsidRPr="00821A47">
        <w:rPr>
          <w:spacing w:val="-2"/>
          <w:sz w:val="22"/>
          <w:szCs w:val="22"/>
        </w:rPr>
        <w:t>6.</w:t>
      </w:r>
      <w:r w:rsidRPr="00821A47">
        <w:rPr>
          <w:spacing w:val="-2"/>
          <w:sz w:val="22"/>
          <w:szCs w:val="22"/>
        </w:rPr>
        <w:tab/>
        <w:t>A.</w:t>
      </w:r>
      <w:r w:rsidRPr="00821A47">
        <w:rPr>
          <w:spacing w:val="-2"/>
          <w:sz w:val="22"/>
          <w:szCs w:val="22"/>
        </w:rPr>
        <w:tab/>
        <w:t>5.</w:t>
      </w:r>
      <w:r w:rsidRPr="00821A47">
        <w:rPr>
          <w:spacing w:val="-2"/>
          <w:sz w:val="22"/>
          <w:szCs w:val="22"/>
        </w:rPr>
        <w:tab/>
        <w:t>b.</w:t>
      </w:r>
      <w:r w:rsidRPr="00821A47">
        <w:rPr>
          <w:spacing w:val="-2"/>
          <w:sz w:val="22"/>
          <w:szCs w:val="22"/>
        </w:rPr>
        <w:tab/>
      </w:r>
      <w:r w:rsidRPr="00821A47">
        <w:rPr>
          <w:sz w:val="22"/>
          <w:szCs w:val="22"/>
        </w:rPr>
        <w:t>7.</w:t>
      </w:r>
      <w:r w:rsidRPr="00821A47">
        <w:rPr>
          <w:sz w:val="22"/>
          <w:szCs w:val="22"/>
        </w:rPr>
        <w:tab/>
        <w:t>Output wavelength exceeding 1,150 nm but not exceeding 1,555 nm, and any of the following:</w:t>
      </w:r>
    </w:p>
    <w:p w14:paraId="3D9B8BE8" w14:textId="77777777" w:rsidR="00CF3264" w:rsidRPr="00821A47" w:rsidRDefault="00CF3264">
      <w:pPr>
        <w:pStyle w:val="1A1a1a"/>
        <w:ind w:right="-22"/>
        <w:jc w:val="both"/>
        <w:rPr>
          <w:sz w:val="22"/>
          <w:szCs w:val="22"/>
        </w:rPr>
      </w:pP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t>a.</w:t>
      </w:r>
      <w:r w:rsidRPr="00821A47">
        <w:rPr>
          <w:sz w:val="22"/>
          <w:szCs w:val="22"/>
        </w:rPr>
        <w:tab/>
        <w:t xml:space="preserve">"Pulse duration" not exceeding 1 </w:t>
      </w:r>
      <w:r w:rsidRPr="00821A47">
        <w:rPr>
          <w:sz w:val="22"/>
          <w:szCs w:val="22"/>
        </w:rPr>
        <w:sym w:font="Symbol" w:char="F06D"/>
      </w:r>
      <w:r w:rsidRPr="00821A47">
        <w:rPr>
          <w:sz w:val="22"/>
          <w:szCs w:val="22"/>
        </w:rPr>
        <w:t>s and</w:t>
      </w:r>
      <w:r w:rsidRPr="00821A47">
        <w:rPr>
          <w:i/>
          <w:sz w:val="22"/>
          <w:szCs w:val="22"/>
        </w:rPr>
        <w:t xml:space="preserve"> </w:t>
      </w:r>
      <w:r w:rsidRPr="00821A47">
        <w:rPr>
          <w:sz w:val="22"/>
          <w:szCs w:val="22"/>
        </w:rPr>
        <w:t>any of the following:</w:t>
      </w:r>
    </w:p>
    <w:p w14:paraId="1353254A" w14:textId="77777777" w:rsidR="00CF3264" w:rsidRPr="00821A47" w:rsidRDefault="00CF3264">
      <w:pPr>
        <w:pStyle w:val="1A1a1a1"/>
        <w:ind w:right="-22"/>
        <w:jc w:val="both"/>
        <w:rPr>
          <w:sz w:val="22"/>
          <w:szCs w:val="22"/>
        </w:rPr>
      </w:pP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t>1.</w:t>
      </w:r>
      <w:r w:rsidRPr="00821A47">
        <w:rPr>
          <w:sz w:val="22"/>
          <w:szCs w:val="22"/>
        </w:rPr>
        <w:tab/>
      </w:r>
      <w:r w:rsidRPr="00821A47">
        <w:rPr>
          <w:bCs/>
          <w:sz w:val="22"/>
          <w:szCs w:val="22"/>
        </w:rPr>
        <w:t>Output energy exceeding 0.5 J per pulse and "peak power" exceeding 50 W;</w:t>
      </w:r>
    </w:p>
    <w:p w14:paraId="77CA51D5" w14:textId="77777777" w:rsidR="00CF3264" w:rsidRPr="00821A47" w:rsidRDefault="00CF3264">
      <w:pPr>
        <w:pStyle w:val="1A1a1a1"/>
        <w:ind w:right="-22"/>
        <w:jc w:val="both"/>
        <w:rPr>
          <w:sz w:val="22"/>
          <w:szCs w:val="22"/>
        </w:rPr>
      </w:pP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t>2.</w:t>
      </w:r>
      <w:r w:rsidRPr="00821A47">
        <w:rPr>
          <w:sz w:val="22"/>
          <w:szCs w:val="22"/>
        </w:rPr>
        <w:tab/>
      </w:r>
      <w:r w:rsidR="00B74FAC" w:rsidRPr="00821A47">
        <w:rPr>
          <w:sz w:val="22"/>
          <w:szCs w:val="22"/>
        </w:rPr>
        <w:t>'</w:t>
      </w:r>
      <w:r w:rsidRPr="00821A47">
        <w:rPr>
          <w:bCs/>
          <w:sz w:val="22"/>
          <w:szCs w:val="22"/>
        </w:rPr>
        <w:t>Single transverse mode</w:t>
      </w:r>
      <w:r w:rsidR="00B74FAC" w:rsidRPr="00821A47">
        <w:rPr>
          <w:bCs/>
          <w:sz w:val="22"/>
          <w:szCs w:val="22"/>
        </w:rPr>
        <w:t>'</w:t>
      </w:r>
      <w:r w:rsidRPr="00821A47">
        <w:rPr>
          <w:bCs/>
          <w:sz w:val="22"/>
          <w:szCs w:val="22"/>
        </w:rPr>
        <w:t xml:space="preserve"> output and "average output power" exceeding 20 W; </w:t>
      </w:r>
      <w:r w:rsidRPr="00821A47">
        <w:rPr>
          <w:bCs/>
          <w:sz w:val="22"/>
          <w:szCs w:val="22"/>
          <w:u w:val="single"/>
        </w:rPr>
        <w:t>or</w:t>
      </w:r>
    </w:p>
    <w:p w14:paraId="27B2634C" w14:textId="77777777" w:rsidR="00CF3264" w:rsidRPr="00821A47" w:rsidRDefault="00CF3264">
      <w:pPr>
        <w:pStyle w:val="1A1a1a1"/>
        <w:ind w:right="-22"/>
        <w:jc w:val="both"/>
        <w:rPr>
          <w:sz w:val="22"/>
          <w:szCs w:val="22"/>
        </w:rPr>
      </w:pP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t>3.</w:t>
      </w:r>
      <w:r w:rsidRPr="00821A47">
        <w:rPr>
          <w:sz w:val="22"/>
          <w:szCs w:val="22"/>
        </w:rPr>
        <w:tab/>
      </w:r>
      <w:r w:rsidR="00B74FAC" w:rsidRPr="00821A47">
        <w:rPr>
          <w:sz w:val="22"/>
          <w:szCs w:val="22"/>
        </w:rPr>
        <w:t>'</w:t>
      </w:r>
      <w:r w:rsidRPr="00821A47">
        <w:rPr>
          <w:bCs/>
          <w:sz w:val="22"/>
          <w:szCs w:val="22"/>
        </w:rPr>
        <w:t>Multiple transverse mode</w:t>
      </w:r>
      <w:r w:rsidR="00B74FAC" w:rsidRPr="00821A47">
        <w:rPr>
          <w:bCs/>
          <w:sz w:val="22"/>
          <w:szCs w:val="22"/>
        </w:rPr>
        <w:t>'</w:t>
      </w:r>
      <w:r w:rsidRPr="00821A47">
        <w:rPr>
          <w:bCs/>
          <w:sz w:val="22"/>
          <w:szCs w:val="22"/>
        </w:rPr>
        <w:t xml:space="preserve"> output and "average output power" exceeding 50 W; </w:t>
      </w:r>
      <w:r w:rsidRPr="00821A47">
        <w:rPr>
          <w:bCs/>
          <w:color w:val="auto"/>
          <w:sz w:val="22"/>
          <w:szCs w:val="22"/>
          <w:u w:val="single"/>
        </w:rPr>
        <w:t>or</w:t>
      </w:r>
    </w:p>
    <w:p w14:paraId="01982B76" w14:textId="77777777" w:rsidR="00CF3264" w:rsidRPr="00821A47" w:rsidRDefault="00B74FAC">
      <w:pPr>
        <w:pStyle w:val="1A1a1a"/>
        <w:ind w:right="-22"/>
        <w:jc w:val="both"/>
        <w:rPr>
          <w:sz w:val="22"/>
          <w:szCs w:val="22"/>
        </w:rPr>
      </w:pPr>
      <w:r w:rsidRPr="00821A47">
        <w:rPr>
          <w:spacing w:val="-2"/>
          <w:sz w:val="22"/>
          <w:szCs w:val="22"/>
        </w:rPr>
        <w:tab/>
      </w:r>
      <w:r w:rsidRPr="00821A47">
        <w:rPr>
          <w:spacing w:val="-2"/>
          <w:sz w:val="22"/>
          <w:szCs w:val="22"/>
        </w:rPr>
        <w:tab/>
      </w:r>
      <w:r w:rsidRPr="00821A47">
        <w:rPr>
          <w:spacing w:val="-2"/>
          <w:sz w:val="22"/>
          <w:szCs w:val="22"/>
        </w:rPr>
        <w:tab/>
      </w:r>
      <w:r w:rsidR="00613287" w:rsidRPr="00821A47">
        <w:rPr>
          <w:spacing w:val="-2"/>
          <w:sz w:val="22"/>
          <w:szCs w:val="22"/>
        </w:rPr>
        <w:tab/>
      </w:r>
      <w:r w:rsidR="00613287" w:rsidRPr="00821A47">
        <w:rPr>
          <w:sz w:val="22"/>
          <w:szCs w:val="22"/>
        </w:rPr>
        <w:tab/>
      </w:r>
      <w:r w:rsidR="00CF3264" w:rsidRPr="00821A47">
        <w:rPr>
          <w:sz w:val="22"/>
          <w:szCs w:val="22"/>
        </w:rPr>
        <w:t>b.</w:t>
      </w:r>
      <w:r w:rsidR="00CF3264" w:rsidRPr="00821A47">
        <w:rPr>
          <w:sz w:val="22"/>
          <w:szCs w:val="22"/>
        </w:rPr>
        <w:tab/>
        <w:t xml:space="preserve">"Pulse duration" exceeding 1 </w:t>
      </w:r>
      <w:r w:rsidR="00CF3264" w:rsidRPr="00821A47">
        <w:rPr>
          <w:sz w:val="22"/>
          <w:szCs w:val="22"/>
        </w:rPr>
        <w:sym w:font="Symbol" w:char="F06D"/>
      </w:r>
      <w:r w:rsidR="00CF3264" w:rsidRPr="00821A47">
        <w:rPr>
          <w:sz w:val="22"/>
          <w:szCs w:val="22"/>
        </w:rPr>
        <w:t>s and any of the following:</w:t>
      </w:r>
    </w:p>
    <w:p w14:paraId="45C800F8" w14:textId="77777777" w:rsidR="00CF3264" w:rsidRPr="00821A47" w:rsidRDefault="00CF3264">
      <w:pPr>
        <w:pStyle w:val="1A1a1a1"/>
        <w:ind w:right="-22"/>
        <w:jc w:val="both"/>
        <w:rPr>
          <w:sz w:val="22"/>
          <w:szCs w:val="22"/>
        </w:rPr>
      </w:pP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t>1.</w:t>
      </w:r>
      <w:r w:rsidRPr="00821A47">
        <w:rPr>
          <w:sz w:val="22"/>
          <w:szCs w:val="22"/>
        </w:rPr>
        <w:tab/>
      </w:r>
      <w:r w:rsidRPr="00821A47">
        <w:rPr>
          <w:bCs/>
          <w:spacing w:val="-2"/>
          <w:sz w:val="22"/>
          <w:szCs w:val="22"/>
        </w:rPr>
        <w:t>Output energy exceeding 2 J per pulse and "peak power" exceeding 50 W;</w:t>
      </w:r>
    </w:p>
    <w:p w14:paraId="24D9FF4A" w14:textId="77777777" w:rsidR="00CF3264" w:rsidRPr="00821A47" w:rsidRDefault="00CF3264">
      <w:pPr>
        <w:pStyle w:val="1A1a1a1"/>
        <w:ind w:right="-22"/>
        <w:jc w:val="both"/>
        <w:rPr>
          <w:sz w:val="22"/>
          <w:szCs w:val="22"/>
        </w:rPr>
      </w:pP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t>2.</w:t>
      </w:r>
      <w:r w:rsidRPr="00821A47">
        <w:rPr>
          <w:sz w:val="22"/>
          <w:szCs w:val="22"/>
        </w:rPr>
        <w:tab/>
      </w:r>
      <w:r w:rsidR="00B74FAC" w:rsidRPr="00821A47">
        <w:rPr>
          <w:sz w:val="22"/>
          <w:szCs w:val="22"/>
        </w:rPr>
        <w:t>'</w:t>
      </w:r>
      <w:r w:rsidRPr="00821A47">
        <w:rPr>
          <w:bCs/>
          <w:sz w:val="22"/>
          <w:szCs w:val="22"/>
        </w:rPr>
        <w:t>Single transverse mode</w:t>
      </w:r>
      <w:r w:rsidR="00B74FAC" w:rsidRPr="00821A47">
        <w:rPr>
          <w:bCs/>
          <w:sz w:val="22"/>
          <w:szCs w:val="22"/>
        </w:rPr>
        <w:t>'</w:t>
      </w:r>
      <w:r w:rsidRPr="00821A47">
        <w:rPr>
          <w:bCs/>
          <w:sz w:val="22"/>
          <w:szCs w:val="22"/>
        </w:rPr>
        <w:t xml:space="preserve"> output and "average output power" exceeding 50 W; </w:t>
      </w:r>
      <w:r w:rsidRPr="00821A47">
        <w:rPr>
          <w:bCs/>
          <w:sz w:val="22"/>
          <w:szCs w:val="22"/>
          <w:u w:val="single"/>
        </w:rPr>
        <w:t>or</w:t>
      </w:r>
    </w:p>
    <w:p w14:paraId="5A238CFA" w14:textId="77777777" w:rsidR="00CF3264" w:rsidRPr="00821A47" w:rsidRDefault="00CF3264">
      <w:pPr>
        <w:pStyle w:val="1A1a1a1"/>
        <w:ind w:right="-22"/>
        <w:jc w:val="both"/>
        <w:rPr>
          <w:sz w:val="22"/>
          <w:szCs w:val="22"/>
        </w:rPr>
      </w:pP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t>3.</w:t>
      </w:r>
      <w:r w:rsidRPr="00821A47">
        <w:rPr>
          <w:sz w:val="22"/>
          <w:szCs w:val="22"/>
        </w:rPr>
        <w:tab/>
      </w:r>
      <w:r w:rsidR="00B74FAC" w:rsidRPr="00821A47">
        <w:rPr>
          <w:sz w:val="22"/>
          <w:szCs w:val="22"/>
        </w:rPr>
        <w:t>'</w:t>
      </w:r>
      <w:r w:rsidRPr="00821A47">
        <w:rPr>
          <w:bCs/>
          <w:color w:val="auto"/>
          <w:sz w:val="22"/>
          <w:szCs w:val="22"/>
        </w:rPr>
        <w:t>Multiple transverse mode</w:t>
      </w:r>
      <w:r w:rsidR="00B74FAC" w:rsidRPr="00821A47">
        <w:rPr>
          <w:bCs/>
          <w:color w:val="auto"/>
          <w:sz w:val="22"/>
          <w:szCs w:val="22"/>
        </w:rPr>
        <w:t>'</w:t>
      </w:r>
      <w:r w:rsidRPr="00821A47">
        <w:rPr>
          <w:bCs/>
          <w:color w:val="auto"/>
          <w:sz w:val="22"/>
          <w:szCs w:val="22"/>
        </w:rPr>
        <w:t xml:space="preserve"> output and "average output power" exceeding 80 W;</w:t>
      </w:r>
    </w:p>
    <w:p w14:paraId="20E43D85" w14:textId="77777777" w:rsidR="00CF3264" w:rsidRPr="00821A47" w:rsidRDefault="00CF3264">
      <w:pPr>
        <w:pStyle w:val="1A1a1a"/>
        <w:ind w:right="-22"/>
        <w:jc w:val="both"/>
        <w:rPr>
          <w:sz w:val="16"/>
          <w:szCs w:val="16"/>
        </w:rPr>
      </w:pPr>
    </w:p>
    <w:p w14:paraId="6F18E3F7" w14:textId="77777777" w:rsidR="00CF3264" w:rsidRPr="00821A47" w:rsidRDefault="00CF3264">
      <w:pPr>
        <w:pStyle w:val="1A1a1"/>
        <w:ind w:right="-22"/>
        <w:jc w:val="both"/>
        <w:rPr>
          <w:sz w:val="22"/>
          <w:szCs w:val="22"/>
        </w:rPr>
      </w:pPr>
      <w:r w:rsidRPr="00821A47">
        <w:rPr>
          <w:spacing w:val="-2"/>
          <w:sz w:val="22"/>
          <w:szCs w:val="22"/>
        </w:rPr>
        <w:t>6.</w:t>
      </w:r>
      <w:r w:rsidRPr="00821A47">
        <w:rPr>
          <w:spacing w:val="-2"/>
          <w:sz w:val="22"/>
          <w:szCs w:val="22"/>
        </w:rPr>
        <w:tab/>
        <w:t>A.</w:t>
      </w:r>
      <w:r w:rsidRPr="00821A47">
        <w:rPr>
          <w:spacing w:val="-2"/>
          <w:sz w:val="22"/>
          <w:szCs w:val="22"/>
        </w:rPr>
        <w:tab/>
        <w:t>5.</w:t>
      </w:r>
      <w:r w:rsidRPr="00821A47">
        <w:rPr>
          <w:spacing w:val="-2"/>
          <w:sz w:val="22"/>
          <w:szCs w:val="22"/>
        </w:rPr>
        <w:tab/>
        <w:t>b.</w:t>
      </w:r>
      <w:r w:rsidRPr="00821A47">
        <w:rPr>
          <w:spacing w:val="-2"/>
          <w:sz w:val="22"/>
          <w:szCs w:val="22"/>
        </w:rPr>
        <w:tab/>
        <w:t>8</w:t>
      </w:r>
      <w:r w:rsidRPr="00821A47">
        <w:rPr>
          <w:sz w:val="22"/>
          <w:szCs w:val="22"/>
        </w:rPr>
        <w:t>.</w:t>
      </w:r>
      <w:r w:rsidRPr="00821A47">
        <w:rPr>
          <w:sz w:val="22"/>
          <w:szCs w:val="22"/>
        </w:rPr>
        <w:tab/>
      </w:r>
      <w:r w:rsidR="00BA3208" w:rsidRPr="00821A47">
        <w:rPr>
          <w:sz w:val="22"/>
          <w:szCs w:val="22"/>
        </w:rPr>
        <w:t>Output wavelength exceeding 1,555 nm but not exceeding 1,850 nm, and any of the following:</w:t>
      </w:r>
    </w:p>
    <w:p w14:paraId="28EE73F7" w14:textId="77777777" w:rsidR="00CF3264" w:rsidRPr="00821A47" w:rsidRDefault="00CF3264">
      <w:pPr>
        <w:pStyle w:val="1A1a1a"/>
        <w:ind w:right="-22"/>
        <w:jc w:val="both"/>
        <w:rPr>
          <w:sz w:val="22"/>
          <w:szCs w:val="22"/>
        </w:rPr>
      </w:pP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t>a.</w:t>
      </w:r>
      <w:r w:rsidRPr="00821A47">
        <w:rPr>
          <w:sz w:val="22"/>
          <w:szCs w:val="22"/>
        </w:rPr>
        <w:tab/>
        <w:t xml:space="preserve">Output energy exceeding 100 </w:t>
      </w:r>
      <w:proofErr w:type="spellStart"/>
      <w:r w:rsidRPr="00821A47">
        <w:rPr>
          <w:sz w:val="22"/>
          <w:szCs w:val="22"/>
        </w:rPr>
        <w:t>mJ</w:t>
      </w:r>
      <w:proofErr w:type="spellEnd"/>
      <w:r w:rsidRPr="00821A47">
        <w:rPr>
          <w:sz w:val="22"/>
          <w:szCs w:val="22"/>
        </w:rPr>
        <w:t xml:space="preserve"> per pulse and "peak power" exceeding 1 W; </w:t>
      </w:r>
      <w:r w:rsidRPr="00821A47">
        <w:rPr>
          <w:sz w:val="22"/>
          <w:szCs w:val="22"/>
          <w:u w:val="single"/>
        </w:rPr>
        <w:t>or</w:t>
      </w:r>
    </w:p>
    <w:p w14:paraId="5EE3A0AC" w14:textId="77777777" w:rsidR="00CF3264" w:rsidRPr="00821A47" w:rsidRDefault="00CF3264">
      <w:pPr>
        <w:pStyle w:val="1A1a1a"/>
        <w:ind w:right="-22"/>
        <w:jc w:val="both"/>
        <w:rPr>
          <w:sz w:val="22"/>
          <w:szCs w:val="22"/>
        </w:rPr>
      </w:pP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t>b.</w:t>
      </w:r>
      <w:r w:rsidRPr="00821A47">
        <w:rPr>
          <w:sz w:val="22"/>
          <w:szCs w:val="22"/>
        </w:rPr>
        <w:tab/>
        <w:t>"Average output power" exceeding 1 W;</w:t>
      </w:r>
    </w:p>
    <w:p w14:paraId="5D97CD6F" w14:textId="77777777" w:rsidR="00CF3264" w:rsidRPr="00821A47" w:rsidRDefault="00CF3264">
      <w:pPr>
        <w:pStyle w:val="1A1a1a"/>
        <w:ind w:right="-22"/>
        <w:jc w:val="both"/>
        <w:rPr>
          <w:sz w:val="16"/>
          <w:szCs w:val="16"/>
        </w:rPr>
      </w:pPr>
    </w:p>
    <w:p w14:paraId="23B10B32" w14:textId="77777777" w:rsidR="00BA3208" w:rsidRPr="00821A47" w:rsidRDefault="00BA3208" w:rsidP="00BA3208">
      <w:pPr>
        <w:pStyle w:val="1A1a1"/>
        <w:ind w:right="-22"/>
        <w:jc w:val="both"/>
        <w:rPr>
          <w:sz w:val="22"/>
          <w:szCs w:val="22"/>
        </w:rPr>
      </w:pPr>
      <w:r w:rsidRPr="00821A47">
        <w:rPr>
          <w:spacing w:val="-2"/>
          <w:sz w:val="22"/>
          <w:szCs w:val="22"/>
        </w:rPr>
        <w:t>6.</w:t>
      </w:r>
      <w:r w:rsidRPr="00821A47">
        <w:rPr>
          <w:spacing w:val="-2"/>
          <w:sz w:val="22"/>
          <w:szCs w:val="22"/>
        </w:rPr>
        <w:tab/>
        <w:t>A.</w:t>
      </w:r>
      <w:r w:rsidRPr="00821A47">
        <w:rPr>
          <w:spacing w:val="-2"/>
          <w:sz w:val="22"/>
          <w:szCs w:val="22"/>
        </w:rPr>
        <w:tab/>
        <w:t>5.</w:t>
      </w:r>
      <w:r w:rsidRPr="00821A47">
        <w:rPr>
          <w:spacing w:val="-2"/>
          <w:sz w:val="22"/>
          <w:szCs w:val="22"/>
        </w:rPr>
        <w:tab/>
        <w:t>b.</w:t>
      </w:r>
      <w:r w:rsidRPr="00821A47">
        <w:rPr>
          <w:spacing w:val="-2"/>
          <w:sz w:val="22"/>
          <w:szCs w:val="22"/>
        </w:rPr>
        <w:tab/>
        <w:t>9.</w:t>
      </w:r>
      <w:r w:rsidRPr="00821A47">
        <w:rPr>
          <w:sz w:val="22"/>
          <w:szCs w:val="22"/>
        </w:rPr>
        <w:tab/>
        <w:t>Output wavelength exceeding 1,850 nm but not exceeding 2,100 nm, and any of the following:</w:t>
      </w:r>
    </w:p>
    <w:p w14:paraId="5A0737E8" w14:textId="77777777" w:rsidR="00BA3208" w:rsidRPr="00821A47" w:rsidRDefault="00BA3208" w:rsidP="00BA3208">
      <w:pPr>
        <w:pStyle w:val="1A1a1a"/>
        <w:ind w:right="-22"/>
        <w:jc w:val="both"/>
        <w:rPr>
          <w:sz w:val="22"/>
          <w:szCs w:val="22"/>
        </w:rPr>
      </w:pP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t>a.</w:t>
      </w:r>
      <w:r w:rsidRPr="00821A47">
        <w:rPr>
          <w:sz w:val="22"/>
          <w:szCs w:val="22"/>
        </w:rPr>
        <w:tab/>
      </w:r>
      <w:r w:rsidR="00B74FAC" w:rsidRPr="00821A47">
        <w:rPr>
          <w:sz w:val="22"/>
          <w:szCs w:val="22"/>
        </w:rPr>
        <w:t>'</w:t>
      </w:r>
      <w:r w:rsidRPr="00821A47">
        <w:rPr>
          <w:sz w:val="22"/>
          <w:szCs w:val="22"/>
        </w:rPr>
        <w:t>Single transverse mode</w:t>
      </w:r>
      <w:r w:rsidR="00B74FAC" w:rsidRPr="00821A47">
        <w:rPr>
          <w:sz w:val="22"/>
          <w:szCs w:val="22"/>
        </w:rPr>
        <w:t>'</w:t>
      </w:r>
      <w:r w:rsidRPr="00821A47">
        <w:rPr>
          <w:sz w:val="22"/>
          <w:szCs w:val="22"/>
        </w:rPr>
        <w:t xml:space="preserve"> and any of the following:</w:t>
      </w:r>
    </w:p>
    <w:p w14:paraId="61F8A8B4" w14:textId="77777777" w:rsidR="00BA3208" w:rsidRPr="00821A47" w:rsidRDefault="00BA3208" w:rsidP="00BA3208">
      <w:pPr>
        <w:pStyle w:val="1A1a1a1"/>
        <w:ind w:right="-22"/>
        <w:jc w:val="both"/>
        <w:rPr>
          <w:sz w:val="22"/>
          <w:szCs w:val="22"/>
        </w:rPr>
      </w:pP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t>1.</w:t>
      </w:r>
      <w:r w:rsidRPr="00821A47">
        <w:rPr>
          <w:sz w:val="22"/>
          <w:szCs w:val="22"/>
        </w:rPr>
        <w:tab/>
        <w:t xml:space="preserve">Output energy exceeding 100 </w:t>
      </w:r>
      <w:proofErr w:type="spellStart"/>
      <w:r w:rsidRPr="00821A47">
        <w:rPr>
          <w:sz w:val="22"/>
          <w:szCs w:val="22"/>
        </w:rPr>
        <w:t>mJ</w:t>
      </w:r>
      <w:proofErr w:type="spellEnd"/>
      <w:r w:rsidRPr="00821A47">
        <w:rPr>
          <w:sz w:val="22"/>
          <w:szCs w:val="22"/>
        </w:rPr>
        <w:t xml:space="preserve"> per pulse and "peak power" exceeding 1 W; </w:t>
      </w:r>
      <w:r w:rsidRPr="00821A47">
        <w:rPr>
          <w:sz w:val="22"/>
          <w:szCs w:val="22"/>
          <w:u w:val="single"/>
        </w:rPr>
        <w:t>or</w:t>
      </w:r>
    </w:p>
    <w:p w14:paraId="1B6CF109" w14:textId="77777777" w:rsidR="00BA3208" w:rsidRPr="00821A47" w:rsidRDefault="00BA3208" w:rsidP="00BA3208">
      <w:pPr>
        <w:pStyle w:val="1A1a1a1"/>
        <w:ind w:right="-22"/>
        <w:jc w:val="both"/>
        <w:rPr>
          <w:sz w:val="22"/>
          <w:szCs w:val="22"/>
        </w:rPr>
      </w:pP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t>2.</w:t>
      </w:r>
      <w:r w:rsidRPr="00821A47">
        <w:rPr>
          <w:sz w:val="22"/>
          <w:szCs w:val="22"/>
        </w:rPr>
        <w:tab/>
        <w:t xml:space="preserve">"Average output power" exceeding 1 W; </w:t>
      </w:r>
      <w:r w:rsidRPr="00821A47">
        <w:rPr>
          <w:sz w:val="22"/>
          <w:szCs w:val="22"/>
          <w:u w:val="single"/>
        </w:rPr>
        <w:t>or</w:t>
      </w:r>
    </w:p>
    <w:p w14:paraId="3D67B279" w14:textId="77777777" w:rsidR="00BA3208" w:rsidRPr="00821A47" w:rsidRDefault="00BA3208" w:rsidP="00BA3208">
      <w:pPr>
        <w:pStyle w:val="1A1a1a"/>
        <w:ind w:right="-22"/>
        <w:jc w:val="both"/>
        <w:rPr>
          <w:sz w:val="22"/>
          <w:szCs w:val="22"/>
        </w:rPr>
      </w:pP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t>b.</w:t>
      </w:r>
      <w:r w:rsidRPr="00821A47">
        <w:rPr>
          <w:sz w:val="22"/>
          <w:szCs w:val="22"/>
        </w:rPr>
        <w:tab/>
      </w:r>
      <w:r w:rsidR="00B74FAC" w:rsidRPr="00821A47">
        <w:rPr>
          <w:sz w:val="22"/>
          <w:szCs w:val="22"/>
        </w:rPr>
        <w:t>'</w:t>
      </w:r>
      <w:r w:rsidRPr="00821A47">
        <w:rPr>
          <w:sz w:val="22"/>
          <w:szCs w:val="22"/>
        </w:rPr>
        <w:t>Multiple transverse mode</w:t>
      </w:r>
      <w:r w:rsidR="00B74FAC" w:rsidRPr="00821A47">
        <w:rPr>
          <w:sz w:val="22"/>
          <w:szCs w:val="22"/>
        </w:rPr>
        <w:t>'</w:t>
      </w:r>
      <w:r w:rsidRPr="00821A47">
        <w:rPr>
          <w:sz w:val="22"/>
          <w:szCs w:val="22"/>
        </w:rPr>
        <w:t xml:space="preserve"> and any of the following:</w:t>
      </w:r>
    </w:p>
    <w:p w14:paraId="4E369B61" w14:textId="77777777" w:rsidR="00BA3208" w:rsidRPr="00821A47" w:rsidRDefault="00BA3208" w:rsidP="00BA3208">
      <w:pPr>
        <w:pStyle w:val="1A1a1a1"/>
        <w:ind w:right="-22"/>
        <w:jc w:val="both"/>
        <w:rPr>
          <w:sz w:val="22"/>
          <w:szCs w:val="22"/>
        </w:rPr>
      </w:pP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t>1.</w:t>
      </w:r>
      <w:r w:rsidRPr="00821A47">
        <w:rPr>
          <w:sz w:val="22"/>
          <w:szCs w:val="22"/>
        </w:rPr>
        <w:tab/>
        <w:t xml:space="preserve">Output energy exceeding 100 </w:t>
      </w:r>
      <w:proofErr w:type="spellStart"/>
      <w:r w:rsidRPr="00821A47">
        <w:rPr>
          <w:sz w:val="22"/>
          <w:szCs w:val="22"/>
        </w:rPr>
        <w:t>mJ</w:t>
      </w:r>
      <w:proofErr w:type="spellEnd"/>
      <w:r w:rsidRPr="00821A47">
        <w:rPr>
          <w:sz w:val="22"/>
          <w:szCs w:val="22"/>
        </w:rPr>
        <w:t xml:space="preserve"> per pulse and "peak power" exceeding 10 kW; </w:t>
      </w:r>
      <w:r w:rsidRPr="00821A47">
        <w:rPr>
          <w:sz w:val="22"/>
          <w:szCs w:val="22"/>
          <w:u w:val="single"/>
        </w:rPr>
        <w:t>or</w:t>
      </w:r>
    </w:p>
    <w:p w14:paraId="1FF3C6C3" w14:textId="77777777" w:rsidR="00BA3208" w:rsidRPr="00821A47" w:rsidRDefault="00BA3208" w:rsidP="00BA3208">
      <w:pPr>
        <w:pStyle w:val="1A1a1a1"/>
        <w:ind w:right="-22"/>
        <w:jc w:val="both"/>
        <w:rPr>
          <w:sz w:val="22"/>
          <w:szCs w:val="22"/>
          <w:u w:val="single"/>
        </w:rPr>
      </w:pP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t>2.</w:t>
      </w:r>
      <w:r w:rsidRPr="00821A47">
        <w:rPr>
          <w:sz w:val="22"/>
          <w:szCs w:val="22"/>
        </w:rPr>
        <w:tab/>
        <w:t xml:space="preserve">"Average output power" exceeding 120 W; </w:t>
      </w:r>
      <w:r w:rsidRPr="00821A47">
        <w:rPr>
          <w:sz w:val="22"/>
          <w:szCs w:val="22"/>
          <w:u w:val="single"/>
        </w:rPr>
        <w:t>or</w:t>
      </w:r>
    </w:p>
    <w:p w14:paraId="661CD73E" w14:textId="77777777" w:rsidR="00BA3208" w:rsidRPr="00821A47" w:rsidRDefault="00BA3208" w:rsidP="00BA3208">
      <w:pPr>
        <w:pStyle w:val="1A1a1a1"/>
        <w:ind w:right="-22"/>
        <w:jc w:val="both"/>
        <w:rPr>
          <w:sz w:val="16"/>
          <w:szCs w:val="16"/>
        </w:rPr>
      </w:pPr>
    </w:p>
    <w:p w14:paraId="7B7A4C66" w14:textId="77777777" w:rsidR="00BA3208" w:rsidRPr="00821A47" w:rsidRDefault="00BA3208" w:rsidP="00BA3208">
      <w:pPr>
        <w:pStyle w:val="1A1a1"/>
        <w:ind w:right="-22"/>
        <w:jc w:val="both"/>
        <w:rPr>
          <w:sz w:val="22"/>
          <w:szCs w:val="22"/>
        </w:rPr>
      </w:pPr>
      <w:r w:rsidRPr="00821A47">
        <w:rPr>
          <w:sz w:val="22"/>
          <w:szCs w:val="22"/>
        </w:rPr>
        <w:t>6.</w:t>
      </w:r>
      <w:r w:rsidRPr="00821A47">
        <w:rPr>
          <w:sz w:val="22"/>
          <w:szCs w:val="22"/>
        </w:rPr>
        <w:tab/>
        <w:t>A.</w:t>
      </w:r>
      <w:r w:rsidRPr="00821A47">
        <w:rPr>
          <w:sz w:val="22"/>
          <w:szCs w:val="22"/>
        </w:rPr>
        <w:tab/>
        <w:t>5.</w:t>
      </w:r>
      <w:r w:rsidRPr="00821A47">
        <w:rPr>
          <w:sz w:val="22"/>
          <w:szCs w:val="22"/>
        </w:rPr>
        <w:tab/>
        <w:t>b.</w:t>
      </w:r>
      <w:r w:rsidRPr="00821A47">
        <w:rPr>
          <w:sz w:val="22"/>
          <w:szCs w:val="22"/>
        </w:rPr>
        <w:tab/>
        <w:t>10.</w:t>
      </w:r>
      <w:r w:rsidRPr="00821A47">
        <w:rPr>
          <w:sz w:val="22"/>
          <w:szCs w:val="22"/>
        </w:rPr>
        <w:tab/>
        <w:t xml:space="preserve">Output wavelength exceeding 2,100 nm and any of the following: </w:t>
      </w:r>
    </w:p>
    <w:p w14:paraId="1DD1CDF5" w14:textId="77777777" w:rsidR="00BA3208" w:rsidRPr="00821A47" w:rsidRDefault="00BA3208" w:rsidP="00BA3208">
      <w:pPr>
        <w:pStyle w:val="1A1a1a"/>
        <w:ind w:right="-22"/>
        <w:jc w:val="both"/>
        <w:rPr>
          <w:sz w:val="22"/>
          <w:szCs w:val="22"/>
        </w:rPr>
      </w:pP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t>a.</w:t>
      </w:r>
      <w:r w:rsidRPr="00821A47">
        <w:rPr>
          <w:sz w:val="22"/>
          <w:szCs w:val="22"/>
        </w:rPr>
        <w:tab/>
        <w:t xml:space="preserve">Output energy exceeding 100 </w:t>
      </w:r>
      <w:proofErr w:type="spellStart"/>
      <w:r w:rsidRPr="00821A47">
        <w:rPr>
          <w:sz w:val="22"/>
          <w:szCs w:val="22"/>
        </w:rPr>
        <w:t>mJ</w:t>
      </w:r>
      <w:proofErr w:type="spellEnd"/>
      <w:r w:rsidRPr="00821A47">
        <w:rPr>
          <w:sz w:val="22"/>
          <w:szCs w:val="22"/>
        </w:rPr>
        <w:t xml:space="preserve"> per pulse and "peak power" exceeding 1 W; </w:t>
      </w:r>
      <w:r w:rsidRPr="00821A47">
        <w:rPr>
          <w:sz w:val="22"/>
          <w:szCs w:val="22"/>
          <w:u w:val="single"/>
        </w:rPr>
        <w:t>or</w:t>
      </w:r>
    </w:p>
    <w:p w14:paraId="14D6EEDF" w14:textId="77777777" w:rsidR="00BA3208" w:rsidRPr="00821A47" w:rsidRDefault="00BA3208" w:rsidP="00BA3208">
      <w:pPr>
        <w:pStyle w:val="1A1a1a"/>
        <w:ind w:right="-22"/>
        <w:jc w:val="both"/>
        <w:rPr>
          <w:sz w:val="22"/>
          <w:szCs w:val="22"/>
        </w:rPr>
      </w:pP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t>b.</w:t>
      </w:r>
      <w:r w:rsidRPr="00821A47">
        <w:rPr>
          <w:sz w:val="22"/>
          <w:szCs w:val="22"/>
        </w:rPr>
        <w:tab/>
        <w:t>"Average output power" exceeding 1 W;</w:t>
      </w:r>
    </w:p>
    <w:p w14:paraId="1496A3B3" w14:textId="77777777" w:rsidR="00BA3208" w:rsidRPr="00821A47" w:rsidRDefault="00BA3208">
      <w:pPr>
        <w:pStyle w:val="1A1a1a"/>
        <w:ind w:right="-22"/>
        <w:jc w:val="both"/>
        <w:rPr>
          <w:sz w:val="16"/>
          <w:szCs w:val="16"/>
        </w:rPr>
      </w:pPr>
    </w:p>
    <w:p w14:paraId="7212D6D3" w14:textId="77777777" w:rsidR="00CF3264" w:rsidRPr="00821A47" w:rsidRDefault="00CF3264">
      <w:pPr>
        <w:pStyle w:val="1A1a"/>
        <w:jc w:val="both"/>
        <w:rPr>
          <w:spacing w:val="-2"/>
          <w:sz w:val="22"/>
          <w:szCs w:val="22"/>
        </w:rPr>
      </w:pPr>
      <w:r w:rsidRPr="00821A47">
        <w:rPr>
          <w:spacing w:val="-2"/>
          <w:sz w:val="22"/>
          <w:szCs w:val="22"/>
        </w:rPr>
        <w:t>6.</w:t>
      </w:r>
      <w:r w:rsidRPr="00821A47">
        <w:rPr>
          <w:spacing w:val="-2"/>
          <w:sz w:val="22"/>
          <w:szCs w:val="22"/>
        </w:rPr>
        <w:tab/>
        <w:t>A.</w:t>
      </w:r>
      <w:r w:rsidRPr="00821A47">
        <w:rPr>
          <w:spacing w:val="-2"/>
          <w:sz w:val="22"/>
          <w:szCs w:val="22"/>
        </w:rPr>
        <w:tab/>
        <w:t>5.</w:t>
      </w:r>
      <w:r w:rsidRPr="00821A47">
        <w:rPr>
          <w:spacing w:val="-2"/>
          <w:sz w:val="22"/>
          <w:szCs w:val="22"/>
        </w:rPr>
        <w:tab/>
        <w:t>c.</w:t>
      </w:r>
      <w:r w:rsidRPr="00821A47">
        <w:rPr>
          <w:spacing w:val="-2"/>
          <w:sz w:val="22"/>
          <w:szCs w:val="22"/>
        </w:rPr>
        <w:tab/>
      </w:r>
      <w:r w:rsidRPr="00821A47">
        <w:rPr>
          <w:sz w:val="22"/>
          <w:szCs w:val="22"/>
        </w:rPr>
        <w:t>"</w:t>
      </w:r>
      <w:r w:rsidRPr="00821A47">
        <w:rPr>
          <w:bCs/>
          <w:sz w:val="22"/>
          <w:szCs w:val="22"/>
        </w:rPr>
        <w:t>Tunable" "lasers" having any of the following:</w:t>
      </w:r>
    </w:p>
    <w:p w14:paraId="57C863D2" w14:textId="77777777" w:rsidR="00CF3264" w:rsidRPr="00821A47" w:rsidRDefault="00A55028" w:rsidP="0035303A">
      <w:pPr>
        <w:pStyle w:val="1A1a1"/>
        <w:ind w:left="2064" w:right="-23" w:hanging="2041"/>
        <w:jc w:val="both"/>
        <w:rPr>
          <w:sz w:val="22"/>
          <w:szCs w:val="22"/>
        </w:rPr>
      </w:pPr>
      <w:r w:rsidRPr="00821A47">
        <w:rPr>
          <w:spacing w:val="-2"/>
          <w:sz w:val="22"/>
          <w:szCs w:val="22"/>
        </w:rPr>
        <w:tab/>
      </w:r>
      <w:r w:rsidRPr="00821A47">
        <w:rPr>
          <w:spacing w:val="-2"/>
          <w:sz w:val="22"/>
          <w:szCs w:val="22"/>
        </w:rPr>
        <w:tab/>
      </w:r>
      <w:r w:rsidRPr="00821A47">
        <w:rPr>
          <w:spacing w:val="-2"/>
          <w:sz w:val="22"/>
          <w:szCs w:val="22"/>
        </w:rPr>
        <w:tab/>
      </w:r>
      <w:r w:rsidR="00CF3264" w:rsidRPr="00821A47">
        <w:rPr>
          <w:spacing w:val="-2"/>
          <w:sz w:val="22"/>
          <w:szCs w:val="22"/>
        </w:rPr>
        <w:tab/>
      </w:r>
      <w:r w:rsidR="00CF3264" w:rsidRPr="00821A47">
        <w:rPr>
          <w:sz w:val="22"/>
          <w:szCs w:val="22"/>
        </w:rPr>
        <w:t>1.</w:t>
      </w:r>
      <w:r w:rsidR="00CF3264" w:rsidRPr="00821A47">
        <w:rPr>
          <w:sz w:val="22"/>
          <w:szCs w:val="22"/>
        </w:rPr>
        <w:tab/>
        <w:t>Output wavelength less than 600 nm and any of the following:</w:t>
      </w:r>
    </w:p>
    <w:p w14:paraId="3DAA6334" w14:textId="77777777" w:rsidR="00CF3264" w:rsidRPr="00821A47" w:rsidRDefault="00CF3264">
      <w:pPr>
        <w:pStyle w:val="1A1a1a"/>
        <w:ind w:right="-22"/>
        <w:jc w:val="both"/>
        <w:rPr>
          <w:sz w:val="22"/>
          <w:szCs w:val="22"/>
        </w:rPr>
      </w:pP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t>a.</w:t>
      </w:r>
      <w:r w:rsidRPr="00821A47">
        <w:rPr>
          <w:sz w:val="22"/>
          <w:szCs w:val="22"/>
        </w:rPr>
        <w:tab/>
        <w:t>Output energy exceeding 50 </w:t>
      </w:r>
      <w:proofErr w:type="spellStart"/>
      <w:r w:rsidRPr="00821A47">
        <w:rPr>
          <w:sz w:val="22"/>
          <w:szCs w:val="22"/>
        </w:rPr>
        <w:t>mJ</w:t>
      </w:r>
      <w:proofErr w:type="spellEnd"/>
      <w:r w:rsidRPr="00821A47">
        <w:rPr>
          <w:sz w:val="22"/>
          <w:szCs w:val="22"/>
        </w:rPr>
        <w:t xml:space="preserve"> per pulse and "peak power" exceeding 1 W; </w:t>
      </w:r>
      <w:r w:rsidRPr="00821A47">
        <w:rPr>
          <w:sz w:val="22"/>
          <w:szCs w:val="22"/>
          <w:u w:val="single"/>
        </w:rPr>
        <w:t>or</w:t>
      </w:r>
    </w:p>
    <w:p w14:paraId="4CAC9BA7" w14:textId="77777777" w:rsidR="00CF3264" w:rsidRPr="00821A47" w:rsidRDefault="00CF3264">
      <w:pPr>
        <w:pStyle w:val="1A1a1a"/>
        <w:ind w:right="-22"/>
        <w:jc w:val="both"/>
        <w:rPr>
          <w:sz w:val="22"/>
          <w:szCs w:val="22"/>
        </w:rPr>
      </w:pP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t>b.</w:t>
      </w:r>
      <w:r w:rsidRPr="00821A47">
        <w:rPr>
          <w:sz w:val="22"/>
          <w:szCs w:val="22"/>
        </w:rPr>
        <w:tab/>
        <w:t>Average or CW output power exceeding 1 W;</w:t>
      </w:r>
    </w:p>
    <w:p w14:paraId="14DC46BD" w14:textId="77777777" w:rsidR="00CF3264" w:rsidRPr="00821A47" w:rsidRDefault="00CF3264" w:rsidP="008A0D97">
      <w:pPr>
        <w:pStyle w:val="1A1a1note1"/>
        <w:spacing w:before="60"/>
        <w:ind w:left="2857" w:hanging="799"/>
        <w:jc w:val="both"/>
        <w:rPr>
          <w:i/>
          <w:sz w:val="22"/>
          <w:szCs w:val="22"/>
        </w:rPr>
      </w:pPr>
      <w:r w:rsidRPr="00821A47">
        <w:rPr>
          <w:i/>
          <w:sz w:val="22"/>
          <w:szCs w:val="22"/>
          <w:u w:val="single"/>
        </w:rPr>
        <w:t>Note</w:t>
      </w:r>
      <w:r w:rsidRPr="00821A47">
        <w:rPr>
          <w:i/>
          <w:sz w:val="22"/>
          <w:szCs w:val="22"/>
        </w:rPr>
        <w:tab/>
        <w:t xml:space="preserve">6.A.5.c.1. does not apply to dye </w:t>
      </w:r>
      <w:r w:rsidR="00775731" w:rsidRPr="00821A47">
        <w:rPr>
          <w:i/>
          <w:sz w:val="22"/>
          <w:szCs w:val="22"/>
        </w:rPr>
        <w:t>"</w:t>
      </w:r>
      <w:r w:rsidRPr="00821A47">
        <w:rPr>
          <w:i/>
          <w:sz w:val="22"/>
          <w:szCs w:val="22"/>
        </w:rPr>
        <w:t>lasers</w:t>
      </w:r>
      <w:r w:rsidR="00775731" w:rsidRPr="00821A47">
        <w:rPr>
          <w:i/>
          <w:sz w:val="22"/>
          <w:szCs w:val="22"/>
        </w:rPr>
        <w:t>"</w:t>
      </w:r>
      <w:r w:rsidRPr="00821A47">
        <w:rPr>
          <w:i/>
          <w:sz w:val="22"/>
          <w:szCs w:val="22"/>
        </w:rPr>
        <w:t xml:space="preserve"> or other liquid </w:t>
      </w:r>
      <w:r w:rsidR="00775731" w:rsidRPr="00821A47">
        <w:rPr>
          <w:i/>
          <w:sz w:val="22"/>
          <w:szCs w:val="22"/>
        </w:rPr>
        <w:t>"</w:t>
      </w:r>
      <w:r w:rsidRPr="00821A47">
        <w:rPr>
          <w:i/>
          <w:sz w:val="22"/>
          <w:szCs w:val="22"/>
        </w:rPr>
        <w:t>lasers</w:t>
      </w:r>
      <w:r w:rsidR="00775731" w:rsidRPr="00821A47">
        <w:rPr>
          <w:i/>
          <w:sz w:val="22"/>
          <w:szCs w:val="22"/>
        </w:rPr>
        <w:t>"</w:t>
      </w:r>
      <w:r w:rsidRPr="00821A47">
        <w:rPr>
          <w:i/>
          <w:sz w:val="22"/>
          <w:szCs w:val="22"/>
        </w:rPr>
        <w:t>, having a multimode output and a wavelength of 150 nm or more but not exceeding 600 nm and all of the following:</w:t>
      </w:r>
    </w:p>
    <w:p w14:paraId="619277CE" w14:textId="77777777" w:rsidR="00CF3264" w:rsidRPr="00821A47" w:rsidRDefault="00CF3264">
      <w:pPr>
        <w:pStyle w:val="1A1a1"/>
        <w:tabs>
          <w:tab w:val="clear" w:pos="340"/>
          <w:tab w:val="clear" w:pos="720"/>
          <w:tab w:val="clear" w:pos="1179"/>
          <w:tab w:val="clear" w:pos="1582"/>
        </w:tabs>
        <w:spacing w:line="235" w:lineRule="auto"/>
        <w:ind w:left="3240" w:right="-22" w:hanging="415"/>
        <w:jc w:val="both"/>
        <w:rPr>
          <w:i/>
          <w:sz w:val="22"/>
          <w:szCs w:val="22"/>
        </w:rPr>
      </w:pPr>
      <w:r w:rsidRPr="00821A47">
        <w:rPr>
          <w:i/>
          <w:sz w:val="22"/>
          <w:szCs w:val="22"/>
        </w:rPr>
        <w:t>1.</w:t>
      </w:r>
      <w:r w:rsidRPr="00821A47">
        <w:rPr>
          <w:i/>
          <w:sz w:val="22"/>
          <w:szCs w:val="22"/>
        </w:rPr>
        <w:tab/>
        <w:t xml:space="preserve">Output energy less than 1.5 J per pulse or a "peak power" less than 20 W; </w:t>
      </w:r>
      <w:r w:rsidRPr="00821A47">
        <w:rPr>
          <w:i/>
          <w:sz w:val="22"/>
          <w:szCs w:val="22"/>
          <w:u w:val="single"/>
        </w:rPr>
        <w:t>and</w:t>
      </w:r>
    </w:p>
    <w:p w14:paraId="4B0B0E0D" w14:textId="77777777" w:rsidR="00CD7940" w:rsidRPr="00821A47" w:rsidRDefault="00CF3264" w:rsidP="00A42E5F">
      <w:pPr>
        <w:pStyle w:val="1A1a1a"/>
        <w:tabs>
          <w:tab w:val="clear" w:pos="340"/>
          <w:tab w:val="clear" w:pos="720"/>
          <w:tab w:val="clear" w:pos="1200"/>
          <w:tab w:val="clear" w:pos="1582"/>
          <w:tab w:val="clear" w:pos="2060"/>
        </w:tabs>
        <w:ind w:left="3240" w:right="-22" w:hanging="415"/>
        <w:jc w:val="both"/>
        <w:rPr>
          <w:sz w:val="22"/>
          <w:szCs w:val="22"/>
        </w:rPr>
      </w:pPr>
      <w:r w:rsidRPr="00821A47">
        <w:rPr>
          <w:i/>
          <w:sz w:val="22"/>
          <w:szCs w:val="22"/>
        </w:rPr>
        <w:t>2.</w:t>
      </w:r>
      <w:r w:rsidRPr="00821A47">
        <w:rPr>
          <w:i/>
          <w:sz w:val="22"/>
          <w:szCs w:val="22"/>
        </w:rPr>
        <w:tab/>
        <w:t>Average or CW output power less than 20 W.</w:t>
      </w:r>
    </w:p>
    <w:p w14:paraId="0226D800" w14:textId="77777777" w:rsidR="00CF3264" w:rsidRPr="00821A47" w:rsidRDefault="00CF3264">
      <w:pPr>
        <w:pStyle w:val="1A1a"/>
        <w:tabs>
          <w:tab w:val="left" w:pos="1620"/>
        </w:tabs>
        <w:spacing w:line="235" w:lineRule="auto"/>
        <w:ind w:left="2069" w:right="-23" w:hanging="2160"/>
        <w:jc w:val="both"/>
        <w:rPr>
          <w:sz w:val="22"/>
          <w:szCs w:val="22"/>
        </w:rPr>
      </w:pPr>
      <w:r w:rsidRPr="00821A47">
        <w:rPr>
          <w:spacing w:val="-2"/>
          <w:sz w:val="22"/>
          <w:szCs w:val="22"/>
        </w:rPr>
        <w:t>6.</w:t>
      </w:r>
      <w:r w:rsidRPr="00821A47">
        <w:rPr>
          <w:spacing w:val="-2"/>
          <w:sz w:val="22"/>
          <w:szCs w:val="22"/>
        </w:rPr>
        <w:tab/>
        <w:t>A.</w:t>
      </w:r>
      <w:r w:rsidRPr="00821A47">
        <w:rPr>
          <w:spacing w:val="-2"/>
          <w:sz w:val="22"/>
          <w:szCs w:val="22"/>
        </w:rPr>
        <w:tab/>
        <w:t>5.</w:t>
      </w:r>
      <w:r w:rsidRPr="00821A47">
        <w:rPr>
          <w:spacing w:val="-2"/>
          <w:sz w:val="22"/>
          <w:szCs w:val="22"/>
        </w:rPr>
        <w:tab/>
        <w:t>c.</w:t>
      </w:r>
      <w:r w:rsidRPr="00821A47">
        <w:rPr>
          <w:spacing w:val="-2"/>
          <w:sz w:val="22"/>
          <w:szCs w:val="22"/>
        </w:rPr>
        <w:tab/>
      </w:r>
      <w:r w:rsidRPr="00821A47">
        <w:rPr>
          <w:sz w:val="22"/>
          <w:szCs w:val="22"/>
        </w:rPr>
        <w:t>2.</w:t>
      </w:r>
      <w:r w:rsidRPr="00821A47">
        <w:rPr>
          <w:sz w:val="22"/>
          <w:szCs w:val="22"/>
        </w:rPr>
        <w:tab/>
        <w:t>Output wavelength of 600 nm or more but not exceeding 1,400 nm, and any of the following:</w:t>
      </w:r>
    </w:p>
    <w:p w14:paraId="27393239" w14:textId="77777777" w:rsidR="00CF3264" w:rsidRPr="00821A47" w:rsidRDefault="00CF3264">
      <w:pPr>
        <w:pStyle w:val="1A1a1"/>
        <w:tabs>
          <w:tab w:val="clear" w:pos="1179"/>
          <w:tab w:val="left" w:pos="1170"/>
          <w:tab w:val="left" w:pos="2070"/>
        </w:tabs>
        <w:spacing w:line="235" w:lineRule="auto"/>
        <w:ind w:left="2520" w:right="-22" w:hanging="2610"/>
        <w:jc w:val="both"/>
        <w:rPr>
          <w:sz w:val="22"/>
          <w:szCs w:val="22"/>
        </w:rPr>
      </w:pP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t>a.</w:t>
      </w:r>
      <w:r w:rsidRPr="00821A47">
        <w:rPr>
          <w:sz w:val="22"/>
          <w:szCs w:val="22"/>
        </w:rPr>
        <w:tab/>
        <w:t xml:space="preserve">Output energy exceeding 1 J per pulse and "peak power" exceeding 20 W; </w:t>
      </w:r>
      <w:r w:rsidRPr="00821A47">
        <w:rPr>
          <w:sz w:val="22"/>
          <w:szCs w:val="22"/>
          <w:u w:val="single"/>
        </w:rPr>
        <w:t>or</w:t>
      </w:r>
    </w:p>
    <w:p w14:paraId="58486D5B" w14:textId="77777777" w:rsidR="00CF3264" w:rsidRPr="00821A47" w:rsidRDefault="00CF3264">
      <w:pPr>
        <w:pStyle w:val="1A1a1"/>
        <w:tabs>
          <w:tab w:val="left" w:pos="2070"/>
        </w:tabs>
        <w:spacing w:line="235" w:lineRule="auto"/>
        <w:ind w:left="2520" w:right="-22"/>
        <w:jc w:val="both"/>
        <w:rPr>
          <w:sz w:val="22"/>
          <w:szCs w:val="22"/>
          <w:u w:val="single"/>
        </w:rPr>
      </w:pPr>
      <w:r w:rsidRPr="00821A47">
        <w:rPr>
          <w:sz w:val="22"/>
          <w:szCs w:val="22"/>
        </w:rPr>
        <w:tab/>
      </w:r>
      <w:r w:rsidRPr="00821A47">
        <w:rPr>
          <w:sz w:val="22"/>
          <w:szCs w:val="22"/>
        </w:rPr>
        <w:tab/>
      </w:r>
      <w:r w:rsidRPr="00821A47">
        <w:rPr>
          <w:sz w:val="22"/>
          <w:szCs w:val="22"/>
        </w:rPr>
        <w:tab/>
      </w:r>
      <w:r w:rsidRPr="00821A47">
        <w:rPr>
          <w:sz w:val="22"/>
          <w:szCs w:val="22"/>
        </w:rPr>
        <w:tab/>
        <w:t>b.</w:t>
      </w:r>
      <w:r w:rsidRPr="00821A47">
        <w:rPr>
          <w:sz w:val="22"/>
          <w:szCs w:val="22"/>
        </w:rPr>
        <w:tab/>
        <w:t xml:space="preserve">Average or CW output power exceeding 20 W; </w:t>
      </w:r>
      <w:r w:rsidRPr="00821A47">
        <w:rPr>
          <w:sz w:val="22"/>
          <w:szCs w:val="22"/>
          <w:u w:val="single"/>
        </w:rPr>
        <w:t>or</w:t>
      </w:r>
    </w:p>
    <w:p w14:paraId="6D9812D3" w14:textId="77777777" w:rsidR="00CF3264" w:rsidRPr="00821A47" w:rsidRDefault="00BD0DA8" w:rsidP="00613287">
      <w:pPr>
        <w:pStyle w:val="1A1a1"/>
        <w:spacing w:before="60"/>
        <w:ind w:left="2064" w:right="-23" w:hanging="2041"/>
        <w:jc w:val="both"/>
        <w:rPr>
          <w:sz w:val="22"/>
          <w:szCs w:val="22"/>
        </w:rPr>
      </w:pPr>
      <w:r w:rsidRPr="00821A47">
        <w:rPr>
          <w:spacing w:val="-2"/>
          <w:sz w:val="22"/>
          <w:szCs w:val="22"/>
        </w:rPr>
        <w:tab/>
      </w:r>
      <w:r w:rsidRPr="00821A47">
        <w:rPr>
          <w:spacing w:val="-2"/>
          <w:sz w:val="22"/>
          <w:szCs w:val="22"/>
        </w:rPr>
        <w:tab/>
      </w:r>
      <w:r w:rsidRPr="00821A47">
        <w:rPr>
          <w:spacing w:val="-2"/>
          <w:sz w:val="22"/>
          <w:szCs w:val="22"/>
        </w:rPr>
        <w:tab/>
      </w:r>
      <w:r w:rsidR="00CF3264" w:rsidRPr="00821A47">
        <w:rPr>
          <w:spacing w:val="-2"/>
          <w:sz w:val="22"/>
          <w:szCs w:val="22"/>
        </w:rPr>
        <w:tab/>
      </w:r>
      <w:r w:rsidR="003C6C29" w:rsidRPr="00821A47">
        <w:rPr>
          <w:spacing w:val="-2"/>
          <w:sz w:val="22"/>
          <w:szCs w:val="22"/>
        </w:rPr>
        <w:t xml:space="preserve"> </w:t>
      </w:r>
      <w:r w:rsidR="00CF3264" w:rsidRPr="00821A47">
        <w:rPr>
          <w:sz w:val="22"/>
          <w:szCs w:val="22"/>
        </w:rPr>
        <w:t>3.</w:t>
      </w:r>
      <w:r w:rsidR="00CF3264" w:rsidRPr="00821A47">
        <w:rPr>
          <w:sz w:val="22"/>
          <w:szCs w:val="22"/>
        </w:rPr>
        <w:tab/>
        <w:t>Output wavelength exceeding 1,400 nm and any of the following:</w:t>
      </w:r>
    </w:p>
    <w:p w14:paraId="7E170F87" w14:textId="77777777" w:rsidR="00CF3264" w:rsidRPr="00821A47" w:rsidRDefault="00CF3264">
      <w:pPr>
        <w:pStyle w:val="1A1a1a"/>
        <w:ind w:right="-22"/>
        <w:jc w:val="both"/>
        <w:rPr>
          <w:sz w:val="22"/>
          <w:szCs w:val="22"/>
          <w:u w:val="single"/>
        </w:rPr>
      </w:pP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t>a.</w:t>
      </w:r>
      <w:r w:rsidRPr="00821A47">
        <w:rPr>
          <w:sz w:val="22"/>
          <w:szCs w:val="22"/>
        </w:rPr>
        <w:tab/>
        <w:t>Output energy exceeding 50 </w:t>
      </w:r>
      <w:proofErr w:type="spellStart"/>
      <w:r w:rsidRPr="00821A47">
        <w:rPr>
          <w:sz w:val="22"/>
          <w:szCs w:val="22"/>
        </w:rPr>
        <w:t>mJ</w:t>
      </w:r>
      <w:proofErr w:type="spellEnd"/>
      <w:r w:rsidRPr="00821A47">
        <w:rPr>
          <w:sz w:val="22"/>
          <w:szCs w:val="22"/>
        </w:rPr>
        <w:t xml:space="preserve"> per pulse and "peak power" exceeding 1 W; </w:t>
      </w:r>
      <w:r w:rsidRPr="00821A47">
        <w:rPr>
          <w:sz w:val="22"/>
          <w:szCs w:val="22"/>
          <w:u w:val="single"/>
        </w:rPr>
        <w:t>or</w:t>
      </w:r>
    </w:p>
    <w:p w14:paraId="55BB9704" w14:textId="77777777" w:rsidR="00CF3264" w:rsidRPr="00821A47" w:rsidRDefault="00CF3264">
      <w:pPr>
        <w:pStyle w:val="1A1a1a"/>
        <w:ind w:right="-22"/>
        <w:jc w:val="both"/>
        <w:rPr>
          <w:sz w:val="22"/>
          <w:szCs w:val="22"/>
        </w:rPr>
      </w:pP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t>b.</w:t>
      </w:r>
      <w:r w:rsidRPr="00821A47">
        <w:rPr>
          <w:sz w:val="22"/>
          <w:szCs w:val="22"/>
        </w:rPr>
        <w:tab/>
        <w:t>Average or CW output power exceeding 1 W;</w:t>
      </w:r>
    </w:p>
    <w:p w14:paraId="189D60BA" w14:textId="77777777" w:rsidR="00FB7986" w:rsidRPr="00821A47" w:rsidRDefault="00FB7986" w:rsidP="00FB7986">
      <w:pPr>
        <w:pStyle w:val="1A1a1a"/>
        <w:spacing w:before="60"/>
        <w:ind w:left="2835" w:right="-23" w:hanging="2835"/>
        <w:jc w:val="both"/>
        <w:rPr>
          <w:i/>
          <w:iCs/>
          <w:sz w:val="22"/>
          <w:szCs w:val="22"/>
          <w:u w:val="single"/>
        </w:rPr>
      </w:pP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r>
      <w:r w:rsidRPr="00821A47">
        <w:rPr>
          <w:i/>
          <w:iCs/>
          <w:sz w:val="22"/>
          <w:szCs w:val="22"/>
          <w:u w:val="single"/>
        </w:rPr>
        <w:t>Note</w:t>
      </w:r>
      <w:r w:rsidRPr="00821A47">
        <w:rPr>
          <w:i/>
          <w:iCs/>
          <w:sz w:val="22"/>
          <w:szCs w:val="22"/>
        </w:rPr>
        <w:tab/>
        <w:t>6.A.5.c.3. does not apply to "</w:t>
      </w:r>
      <w:proofErr w:type="spellStart"/>
      <w:r w:rsidRPr="00821A47">
        <w:rPr>
          <w:i/>
          <w:iCs/>
          <w:sz w:val="22"/>
          <w:szCs w:val="22"/>
        </w:rPr>
        <w:t>tunable</w:t>
      </w:r>
      <w:proofErr w:type="spellEnd"/>
      <w:r w:rsidRPr="00821A47">
        <w:rPr>
          <w:i/>
          <w:iCs/>
          <w:sz w:val="22"/>
          <w:szCs w:val="22"/>
        </w:rPr>
        <w:t>" "lasers" having an average or CW output power exceeding 1 W and not exceeding 10 W, power consumption equal to or exceeding 250 W, and a total mass greater than 50 kg. For the purposes of this Note, total mass includes all components required to operate the "laser", e.g., "laser", power supply, heat exchanger, but excludes external optics for beam conditioning or delivery.</w:t>
      </w:r>
    </w:p>
    <w:p w14:paraId="6894851A" w14:textId="77777777" w:rsidR="00A42E5F" w:rsidRPr="00821A47" w:rsidRDefault="00A42E5F">
      <w:pPr>
        <w:pStyle w:val="1A1a"/>
        <w:jc w:val="both"/>
        <w:rPr>
          <w:spacing w:val="-2"/>
          <w:sz w:val="16"/>
          <w:szCs w:val="16"/>
        </w:rPr>
      </w:pPr>
    </w:p>
    <w:p w14:paraId="24C325DE" w14:textId="77777777" w:rsidR="00CF3264" w:rsidRPr="00821A47" w:rsidRDefault="00CF3264">
      <w:pPr>
        <w:pStyle w:val="1A1a"/>
        <w:jc w:val="both"/>
        <w:rPr>
          <w:spacing w:val="-2"/>
          <w:sz w:val="22"/>
          <w:szCs w:val="22"/>
        </w:rPr>
      </w:pPr>
      <w:r w:rsidRPr="00821A47">
        <w:rPr>
          <w:spacing w:val="-2"/>
          <w:sz w:val="22"/>
          <w:szCs w:val="22"/>
        </w:rPr>
        <w:t>6.</w:t>
      </w:r>
      <w:r w:rsidRPr="00821A47">
        <w:rPr>
          <w:spacing w:val="-2"/>
          <w:sz w:val="22"/>
          <w:szCs w:val="22"/>
        </w:rPr>
        <w:tab/>
        <w:t>A.</w:t>
      </w:r>
      <w:r w:rsidRPr="00821A47">
        <w:rPr>
          <w:spacing w:val="-2"/>
          <w:sz w:val="22"/>
          <w:szCs w:val="22"/>
        </w:rPr>
        <w:tab/>
        <w:t>5.</w:t>
      </w:r>
      <w:r w:rsidRPr="00821A47">
        <w:rPr>
          <w:spacing w:val="-2"/>
          <w:sz w:val="22"/>
          <w:szCs w:val="22"/>
        </w:rPr>
        <w:tab/>
        <w:t>d.</w:t>
      </w:r>
      <w:r w:rsidRPr="00821A47">
        <w:rPr>
          <w:spacing w:val="-2"/>
          <w:sz w:val="22"/>
          <w:szCs w:val="22"/>
        </w:rPr>
        <w:tab/>
      </w:r>
      <w:r w:rsidRPr="00821A47">
        <w:rPr>
          <w:sz w:val="22"/>
          <w:szCs w:val="22"/>
        </w:rPr>
        <w:t xml:space="preserve">Other "lasers", not specified </w:t>
      </w:r>
      <w:r w:rsidR="00FB7986" w:rsidRPr="00821A47">
        <w:rPr>
          <w:sz w:val="22"/>
          <w:szCs w:val="22"/>
        </w:rPr>
        <w:t>in</w:t>
      </w:r>
      <w:r w:rsidRPr="00821A47">
        <w:rPr>
          <w:sz w:val="22"/>
          <w:szCs w:val="22"/>
        </w:rPr>
        <w:t xml:space="preserve"> 6.A.5.a., 6A.5.b. or 6.A.5.c. as follows:</w:t>
      </w:r>
    </w:p>
    <w:p w14:paraId="6D906CF1" w14:textId="77777777" w:rsidR="00CF3264" w:rsidRPr="00821A47" w:rsidRDefault="00CF3264">
      <w:pPr>
        <w:pStyle w:val="1A1a1"/>
        <w:ind w:left="2064" w:right="-23" w:hanging="2041"/>
        <w:jc w:val="both"/>
        <w:rPr>
          <w:sz w:val="22"/>
          <w:szCs w:val="22"/>
        </w:rPr>
      </w:pPr>
      <w:r w:rsidRPr="00821A47">
        <w:rPr>
          <w:sz w:val="22"/>
          <w:szCs w:val="22"/>
        </w:rPr>
        <w:tab/>
      </w:r>
      <w:r w:rsidRPr="00821A47">
        <w:rPr>
          <w:sz w:val="22"/>
          <w:szCs w:val="22"/>
        </w:rPr>
        <w:tab/>
      </w:r>
      <w:r w:rsidRPr="00821A47">
        <w:rPr>
          <w:sz w:val="22"/>
          <w:szCs w:val="22"/>
        </w:rPr>
        <w:tab/>
      </w:r>
      <w:r w:rsidRPr="00821A47">
        <w:rPr>
          <w:sz w:val="22"/>
          <w:szCs w:val="22"/>
        </w:rPr>
        <w:tab/>
        <w:t>1.</w:t>
      </w:r>
      <w:r w:rsidRPr="00821A47">
        <w:rPr>
          <w:sz w:val="22"/>
          <w:szCs w:val="22"/>
        </w:rPr>
        <w:tab/>
        <w:t>Semiconductor "lasers" as follows:</w:t>
      </w:r>
    </w:p>
    <w:p w14:paraId="58B05BB3" w14:textId="77777777" w:rsidR="00CF3264" w:rsidRPr="00821A47" w:rsidRDefault="00CF3264">
      <w:pPr>
        <w:pStyle w:val="1A1a1note1"/>
        <w:spacing w:before="120"/>
        <w:ind w:left="2857" w:hanging="799"/>
        <w:jc w:val="both"/>
        <w:rPr>
          <w:i/>
          <w:iCs/>
          <w:sz w:val="22"/>
        </w:rPr>
      </w:pPr>
      <w:r w:rsidRPr="00821A47">
        <w:rPr>
          <w:i/>
          <w:iCs/>
          <w:sz w:val="22"/>
          <w:u w:val="single"/>
        </w:rPr>
        <w:t>Note 1</w:t>
      </w:r>
      <w:r w:rsidRPr="00821A47">
        <w:rPr>
          <w:i/>
          <w:iCs/>
          <w:sz w:val="22"/>
        </w:rPr>
        <w:tab/>
        <w:t>6.A.5.d.1. includes semiconductor "lasers" having optical output connectors (e.g.</w:t>
      </w:r>
      <w:r w:rsidR="00CD7940" w:rsidRPr="00821A47">
        <w:rPr>
          <w:i/>
          <w:iCs/>
          <w:sz w:val="22"/>
        </w:rPr>
        <w:t>,</w:t>
      </w:r>
      <w:r w:rsidRPr="00821A47">
        <w:rPr>
          <w:i/>
          <w:iCs/>
          <w:sz w:val="22"/>
        </w:rPr>
        <w:t xml:space="preserve"> fibre optic pigtails).</w:t>
      </w:r>
    </w:p>
    <w:p w14:paraId="00BACF80" w14:textId="77777777" w:rsidR="00CF3264" w:rsidRPr="00821A47" w:rsidRDefault="00CF3264" w:rsidP="00A71FA6">
      <w:pPr>
        <w:pStyle w:val="1A1a1note1"/>
        <w:spacing w:before="60"/>
        <w:ind w:left="2857" w:hanging="799"/>
        <w:jc w:val="both"/>
        <w:rPr>
          <w:i/>
          <w:iCs/>
          <w:sz w:val="22"/>
        </w:rPr>
      </w:pPr>
      <w:r w:rsidRPr="00821A47">
        <w:rPr>
          <w:i/>
          <w:iCs/>
          <w:sz w:val="22"/>
          <w:u w:val="single"/>
        </w:rPr>
        <w:t>Note 2</w:t>
      </w:r>
      <w:r w:rsidRPr="00821A47">
        <w:rPr>
          <w:i/>
          <w:iCs/>
          <w:sz w:val="22"/>
        </w:rPr>
        <w:tab/>
        <w:t>The status of semiconductor "lasers" specially designed for other equipment is determined by the status of the other equipment.</w:t>
      </w:r>
    </w:p>
    <w:p w14:paraId="19B72371" w14:textId="77777777" w:rsidR="00CD7940" w:rsidRPr="00821A47" w:rsidRDefault="00CD7940" w:rsidP="00CD7940">
      <w:pPr>
        <w:pStyle w:val="1A1a1note1"/>
        <w:spacing w:before="60"/>
        <w:ind w:left="2857" w:hanging="799"/>
        <w:jc w:val="both"/>
        <w:rPr>
          <w:i/>
          <w:iCs/>
          <w:sz w:val="22"/>
        </w:rPr>
      </w:pPr>
      <w:r w:rsidRPr="00821A47">
        <w:rPr>
          <w:i/>
          <w:iCs/>
          <w:sz w:val="22"/>
          <w:u w:val="single"/>
        </w:rPr>
        <w:t>Technical Notes</w:t>
      </w:r>
    </w:p>
    <w:p w14:paraId="21D75389" w14:textId="77777777" w:rsidR="00CD7940" w:rsidRPr="00821A47" w:rsidRDefault="00CD7940" w:rsidP="00CD7940">
      <w:pPr>
        <w:pStyle w:val="1A1a1note1"/>
        <w:ind w:left="2857" w:hanging="799"/>
        <w:jc w:val="both"/>
        <w:rPr>
          <w:i/>
          <w:iCs/>
          <w:sz w:val="22"/>
        </w:rPr>
      </w:pPr>
      <w:r w:rsidRPr="00821A47">
        <w:rPr>
          <w:i/>
          <w:iCs/>
          <w:sz w:val="22"/>
        </w:rPr>
        <w:t>For the purposes of 6.A.5.d.1.:</w:t>
      </w:r>
    </w:p>
    <w:p w14:paraId="5CAC7790" w14:textId="77777777" w:rsidR="00CD7940" w:rsidRPr="00821A47" w:rsidRDefault="00CD7940" w:rsidP="00CD7940">
      <w:pPr>
        <w:numPr>
          <w:ilvl w:val="0"/>
          <w:numId w:val="8"/>
        </w:numPr>
        <w:rPr>
          <w:i/>
          <w:iCs/>
          <w:sz w:val="22"/>
        </w:rPr>
      </w:pPr>
      <w:r w:rsidRPr="00821A47">
        <w:rPr>
          <w:i/>
          <w:iCs/>
          <w:sz w:val="22"/>
        </w:rPr>
        <w:t>Semiconductor "lasers" are commonly called "laser" diodes.</w:t>
      </w:r>
    </w:p>
    <w:p w14:paraId="5F73A7C4" w14:textId="77777777" w:rsidR="00CD7940" w:rsidRPr="00821A47" w:rsidRDefault="00CD7940" w:rsidP="00CD7940">
      <w:pPr>
        <w:pStyle w:val="1A1a1note1"/>
        <w:numPr>
          <w:ilvl w:val="0"/>
          <w:numId w:val="8"/>
        </w:numPr>
        <w:jc w:val="both"/>
        <w:rPr>
          <w:i/>
          <w:iCs/>
          <w:sz w:val="22"/>
        </w:rPr>
      </w:pPr>
      <w:r w:rsidRPr="00821A47">
        <w:rPr>
          <w:i/>
          <w:iCs/>
          <w:sz w:val="22"/>
        </w:rPr>
        <w:t>A 'bar' (also called a semiconductor "laser" 'bar', a "laser" diode 'bar' or diode 'bar') consists of multiple semiconductor "lasers" in a one-dimensional array.</w:t>
      </w:r>
    </w:p>
    <w:p w14:paraId="72F7E144" w14:textId="77777777" w:rsidR="00CD7940" w:rsidRPr="00821A47" w:rsidRDefault="00CD7940" w:rsidP="00CD7940">
      <w:pPr>
        <w:pStyle w:val="1A1a1note1"/>
        <w:numPr>
          <w:ilvl w:val="0"/>
          <w:numId w:val="8"/>
        </w:numPr>
        <w:jc w:val="both"/>
        <w:rPr>
          <w:i/>
          <w:iCs/>
          <w:sz w:val="22"/>
        </w:rPr>
      </w:pPr>
      <w:r w:rsidRPr="00821A47">
        <w:rPr>
          <w:i/>
          <w:iCs/>
          <w:sz w:val="22"/>
        </w:rPr>
        <w:t>A 'stacked array' consists of multiple 'bars' forming a two-dimensional array of semiconductor "lasers".</w:t>
      </w:r>
    </w:p>
    <w:p w14:paraId="2A89F074" w14:textId="77777777" w:rsidR="00CF3264" w:rsidRPr="00821A47" w:rsidRDefault="00CF3264">
      <w:pPr>
        <w:pStyle w:val="1A1a1"/>
        <w:tabs>
          <w:tab w:val="clear" w:pos="1179"/>
          <w:tab w:val="left" w:pos="1170"/>
          <w:tab w:val="left" w:pos="2070"/>
        </w:tabs>
        <w:spacing w:line="235" w:lineRule="auto"/>
        <w:ind w:left="2520" w:right="-22" w:hanging="2610"/>
        <w:jc w:val="both"/>
        <w:rPr>
          <w:sz w:val="12"/>
          <w:szCs w:val="12"/>
        </w:rPr>
      </w:pPr>
    </w:p>
    <w:p w14:paraId="08DA6AA2" w14:textId="77777777" w:rsidR="00CF3264" w:rsidRPr="00821A47" w:rsidRDefault="00A71FA6" w:rsidP="00E80B23">
      <w:pPr>
        <w:pStyle w:val="1A1a1"/>
        <w:tabs>
          <w:tab w:val="clear" w:pos="1179"/>
          <w:tab w:val="left" w:pos="1170"/>
          <w:tab w:val="left" w:pos="2070"/>
        </w:tabs>
        <w:spacing w:line="235" w:lineRule="auto"/>
        <w:ind w:left="2520" w:right="-22" w:hanging="2610"/>
        <w:jc w:val="both"/>
        <w:rPr>
          <w:sz w:val="22"/>
          <w:szCs w:val="22"/>
        </w:rPr>
      </w:pPr>
      <w:r w:rsidRPr="00821A47">
        <w:rPr>
          <w:spacing w:val="-2"/>
          <w:sz w:val="22"/>
          <w:szCs w:val="22"/>
        </w:rPr>
        <w:t>6.</w:t>
      </w:r>
      <w:r w:rsidRPr="00821A47">
        <w:rPr>
          <w:spacing w:val="-2"/>
          <w:sz w:val="22"/>
          <w:szCs w:val="22"/>
        </w:rPr>
        <w:tab/>
        <w:t>A.</w:t>
      </w:r>
      <w:r w:rsidRPr="00821A47">
        <w:rPr>
          <w:spacing w:val="-2"/>
          <w:sz w:val="22"/>
          <w:szCs w:val="22"/>
        </w:rPr>
        <w:tab/>
        <w:t>5.</w:t>
      </w:r>
      <w:r w:rsidRPr="00821A47">
        <w:rPr>
          <w:spacing w:val="-2"/>
          <w:sz w:val="22"/>
          <w:szCs w:val="22"/>
        </w:rPr>
        <w:tab/>
        <w:t>d.</w:t>
      </w:r>
      <w:r w:rsidRPr="00821A47">
        <w:rPr>
          <w:spacing w:val="-2"/>
          <w:sz w:val="22"/>
          <w:szCs w:val="22"/>
        </w:rPr>
        <w:tab/>
        <w:t>1.</w:t>
      </w:r>
      <w:r w:rsidRPr="00821A47">
        <w:rPr>
          <w:sz w:val="22"/>
          <w:szCs w:val="22"/>
        </w:rPr>
        <w:tab/>
      </w:r>
      <w:r w:rsidR="00CF3264" w:rsidRPr="00821A47">
        <w:rPr>
          <w:sz w:val="22"/>
          <w:szCs w:val="22"/>
        </w:rPr>
        <w:t>a.</w:t>
      </w:r>
      <w:r w:rsidR="00CF3264" w:rsidRPr="00821A47">
        <w:rPr>
          <w:sz w:val="22"/>
          <w:szCs w:val="22"/>
        </w:rPr>
        <w:tab/>
      </w:r>
      <w:r w:rsidR="00CF3264" w:rsidRPr="00821A47">
        <w:rPr>
          <w:spacing w:val="-4"/>
          <w:sz w:val="22"/>
          <w:szCs w:val="22"/>
        </w:rPr>
        <w:t>Individual single-transverse mode semiconductor "lasers" having any of the following:</w:t>
      </w:r>
    </w:p>
    <w:p w14:paraId="3E39902F" w14:textId="77777777" w:rsidR="00CF3264" w:rsidRPr="00821A47" w:rsidRDefault="00CF3264">
      <w:pPr>
        <w:pStyle w:val="1A1a1a1"/>
        <w:ind w:right="-22"/>
        <w:jc w:val="both"/>
        <w:rPr>
          <w:sz w:val="22"/>
          <w:szCs w:val="22"/>
        </w:rPr>
      </w:pP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t>1.</w:t>
      </w:r>
      <w:r w:rsidRPr="00821A47">
        <w:rPr>
          <w:sz w:val="22"/>
          <w:szCs w:val="22"/>
        </w:rPr>
        <w:tab/>
        <w:t xml:space="preserve">Wavelength equal to or less than </w:t>
      </w:r>
      <w:r w:rsidR="00E606F6" w:rsidRPr="00821A47">
        <w:rPr>
          <w:sz w:val="22"/>
          <w:szCs w:val="22"/>
        </w:rPr>
        <w:t xml:space="preserve">1,570 </w:t>
      </w:r>
      <w:r w:rsidRPr="00821A47">
        <w:rPr>
          <w:sz w:val="22"/>
          <w:szCs w:val="22"/>
        </w:rPr>
        <w:t xml:space="preserve">nm and average or CW output power exceeding </w:t>
      </w:r>
      <w:r w:rsidR="00E606F6" w:rsidRPr="00821A47">
        <w:rPr>
          <w:sz w:val="22"/>
          <w:szCs w:val="22"/>
        </w:rPr>
        <w:t>2.0</w:t>
      </w:r>
      <w:r w:rsidRPr="00821A47">
        <w:rPr>
          <w:sz w:val="22"/>
          <w:szCs w:val="22"/>
        </w:rPr>
        <w:t xml:space="preserve"> W; </w:t>
      </w:r>
      <w:r w:rsidRPr="00821A47">
        <w:rPr>
          <w:sz w:val="22"/>
          <w:szCs w:val="22"/>
          <w:u w:val="single"/>
        </w:rPr>
        <w:t>or</w:t>
      </w:r>
    </w:p>
    <w:p w14:paraId="415D31EB" w14:textId="77777777" w:rsidR="00CF3264" w:rsidRPr="00821A47" w:rsidRDefault="00CF3264">
      <w:pPr>
        <w:pStyle w:val="1A1a1a1"/>
        <w:ind w:right="-22"/>
        <w:jc w:val="both"/>
        <w:rPr>
          <w:sz w:val="22"/>
          <w:szCs w:val="22"/>
        </w:rPr>
      </w:pP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t>2.</w:t>
      </w:r>
      <w:r w:rsidRPr="00821A47">
        <w:rPr>
          <w:sz w:val="22"/>
          <w:szCs w:val="22"/>
        </w:rPr>
        <w:tab/>
        <w:t xml:space="preserve">Wavelength greater than </w:t>
      </w:r>
      <w:r w:rsidR="00E606F6" w:rsidRPr="00821A47">
        <w:rPr>
          <w:sz w:val="22"/>
          <w:szCs w:val="22"/>
        </w:rPr>
        <w:t xml:space="preserve">1,570 </w:t>
      </w:r>
      <w:r w:rsidRPr="00821A47">
        <w:rPr>
          <w:sz w:val="22"/>
          <w:szCs w:val="22"/>
        </w:rPr>
        <w:t xml:space="preserve">nm and average or CW output power exceeding 500 </w:t>
      </w:r>
      <w:proofErr w:type="spellStart"/>
      <w:r w:rsidRPr="00821A47">
        <w:rPr>
          <w:sz w:val="22"/>
          <w:szCs w:val="22"/>
        </w:rPr>
        <w:t>mW</w:t>
      </w:r>
      <w:proofErr w:type="spellEnd"/>
      <w:r w:rsidRPr="00821A47">
        <w:rPr>
          <w:sz w:val="22"/>
          <w:szCs w:val="22"/>
        </w:rPr>
        <w:t>;</w:t>
      </w:r>
    </w:p>
    <w:p w14:paraId="2F50CBDB" w14:textId="77777777" w:rsidR="00CF3264" w:rsidRPr="00821A47" w:rsidRDefault="00A45A96" w:rsidP="00A45A96">
      <w:pPr>
        <w:pStyle w:val="1A1a1"/>
        <w:tabs>
          <w:tab w:val="clear" w:pos="1179"/>
          <w:tab w:val="left" w:pos="1170"/>
          <w:tab w:val="left" w:pos="2070"/>
        </w:tabs>
        <w:spacing w:before="60" w:line="235" w:lineRule="auto"/>
        <w:ind w:left="2517" w:right="-23" w:hanging="2608"/>
        <w:jc w:val="both"/>
        <w:rPr>
          <w:sz w:val="22"/>
          <w:szCs w:val="22"/>
        </w:rPr>
      </w:pPr>
      <w:r w:rsidRPr="00821A47">
        <w:rPr>
          <w:spacing w:val="-2"/>
          <w:sz w:val="22"/>
          <w:szCs w:val="22"/>
        </w:rPr>
        <w:t>6.</w:t>
      </w:r>
      <w:r w:rsidRPr="00821A47">
        <w:rPr>
          <w:spacing w:val="-2"/>
          <w:sz w:val="22"/>
          <w:szCs w:val="22"/>
        </w:rPr>
        <w:tab/>
        <w:t>A.</w:t>
      </w:r>
      <w:r w:rsidRPr="00821A47">
        <w:rPr>
          <w:spacing w:val="-2"/>
          <w:sz w:val="22"/>
          <w:szCs w:val="22"/>
        </w:rPr>
        <w:tab/>
        <w:t>5.</w:t>
      </w:r>
      <w:r w:rsidRPr="00821A47">
        <w:rPr>
          <w:spacing w:val="-2"/>
          <w:sz w:val="22"/>
          <w:szCs w:val="22"/>
        </w:rPr>
        <w:tab/>
        <w:t>d.</w:t>
      </w:r>
      <w:r w:rsidRPr="00821A47">
        <w:rPr>
          <w:spacing w:val="-2"/>
          <w:sz w:val="22"/>
          <w:szCs w:val="22"/>
        </w:rPr>
        <w:tab/>
        <w:t>1.</w:t>
      </w:r>
      <w:r w:rsidRPr="00821A47">
        <w:rPr>
          <w:sz w:val="22"/>
          <w:szCs w:val="22"/>
        </w:rPr>
        <w:tab/>
      </w:r>
      <w:r w:rsidR="00CF3264" w:rsidRPr="00821A47">
        <w:rPr>
          <w:sz w:val="22"/>
          <w:szCs w:val="22"/>
        </w:rPr>
        <w:t>b.</w:t>
      </w:r>
      <w:r w:rsidR="00CF3264" w:rsidRPr="00821A47">
        <w:rPr>
          <w:sz w:val="22"/>
          <w:szCs w:val="22"/>
        </w:rPr>
        <w:tab/>
        <w:t>Ind</w:t>
      </w:r>
      <w:r w:rsidR="00B74FAC" w:rsidRPr="00821A47">
        <w:rPr>
          <w:sz w:val="22"/>
          <w:szCs w:val="22"/>
        </w:rPr>
        <w:t>ividual</w:t>
      </w:r>
      <w:r w:rsidR="00CF3264" w:rsidRPr="00821A47">
        <w:rPr>
          <w:sz w:val="22"/>
          <w:szCs w:val="22"/>
        </w:rPr>
        <w:t xml:space="preserve"> multiple-transverse mode semiconductor "lasers" having any of the following:</w:t>
      </w:r>
    </w:p>
    <w:p w14:paraId="49A94EF9" w14:textId="77777777" w:rsidR="00CF3264" w:rsidRPr="00821A47" w:rsidRDefault="00CF3264">
      <w:pPr>
        <w:pStyle w:val="1A1a1a1"/>
        <w:ind w:right="-22"/>
        <w:jc w:val="both"/>
        <w:rPr>
          <w:sz w:val="22"/>
          <w:szCs w:val="22"/>
        </w:rPr>
      </w:pP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t>1.</w:t>
      </w:r>
      <w:r w:rsidRPr="00821A47">
        <w:rPr>
          <w:sz w:val="22"/>
          <w:szCs w:val="22"/>
        </w:rPr>
        <w:tab/>
        <w:t xml:space="preserve">Wavelength of less than </w:t>
      </w:r>
      <w:r w:rsidR="009861B0" w:rsidRPr="00821A47">
        <w:rPr>
          <w:sz w:val="22"/>
          <w:szCs w:val="22"/>
        </w:rPr>
        <w:t xml:space="preserve">780 </w:t>
      </w:r>
      <w:r w:rsidRPr="00821A47">
        <w:rPr>
          <w:sz w:val="22"/>
          <w:szCs w:val="22"/>
        </w:rPr>
        <w:t xml:space="preserve">nm and average or CW output power exceeding </w:t>
      </w:r>
      <w:r w:rsidR="003D79B1" w:rsidRPr="00821A47">
        <w:rPr>
          <w:sz w:val="22"/>
          <w:szCs w:val="22"/>
        </w:rPr>
        <w:t>2</w:t>
      </w:r>
      <w:r w:rsidRPr="00821A47">
        <w:rPr>
          <w:sz w:val="22"/>
          <w:szCs w:val="22"/>
        </w:rPr>
        <w:t>5 W;</w:t>
      </w:r>
    </w:p>
    <w:p w14:paraId="7F478C0E" w14:textId="77777777" w:rsidR="009861B0" w:rsidRPr="00821A47" w:rsidRDefault="009861B0">
      <w:pPr>
        <w:pStyle w:val="1A1a1a1"/>
        <w:ind w:right="-22"/>
        <w:jc w:val="both"/>
        <w:rPr>
          <w:sz w:val="22"/>
          <w:szCs w:val="22"/>
        </w:rPr>
      </w:pP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t>2.</w:t>
      </w:r>
      <w:r w:rsidRPr="00821A47">
        <w:rPr>
          <w:sz w:val="22"/>
          <w:szCs w:val="22"/>
        </w:rPr>
        <w:tab/>
        <w:t>Wavelength equal to or greater than 780 nm and less than 1,100 nm and average or CW output power exceeding 30 W;</w:t>
      </w:r>
    </w:p>
    <w:p w14:paraId="76D500F9" w14:textId="77777777" w:rsidR="009861B0" w:rsidRPr="00821A47" w:rsidRDefault="009861B0">
      <w:pPr>
        <w:pStyle w:val="1A1a1a1"/>
        <w:ind w:right="-22"/>
        <w:jc w:val="both"/>
        <w:rPr>
          <w:sz w:val="22"/>
          <w:szCs w:val="22"/>
        </w:rPr>
      </w:pP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t>3.</w:t>
      </w:r>
      <w:r w:rsidRPr="00821A47">
        <w:rPr>
          <w:sz w:val="22"/>
          <w:szCs w:val="22"/>
        </w:rPr>
        <w:tab/>
        <w:t>Wavelength equal to or greater than 1,100 nm and less than 1,400 nm and average or CW output power exceeding 25 W;</w:t>
      </w:r>
    </w:p>
    <w:p w14:paraId="64935574" w14:textId="77777777" w:rsidR="00CF3264" w:rsidRPr="00821A47" w:rsidRDefault="00CF3264">
      <w:pPr>
        <w:pStyle w:val="1A1a1a1"/>
        <w:ind w:right="-22"/>
        <w:jc w:val="both"/>
        <w:rPr>
          <w:sz w:val="22"/>
          <w:szCs w:val="22"/>
        </w:rPr>
      </w:pP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r>
      <w:r w:rsidR="009861B0" w:rsidRPr="00821A47">
        <w:rPr>
          <w:sz w:val="22"/>
          <w:szCs w:val="22"/>
        </w:rPr>
        <w:t>4</w:t>
      </w:r>
      <w:r w:rsidRPr="00821A47">
        <w:rPr>
          <w:sz w:val="22"/>
          <w:szCs w:val="22"/>
        </w:rPr>
        <w:t>.</w:t>
      </w:r>
      <w:r w:rsidRPr="00821A47">
        <w:rPr>
          <w:sz w:val="22"/>
          <w:szCs w:val="22"/>
        </w:rPr>
        <w:tab/>
        <w:t xml:space="preserve">Wavelength equal to or greater than 1,400 nm and less than 1,900 nm and average or CW output power exceeding 2.5 W; </w:t>
      </w:r>
      <w:r w:rsidRPr="00821A47">
        <w:rPr>
          <w:sz w:val="22"/>
          <w:szCs w:val="22"/>
          <w:u w:val="single"/>
        </w:rPr>
        <w:t>or</w:t>
      </w:r>
    </w:p>
    <w:p w14:paraId="03422CDE" w14:textId="77777777" w:rsidR="00CF3264" w:rsidRPr="00821A47" w:rsidRDefault="00CF3264">
      <w:pPr>
        <w:pStyle w:val="1A1a1a1"/>
        <w:ind w:right="-22"/>
        <w:jc w:val="both"/>
        <w:rPr>
          <w:sz w:val="22"/>
          <w:szCs w:val="22"/>
        </w:rPr>
      </w:pP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r>
      <w:r w:rsidR="009861B0" w:rsidRPr="00821A47">
        <w:rPr>
          <w:sz w:val="22"/>
          <w:szCs w:val="22"/>
        </w:rPr>
        <w:t>5</w:t>
      </w:r>
      <w:r w:rsidRPr="00821A47">
        <w:rPr>
          <w:sz w:val="22"/>
          <w:szCs w:val="22"/>
        </w:rPr>
        <w:t>.</w:t>
      </w:r>
      <w:r w:rsidRPr="00821A47">
        <w:rPr>
          <w:sz w:val="22"/>
          <w:szCs w:val="22"/>
        </w:rPr>
        <w:tab/>
        <w:t>Wavelength equal to or greater than 1,900 nm and average or CW output power exceeding 1 W;</w:t>
      </w:r>
    </w:p>
    <w:p w14:paraId="1CBFFF71" w14:textId="77777777" w:rsidR="00CF3264" w:rsidRPr="00821A47" w:rsidRDefault="00A71FA6" w:rsidP="00B74FAC">
      <w:pPr>
        <w:pStyle w:val="1A1a1"/>
        <w:tabs>
          <w:tab w:val="clear" w:pos="1179"/>
          <w:tab w:val="left" w:pos="1170"/>
          <w:tab w:val="left" w:pos="2070"/>
        </w:tabs>
        <w:ind w:left="2517" w:right="-23" w:hanging="2517"/>
        <w:jc w:val="both"/>
        <w:rPr>
          <w:sz w:val="22"/>
          <w:szCs w:val="22"/>
        </w:rPr>
      </w:pPr>
      <w:r w:rsidRPr="00821A47">
        <w:rPr>
          <w:spacing w:val="-2"/>
          <w:sz w:val="22"/>
          <w:szCs w:val="22"/>
        </w:rPr>
        <w:t>6.</w:t>
      </w:r>
      <w:r w:rsidRPr="00821A47">
        <w:rPr>
          <w:spacing w:val="-2"/>
          <w:sz w:val="22"/>
          <w:szCs w:val="22"/>
        </w:rPr>
        <w:tab/>
        <w:t>A.</w:t>
      </w:r>
      <w:r w:rsidRPr="00821A47">
        <w:rPr>
          <w:spacing w:val="-2"/>
          <w:sz w:val="22"/>
          <w:szCs w:val="22"/>
        </w:rPr>
        <w:tab/>
        <w:t>5.</w:t>
      </w:r>
      <w:r w:rsidRPr="00821A47">
        <w:rPr>
          <w:spacing w:val="-2"/>
          <w:sz w:val="22"/>
          <w:szCs w:val="22"/>
        </w:rPr>
        <w:tab/>
        <w:t>d.</w:t>
      </w:r>
      <w:r w:rsidRPr="00821A47">
        <w:rPr>
          <w:spacing w:val="-2"/>
          <w:sz w:val="22"/>
          <w:szCs w:val="22"/>
        </w:rPr>
        <w:tab/>
        <w:t>1.</w:t>
      </w:r>
      <w:r w:rsidRPr="00821A47">
        <w:rPr>
          <w:sz w:val="22"/>
          <w:szCs w:val="22"/>
        </w:rPr>
        <w:tab/>
      </w:r>
      <w:r w:rsidR="00CF3264" w:rsidRPr="00821A47">
        <w:rPr>
          <w:sz w:val="22"/>
          <w:szCs w:val="22"/>
        </w:rPr>
        <w:t>c.</w:t>
      </w:r>
      <w:r w:rsidR="00CF3264" w:rsidRPr="00821A47">
        <w:rPr>
          <w:sz w:val="22"/>
          <w:szCs w:val="22"/>
        </w:rPr>
        <w:tab/>
        <w:t>Individual semiconductor "laser" 'bars' having any of the following:</w:t>
      </w:r>
    </w:p>
    <w:p w14:paraId="0CB74DC6" w14:textId="77777777" w:rsidR="00CF3264" w:rsidRPr="00821A47" w:rsidRDefault="00CF3264">
      <w:pPr>
        <w:pStyle w:val="1A1a1a1"/>
        <w:ind w:right="-22"/>
        <w:jc w:val="both"/>
        <w:rPr>
          <w:sz w:val="22"/>
          <w:szCs w:val="22"/>
        </w:rPr>
      </w:pP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t>1.</w:t>
      </w:r>
      <w:r w:rsidRPr="00821A47">
        <w:rPr>
          <w:sz w:val="22"/>
          <w:szCs w:val="22"/>
        </w:rPr>
        <w:tab/>
        <w:t>Wavelength of less than 1,400 nm and average or CW output power exceeding 100 W;</w:t>
      </w:r>
    </w:p>
    <w:p w14:paraId="6F2F667D" w14:textId="77777777" w:rsidR="00CF3264" w:rsidRPr="00821A47" w:rsidRDefault="00CF3264">
      <w:pPr>
        <w:pStyle w:val="1A1a1a1"/>
        <w:ind w:right="-22"/>
        <w:jc w:val="both"/>
        <w:rPr>
          <w:sz w:val="22"/>
          <w:szCs w:val="22"/>
        </w:rPr>
      </w:pP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t>2.</w:t>
      </w:r>
      <w:r w:rsidRPr="00821A47">
        <w:rPr>
          <w:sz w:val="22"/>
          <w:szCs w:val="22"/>
        </w:rPr>
        <w:tab/>
        <w:t xml:space="preserve">Wavelength equal to or greater than 1,400 nm and less than 1,900 nm and average or CW output power exceeding 25 W; </w:t>
      </w:r>
      <w:r w:rsidRPr="00821A47">
        <w:rPr>
          <w:sz w:val="22"/>
          <w:szCs w:val="22"/>
          <w:u w:val="single"/>
        </w:rPr>
        <w:t>or</w:t>
      </w:r>
    </w:p>
    <w:p w14:paraId="087BC725" w14:textId="77777777" w:rsidR="00CF3264" w:rsidRPr="00821A47" w:rsidRDefault="00CF3264">
      <w:pPr>
        <w:pStyle w:val="1A1a1a1"/>
        <w:ind w:right="-22"/>
        <w:jc w:val="both"/>
        <w:rPr>
          <w:sz w:val="22"/>
          <w:szCs w:val="22"/>
        </w:rPr>
      </w:pP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t>3.</w:t>
      </w:r>
      <w:r w:rsidRPr="00821A47">
        <w:rPr>
          <w:sz w:val="22"/>
          <w:szCs w:val="22"/>
        </w:rPr>
        <w:tab/>
        <w:t>Wavelength equal to or greater than 1,900 nm and average or CW output power exceeding 10 W;</w:t>
      </w:r>
    </w:p>
    <w:p w14:paraId="0F938221" w14:textId="77777777" w:rsidR="00CF3264" w:rsidRPr="00821A47" w:rsidRDefault="00A45A96" w:rsidP="00A71FA6">
      <w:pPr>
        <w:pStyle w:val="1A1a1"/>
        <w:tabs>
          <w:tab w:val="clear" w:pos="1179"/>
          <w:tab w:val="left" w:pos="1170"/>
          <w:tab w:val="left" w:pos="2070"/>
        </w:tabs>
        <w:spacing w:before="60" w:line="235" w:lineRule="auto"/>
        <w:ind w:left="2517" w:right="-23" w:hanging="2517"/>
        <w:jc w:val="both"/>
        <w:rPr>
          <w:sz w:val="22"/>
          <w:szCs w:val="22"/>
        </w:rPr>
      </w:pPr>
      <w:r w:rsidRPr="00821A47">
        <w:rPr>
          <w:spacing w:val="-2"/>
          <w:sz w:val="22"/>
          <w:szCs w:val="22"/>
        </w:rPr>
        <w:br w:type="page"/>
      </w:r>
      <w:r w:rsidR="00CF3264" w:rsidRPr="00821A47">
        <w:rPr>
          <w:spacing w:val="-2"/>
          <w:sz w:val="22"/>
          <w:szCs w:val="22"/>
        </w:rPr>
        <w:t>6.</w:t>
      </w:r>
      <w:r w:rsidR="00CF3264" w:rsidRPr="00821A47">
        <w:rPr>
          <w:spacing w:val="-2"/>
          <w:sz w:val="22"/>
          <w:szCs w:val="22"/>
        </w:rPr>
        <w:tab/>
        <w:t>A.</w:t>
      </w:r>
      <w:r w:rsidR="00CF3264" w:rsidRPr="00821A47">
        <w:rPr>
          <w:spacing w:val="-2"/>
          <w:sz w:val="22"/>
          <w:szCs w:val="22"/>
        </w:rPr>
        <w:tab/>
        <w:t>5.</w:t>
      </w:r>
      <w:r w:rsidR="00CF3264" w:rsidRPr="00821A47">
        <w:rPr>
          <w:spacing w:val="-2"/>
          <w:sz w:val="22"/>
          <w:szCs w:val="22"/>
        </w:rPr>
        <w:tab/>
        <w:t>d.</w:t>
      </w:r>
      <w:r w:rsidR="00CF3264" w:rsidRPr="00821A47">
        <w:rPr>
          <w:spacing w:val="-2"/>
          <w:sz w:val="22"/>
          <w:szCs w:val="22"/>
        </w:rPr>
        <w:tab/>
        <w:t>1.</w:t>
      </w:r>
      <w:r w:rsidR="00CF3264" w:rsidRPr="00821A47">
        <w:rPr>
          <w:sz w:val="22"/>
          <w:szCs w:val="22"/>
        </w:rPr>
        <w:tab/>
        <w:t>d.</w:t>
      </w:r>
      <w:r w:rsidR="00CF3264" w:rsidRPr="00821A47">
        <w:rPr>
          <w:sz w:val="22"/>
          <w:szCs w:val="22"/>
        </w:rPr>
        <w:tab/>
      </w:r>
      <w:r w:rsidR="00CF3264" w:rsidRPr="00821A47">
        <w:rPr>
          <w:color w:val="auto"/>
          <w:sz w:val="22"/>
          <w:szCs w:val="22"/>
          <w:u w:color="000000"/>
        </w:rPr>
        <w:t>Semiconductor "laser" 'stacked arrays' (two-dimensional arrays) having any of the following:</w:t>
      </w:r>
    </w:p>
    <w:p w14:paraId="28F3DB7F" w14:textId="77777777" w:rsidR="00CF3264" w:rsidRPr="00821A47" w:rsidRDefault="00CF3264">
      <w:pPr>
        <w:pStyle w:val="1A1a1a1"/>
        <w:ind w:right="-22"/>
        <w:jc w:val="both"/>
        <w:rPr>
          <w:sz w:val="22"/>
          <w:szCs w:val="22"/>
        </w:rPr>
      </w:pP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t>1.</w:t>
      </w:r>
      <w:r w:rsidRPr="00821A47">
        <w:rPr>
          <w:sz w:val="22"/>
          <w:szCs w:val="22"/>
        </w:rPr>
        <w:tab/>
      </w:r>
      <w:r w:rsidRPr="00821A47">
        <w:rPr>
          <w:sz w:val="22"/>
          <w:szCs w:val="22"/>
          <w:lang w:val="en-US"/>
        </w:rPr>
        <w:t>Wavelength less than 1,400 nm and having any of the following:</w:t>
      </w:r>
    </w:p>
    <w:p w14:paraId="2E3850C2" w14:textId="77777777" w:rsidR="00CF3264" w:rsidRPr="00821A47" w:rsidRDefault="00CF3264">
      <w:pPr>
        <w:pStyle w:val="1A1a1a1a"/>
        <w:ind w:right="-28"/>
        <w:jc w:val="both"/>
        <w:rPr>
          <w:bCs/>
          <w:sz w:val="22"/>
          <w:szCs w:val="22"/>
          <w:u w:color="000000"/>
        </w:rPr>
      </w:pPr>
      <w:r w:rsidRPr="00821A47">
        <w:rPr>
          <w:bCs/>
          <w:sz w:val="22"/>
          <w:szCs w:val="22"/>
          <w:u w:color="000000"/>
        </w:rPr>
        <w:tab/>
      </w:r>
      <w:r w:rsidRPr="00821A47">
        <w:rPr>
          <w:bCs/>
          <w:sz w:val="22"/>
          <w:szCs w:val="22"/>
          <w:u w:color="000000"/>
        </w:rPr>
        <w:tab/>
      </w:r>
      <w:r w:rsidRPr="00821A47">
        <w:rPr>
          <w:bCs/>
          <w:sz w:val="22"/>
          <w:szCs w:val="22"/>
          <w:u w:color="000000"/>
        </w:rPr>
        <w:tab/>
      </w:r>
      <w:r w:rsidRPr="00821A47">
        <w:rPr>
          <w:bCs/>
          <w:sz w:val="22"/>
          <w:szCs w:val="22"/>
          <w:u w:color="000000"/>
        </w:rPr>
        <w:tab/>
      </w:r>
      <w:r w:rsidRPr="00821A47">
        <w:rPr>
          <w:bCs/>
          <w:sz w:val="22"/>
          <w:szCs w:val="22"/>
          <w:u w:color="000000"/>
        </w:rPr>
        <w:tab/>
      </w:r>
      <w:r w:rsidRPr="00821A47">
        <w:rPr>
          <w:bCs/>
          <w:sz w:val="22"/>
          <w:szCs w:val="22"/>
          <w:u w:color="000000"/>
        </w:rPr>
        <w:tab/>
      </w:r>
      <w:r w:rsidRPr="00821A47">
        <w:rPr>
          <w:bCs/>
          <w:sz w:val="22"/>
          <w:szCs w:val="22"/>
          <w:u w:color="000000"/>
        </w:rPr>
        <w:tab/>
        <w:t>a.</w:t>
      </w:r>
      <w:r w:rsidRPr="00821A47">
        <w:rPr>
          <w:bCs/>
          <w:sz w:val="22"/>
          <w:szCs w:val="22"/>
          <w:u w:color="000000"/>
        </w:rPr>
        <w:tab/>
        <w:t>Average or CW total output power less than 3 kW and having average or CW output 'power density' greater than 500 W/cm</w:t>
      </w:r>
      <w:r w:rsidRPr="00821A47">
        <w:rPr>
          <w:bCs/>
          <w:sz w:val="22"/>
          <w:szCs w:val="22"/>
          <w:u w:color="000000"/>
          <w:vertAlign w:val="superscript"/>
        </w:rPr>
        <w:t>2</w:t>
      </w:r>
      <w:r w:rsidRPr="00821A47">
        <w:rPr>
          <w:bCs/>
          <w:sz w:val="22"/>
          <w:szCs w:val="22"/>
          <w:u w:color="000000"/>
        </w:rPr>
        <w:t>;</w:t>
      </w:r>
    </w:p>
    <w:p w14:paraId="417EF01A" w14:textId="77777777" w:rsidR="00CF3264" w:rsidRPr="00821A47" w:rsidRDefault="00CF3264">
      <w:pPr>
        <w:pStyle w:val="1A1a1a1a"/>
        <w:ind w:right="-28"/>
        <w:jc w:val="both"/>
        <w:rPr>
          <w:bCs/>
          <w:sz w:val="22"/>
          <w:szCs w:val="22"/>
          <w:u w:color="000000"/>
        </w:rPr>
      </w:pPr>
      <w:r w:rsidRPr="00821A47">
        <w:rPr>
          <w:bCs/>
          <w:sz w:val="22"/>
          <w:szCs w:val="22"/>
          <w:u w:color="000000"/>
        </w:rPr>
        <w:tab/>
      </w:r>
      <w:r w:rsidRPr="00821A47">
        <w:rPr>
          <w:bCs/>
          <w:sz w:val="22"/>
          <w:szCs w:val="22"/>
          <w:u w:color="000000"/>
        </w:rPr>
        <w:tab/>
      </w:r>
      <w:r w:rsidRPr="00821A47">
        <w:rPr>
          <w:bCs/>
          <w:sz w:val="22"/>
          <w:szCs w:val="22"/>
          <w:u w:color="000000"/>
        </w:rPr>
        <w:tab/>
      </w:r>
      <w:r w:rsidRPr="00821A47">
        <w:rPr>
          <w:bCs/>
          <w:sz w:val="22"/>
          <w:szCs w:val="22"/>
          <w:u w:color="000000"/>
        </w:rPr>
        <w:tab/>
      </w:r>
      <w:r w:rsidRPr="00821A47">
        <w:rPr>
          <w:bCs/>
          <w:sz w:val="22"/>
          <w:szCs w:val="22"/>
          <w:u w:color="000000"/>
        </w:rPr>
        <w:tab/>
      </w:r>
      <w:r w:rsidRPr="00821A47">
        <w:rPr>
          <w:bCs/>
          <w:sz w:val="22"/>
          <w:szCs w:val="22"/>
          <w:u w:color="000000"/>
        </w:rPr>
        <w:tab/>
      </w:r>
      <w:r w:rsidRPr="00821A47">
        <w:rPr>
          <w:bCs/>
          <w:sz w:val="22"/>
          <w:szCs w:val="22"/>
          <w:u w:color="000000"/>
        </w:rPr>
        <w:tab/>
        <w:t>b.</w:t>
      </w:r>
      <w:r w:rsidRPr="00821A47">
        <w:rPr>
          <w:bCs/>
          <w:sz w:val="22"/>
          <w:szCs w:val="22"/>
          <w:u w:color="000000"/>
        </w:rPr>
        <w:tab/>
        <w:t>Average or CW total output power equal to or exceeding 3 kW but less than or equal to 5 kW, and having average or CW output 'power density' greater than 350W/cm</w:t>
      </w:r>
      <w:r w:rsidRPr="00821A47">
        <w:rPr>
          <w:bCs/>
          <w:sz w:val="22"/>
          <w:szCs w:val="22"/>
          <w:u w:color="000000"/>
          <w:vertAlign w:val="superscript"/>
        </w:rPr>
        <w:t>2</w:t>
      </w:r>
      <w:r w:rsidRPr="00821A47">
        <w:rPr>
          <w:bCs/>
          <w:sz w:val="22"/>
          <w:szCs w:val="22"/>
          <w:u w:color="000000"/>
        </w:rPr>
        <w:t>;</w:t>
      </w:r>
    </w:p>
    <w:p w14:paraId="3DCDF62E" w14:textId="77777777" w:rsidR="00CF3264" w:rsidRPr="00821A47" w:rsidRDefault="00CF3264">
      <w:pPr>
        <w:pStyle w:val="1A1a1a1a"/>
        <w:ind w:right="-28"/>
        <w:jc w:val="both"/>
        <w:rPr>
          <w:bCs/>
          <w:sz w:val="22"/>
          <w:szCs w:val="22"/>
          <w:u w:color="000000"/>
        </w:rPr>
      </w:pPr>
      <w:r w:rsidRPr="00821A47">
        <w:rPr>
          <w:bCs/>
          <w:sz w:val="22"/>
          <w:szCs w:val="22"/>
          <w:u w:color="000000"/>
        </w:rPr>
        <w:tab/>
      </w:r>
      <w:r w:rsidRPr="00821A47">
        <w:rPr>
          <w:bCs/>
          <w:sz w:val="22"/>
          <w:szCs w:val="22"/>
          <w:u w:color="000000"/>
        </w:rPr>
        <w:tab/>
      </w:r>
      <w:r w:rsidRPr="00821A47">
        <w:rPr>
          <w:bCs/>
          <w:sz w:val="22"/>
          <w:szCs w:val="22"/>
          <w:u w:color="000000"/>
        </w:rPr>
        <w:tab/>
      </w:r>
      <w:r w:rsidRPr="00821A47">
        <w:rPr>
          <w:bCs/>
          <w:sz w:val="22"/>
          <w:szCs w:val="22"/>
          <w:u w:color="000000"/>
        </w:rPr>
        <w:tab/>
      </w:r>
      <w:r w:rsidRPr="00821A47">
        <w:rPr>
          <w:bCs/>
          <w:sz w:val="22"/>
          <w:szCs w:val="22"/>
          <w:u w:color="000000"/>
        </w:rPr>
        <w:tab/>
      </w:r>
      <w:r w:rsidRPr="00821A47">
        <w:rPr>
          <w:bCs/>
          <w:sz w:val="22"/>
          <w:szCs w:val="22"/>
          <w:u w:color="000000"/>
        </w:rPr>
        <w:tab/>
      </w:r>
      <w:r w:rsidRPr="00821A47">
        <w:rPr>
          <w:bCs/>
          <w:sz w:val="22"/>
          <w:szCs w:val="22"/>
          <w:u w:color="000000"/>
        </w:rPr>
        <w:tab/>
        <w:t>c.</w:t>
      </w:r>
      <w:r w:rsidRPr="00821A47">
        <w:rPr>
          <w:bCs/>
          <w:sz w:val="22"/>
          <w:szCs w:val="22"/>
          <w:u w:color="000000"/>
        </w:rPr>
        <w:tab/>
        <w:t>Average or CW total output power exceeding 5 kW;</w:t>
      </w:r>
    </w:p>
    <w:p w14:paraId="216A094C" w14:textId="77777777" w:rsidR="00CF3264" w:rsidRPr="00821A47" w:rsidRDefault="00CF3264">
      <w:pPr>
        <w:pStyle w:val="1A1a1a1a"/>
        <w:ind w:right="-28"/>
        <w:jc w:val="both"/>
        <w:rPr>
          <w:bCs/>
          <w:sz w:val="22"/>
          <w:szCs w:val="22"/>
        </w:rPr>
      </w:pPr>
      <w:r w:rsidRPr="00821A47">
        <w:rPr>
          <w:bCs/>
          <w:sz w:val="22"/>
          <w:szCs w:val="22"/>
          <w:u w:color="000000"/>
        </w:rPr>
        <w:tab/>
      </w:r>
      <w:r w:rsidRPr="00821A47">
        <w:rPr>
          <w:bCs/>
          <w:sz w:val="22"/>
          <w:szCs w:val="22"/>
          <w:u w:color="000000"/>
        </w:rPr>
        <w:tab/>
      </w:r>
      <w:r w:rsidRPr="00821A47">
        <w:rPr>
          <w:bCs/>
          <w:sz w:val="22"/>
          <w:szCs w:val="22"/>
          <w:u w:color="000000"/>
        </w:rPr>
        <w:tab/>
      </w:r>
      <w:r w:rsidRPr="00821A47">
        <w:rPr>
          <w:bCs/>
          <w:sz w:val="22"/>
          <w:szCs w:val="22"/>
          <w:u w:color="000000"/>
        </w:rPr>
        <w:tab/>
      </w:r>
      <w:r w:rsidRPr="00821A47">
        <w:rPr>
          <w:bCs/>
          <w:sz w:val="22"/>
          <w:szCs w:val="22"/>
          <w:u w:color="000000"/>
        </w:rPr>
        <w:tab/>
      </w:r>
      <w:r w:rsidRPr="00821A47">
        <w:rPr>
          <w:bCs/>
          <w:sz w:val="22"/>
          <w:szCs w:val="22"/>
          <w:u w:color="000000"/>
        </w:rPr>
        <w:tab/>
      </w:r>
      <w:r w:rsidRPr="00821A47">
        <w:rPr>
          <w:bCs/>
          <w:sz w:val="22"/>
          <w:szCs w:val="22"/>
          <w:u w:color="000000"/>
        </w:rPr>
        <w:tab/>
        <w:t>d.</w:t>
      </w:r>
      <w:r w:rsidRPr="00821A47">
        <w:rPr>
          <w:bCs/>
          <w:sz w:val="22"/>
          <w:szCs w:val="22"/>
          <w:u w:color="000000"/>
        </w:rPr>
        <w:tab/>
        <w:t>Peak pulsed 'power density' exceeding 2,500 W/cm</w:t>
      </w:r>
      <w:r w:rsidRPr="00821A47">
        <w:rPr>
          <w:bCs/>
          <w:sz w:val="22"/>
          <w:szCs w:val="22"/>
          <w:u w:color="000000"/>
          <w:vertAlign w:val="superscript"/>
        </w:rPr>
        <w:t>2</w:t>
      </w:r>
      <w:r w:rsidRPr="00821A47">
        <w:rPr>
          <w:bCs/>
          <w:sz w:val="22"/>
          <w:szCs w:val="22"/>
          <w:u w:color="000000"/>
        </w:rPr>
        <w:t xml:space="preserve">; </w:t>
      </w:r>
      <w:r w:rsidRPr="00821A47">
        <w:rPr>
          <w:bCs/>
          <w:sz w:val="22"/>
          <w:szCs w:val="22"/>
          <w:u w:val="single" w:color="000000"/>
        </w:rPr>
        <w:t>or</w:t>
      </w:r>
    </w:p>
    <w:p w14:paraId="7BF36021" w14:textId="77777777" w:rsidR="00775731" w:rsidRPr="00821A47" w:rsidRDefault="00775731" w:rsidP="00A71FA6">
      <w:pPr>
        <w:pStyle w:val="1A1a"/>
        <w:tabs>
          <w:tab w:val="clear" w:pos="340"/>
          <w:tab w:val="clear" w:pos="700"/>
          <w:tab w:val="clear" w:pos="1179"/>
        </w:tabs>
        <w:spacing w:before="60"/>
        <w:ind w:left="4156" w:right="-68" w:hanging="811"/>
        <w:jc w:val="both"/>
        <w:rPr>
          <w:i/>
          <w:spacing w:val="-6"/>
          <w:sz w:val="22"/>
          <w:szCs w:val="22"/>
        </w:rPr>
      </w:pPr>
      <w:r w:rsidRPr="00821A47">
        <w:rPr>
          <w:i/>
          <w:sz w:val="22"/>
          <w:szCs w:val="22"/>
          <w:u w:val="single"/>
        </w:rPr>
        <w:t>Note</w:t>
      </w:r>
      <w:r w:rsidRPr="00821A47">
        <w:rPr>
          <w:i/>
          <w:sz w:val="22"/>
          <w:szCs w:val="22"/>
        </w:rPr>
        <w:tab/>
      </w:r>
      <w:r w:rsidRPr="00821A47">
        <w:rPr>
          <w:i/>
          <w:spacing w:val="-6"/>
          <w:sz w:val="22"/>
          <w:szCs w:val="22"/>
          <w:lang w:val="en-CA"/>
        </w:rPr>
        <w:t>6.A.5.d.1.d.1.d. does not apply to epitaxially-fabricated monolithic devices.</w:t>
      </w:r>
    </w:p>
    <w:p w14:paraId="42BBC2AE" w14:textId="77777777" w:rsidR="00CF3264" w:rsidRPr="00821A47" w:rsidRDefault="00CF3264" w:rsidP="00A71FA6">
      <w:pPr>
        <w:pStyle w:val="1A1a1a1a"/>
        <w:spacing w:before="60"/>
        <w:ind w:left="3362" w:right="-28" w:hanging="3362"/>
        <w:jc w:val="both"/>
        <w:rPr>
          <w:bCs/>
          <w:spacing w:val="-2"/>
          <w:sz w:val="22"/>
          <w:szCs w:val="22"/>
          <w:u w:color="000000"/>
        </w:rPr>
      </w:pPr>
      <w:r w:rsidRPr="00821A47">
        <w:rPr>
          <w:bCs/>
          <w:sz w:val="22"/>
          <w:szCs w:val="22"/>
          <w:u w:color="000000"/>
        </w:rPr>
        <w:tab/>
      </w:r>
      <w:r w:rsidRPr="00821A47">
        <w:rPr>
          <w:bCs/>
          <w:sz w:val="22"/>
          <w:szCs w:val="22"/>
          <w:u w:color="000000"/>
        </w:rPr>
        <w:tab/>
      </w:r>
      <w:r w:rsidRPr="00821A47">
        <w:rPr>
          <w:bCs/>
          <w:sz w:val="22"/>
          <w:szCs w:val="22"/>
          <w:u w:color="000000"/>
        </w:rPr>
        <w:tab/>
      </w:r>
      <w:r w:rsidRPr="00821A47">
        <w:rPr>
          <w:bCs/>
          <w:sz w:val="22"/>
          <w:szCs w:val="22"/>
          <w:u w:color="000000"/>
        </w:rPr>
        <w:tab/>
      </w:r>
      <w:r w:rsidRPr="00821A47">
        <w:rPr>
          <w:bCs/>
          <w:sz w:val="22"/>
          <w:szCs w:val="22"/>
          <w:u w:color="000000"/>
        </w:rPr>
        <w:tab/>
      </w:r>
      <w:r w:rsidRPr="00821A47">
        <w:rPr>
          <w:bCs/>
          <w:sz w:val="22"/>
          <w:szCs w:val="22"/>
          <w:u w:color="000000"/>
        </w:rPr>
        <w:tab/>
      </w:r>
      <w:r w:rsidRPr="00821A47">
        <w:rPr>
          <w:bCs/>
          <w:sz w:val="22"/>
          <w:szCs w:val="22"/>
          <w:u w:color="000000"/>
        </w:rPr>
        <w:tab/>
      </w:r>
      <w:r w:rsidRPr="00821A47">
        <w:rPr>
          <w:bCs/>
          <w:spacing w:val="-2"/>
          <w:sz w:val="22"/>
          <w:szCs w:val="22"/>
          <w:u w:color="000000"/>
        </w:rPr>
        <w:t>e.</w:t>
      </w:r>
      <w:r w:rsidRPr="00821A47">
        <w:rPr>
          <w:bCs/>
          <w:spacing w:val="-2"/>
          <w:sz w:val="22"/>
          <w:szCs w:val="22"/>
          <w:u w:color="000000"/>
        </w:rPr>
        <w:tab/>
        <w:t>Spatially coherent average or CW total output power, greater than 150 W;</w:t>
      </w:r>
    </w:p>
    <w:p w14:paraId="38286E3E" w14:textId="77777777" w:rsidR="00CF3264" w:rsidRPr="00821A47" w:rsidRDefault="00CF3264">
      <w:pPr>
        <w:pStyle w:val="1A1a"/>
        <w:spacing w:line="235" w:lineRule="auto"/>
        <w:ind w:left="1582" w:right="-23" w:hanging="1582"/>
        <w:jc w:val="both"/>
        <w:rPr>
          <w:sz w:val="16"/>
          <w:szCs w:val="16"/>
        </w:rPr>
      </w:pPr>
    </w:p>
    <w:p w14:paraId="021A22FC" w14:textId="77777777" w:rsidR="00CF3264" w:rsidRPr="00821A47" w:rsidRDefault="00CF3264">
      <w:pPr>
        <w:pStyle w:val="1A1a1a1"/>
        <w:ind w:right="-42"/>
        <w:jc w:val="both"/>
        <w:rPr>
          <w:sz w:val="22"/>
          <w:szCs w:val="22"/>
        </w:rPr>
      </w:pPr>
      <w:r w:rsidRPr="00821A47">
        <w:rPr>
          <w:spacing w:val="-2"/>
          <w:sz w:val="22"/>
          <w:szCs w:val="22"/>
        </w:rPr>
        <w:t>6.</w:t>
      </w:r>
      <w:r w:rsidRPr="00821A47">
        <w:rPr>
          <w:spacing w:val="-2"/>
          <w:sz w:val="22"/>
          <w:szCs w:val="22"/>
        </w:rPr>
        <w:tab/>
        <w:t>A.</w:t>
      </w:r>
      <w:r w:rsidRPr="00821A47">
        <w:rPr>
          <w:spacing w:val="-2"/>
          <w:sz w:val="22"/>
          <w:szCs w:val="22"/>
        </w:rPr>
        <w:tab/>
        <w:t>5.</w:t>
      </w:r>
      <w:r w:rsidRPr="00821A47">
        <w:rPr>
          <w:spacing w:val="-2"/>
          <w:sz w:val="22"/>
          <w:szCs w:val="22"/>
        </w:rPr>
        <w:tab/>
        <w:t>d.</w:t>
      </w:r>
      <w:r w:rsidRPr="00821A47">
        <w:rPr>
          <w:spacing w:val="-2"/>
          <w:sz w:val="22"/>
          <w:szCs w:val="22"/>
        </w:rPr>
        <w:tab/>
        <w:t>1.</w:t>
      </w:r>
      <w:r w:rsidRPr="00821A47">
        <w:rPr>
          <w:sz w:val="22"/>
          <w:szCs w:val="22"/>
        </w:rPr>
        <w:tab/>
        <w:t>d.</w:t>
      </w:r>
      <w:r w:rsidRPr="00821A47">
        <w:rPr>
          <w:sz w:val="22"/>
          <w:szCs w:val="22"/>
        </w:rPr>
        <w:tab/>
        <w:t>2.</w:t>
      </w:r>
      <w:r w:rsidRPr="00821A47">
        <w:rPr>
          <w:sz w:val="22"/>
          <w:szCs w:val="22"/>
        </w:rPr>
        <w:tab/>
      </w:r>
      <w:r w:rsidRPr="00821A47">
        <w:rPr>
          <w:sz w:val="22"/>
          <w:szCs w:val="22"/>
          <w:lang w:val="en-US"/>
        </w:rPr>
        <w:t xml:space="preserve">Wavelength greater than or equal to 1,400 nm but </w:t>
      </w:r>
      <w:r w:rsidRPr="00821A47">
        <w:rPr>
          <w:color w:val="auto"/>
          <w:sz w:val="22"/>
          <w:szCs w:val="22"/>
          <w:u w:color="000000"/>
        </w:rPr>
        <w:t>less than 1,900 nm, and having any of the following:</w:t>
      </w:r>
    </w:p>
    <w:p w14:paraId="3FBCC496" w14:textId="77777777" w:rsidR="00CF3264" w:rsidRPr="00821A47" w:rsidRDefault="00CF3264">
      <w:pPr>
        <w:pStyle w:val="1A1a1a1a"/>
        <w:ind w:right="-42"/>
        <w:jc w:val="both"/>
        <w:rPr>
          <w:bCs/>
          <w:sz w:val="22"/>
          <w:szCs w:val="22"/>
          <w:u w:color="000000"/>
        </w:rPr>
      </w:pPr>
      <w:r w:rsidRPr="00821A47">
        <w:rPr>
          <w:bCs/>
          <w:sz w:val="22"/>
          <w:szCs w:val="22"/>
          <w:u w:color="000000"/>
        </w:rPr>
        <w:tab/>
      </w:r>
      <w:r w:rsidRPr="00821A47">
        <w:rPr>
          <w:bCs/>
          <w:sz w:val="22"/>
          <w:szCs w:val="22"/>
          <w:u w:color="000000"/>
        </w:rPr>
        <w:tab/>
      </w:r>
      <w:r w:rsidRPr="00821A47">
        <w:rPr>
          <w:bCs/>
          <w:sz w:val="22"/>
          <w:szCs w:val="22"/>
          <w:u w:color="000000"/>
        </w:rPr>
        <w:tab/>
      </w:r>
      <w:r w:rsidRPr="00821A47">
        <w:rPr>
          <w:bCs/>
          <w:sz w:val="22"/>
          <w:szCs w:val="22"/>
          <w:u w:color="000000"/>
        </w:rPr>
        <w:tab/>
      </w:r>
      <w:r w:rsidRPr="00821A47">
        <w:rPr>
          <w:bCs/>
          <w:sz w:val="22"/>
          <w:szCs w:val="22"/>
          <w:u w:color="000000"/>
        </w:rPr>
        <w:tab/>
      </w:r>
      <w:r w:rsidRPr="00821A47">
        <w:rPr>
          <w:bCs/>
          <w:sz w:val="22"/>
          <w:szCs w:val="22"/>
          <w:u w:color="000000"/>
        </w:rPr>
        <w:tab/>
      </w:r>
      <w:r w:rsidRPr="00821A47">
        <w:rPr>
          <w:bCs/>
          <w:sz w:val="22"/>
          <w:szCs w:val="22"/>
          <w:u w:color="000000"/>
        </w:rPr>
        <w:tab/>
        <w:t>a.</w:t>
      </w:r>
      <w:r w:rsidRPr="00821A47">
        <w:rPr>
          <w:bCs/>
          <w:sz w:val="22"/>
          <w:szCs w:val="22"/>
          <w:u w:color="000000"/>
        </w:rPr>
        <w:tab/>
        <w:t>Average or CW total output power less than 250 W and average or CW output 'power density' greater than 150 W/cm</w:t>
      </w:r>
      <w:r w:rsidRPr="00821A47">
        <w:rPr>
          <w:bCs/>
          <w:sz w:val="22"/>
          <w:szCs w:val="22"/>
          <w:u w:color="000000"/>
          <w:vertAlign w:val="superscript"/>
        </w:rPr>
        <w:t>2</w:t>
      </w:r>
      <w:r w:rsidRPr="00821A47">
        <w:rPr>
          <w:bCs/>
          <w:sz w:val="22"/>
          <w:szCs w:val="22"/>
          <w:u w:color="000000"/>
        </w:rPr>
        <w:t>;</w:t>
      </w:r>
    </w:p>
    <w:p w14:paraId="47CE7A52" w14:textId="77777777" w:rsidR="00CF3264" w:rsidRPr="00821A47" w:rsidRDefault="00CF3264">
      <w:pPr>
        <w:pStyle w:val="1A1a1a1a"/>
        <w:ind w:right="-42"/>
        <w:jc w:val="both"/>
        <w:rPr>
          <w:bCs/>
          <w:sz w:val="22"/>
          <w:szCs w:val="22"/>
          <w:u w:color="000000"/>
        </w:rPr>
      </w:pPr>
      <w:r w:rsidRPr="00821A47">
        <w:rPr>
          <w:bCs/>
          <w:sz w:val="22"/>
          <w:szCs w:val="22"/>
          <w:u w:color="000000"/>
        </w:rPr>
        <w:tab/>
      </w:r>
      <w:r w:rsidRPr="00821A47">
        <w:rPr>
          <w:bCs/>
          <w:sz w:val="22"/>
          <w:szCs w:val="22"/>
          <w:u w:color="000000"/>
        </w:rPr>
        <w:tab/>
      </w:r>
      <w:r w:rsidRPr="00821A47">
        <w:rPr>
          <w:bCs/>
          <w:sz w:val="22"/>
          <w:szCs w:val="22"/>
          <w:u w:color="000000"/>
        </w:rPr>
        <w:tab/>
      </w:r>
      <w:r w:rsidRPr="00821A47">
        <w:rPr>
          <w:bCs/>
          <w:sz w:val="22"/>
          <w:szCs w:val="22"/>
          <w:u w:color="000000"/>
        </w:rPr>
        <w:tab/>
      </w:r>
      <w:r w:rsidRPr="00821A47">
        <w:rPr>
          <w:bCs/>
          <w:sz w:val="22"/>
          <w:szCs w:val="22"/>
          <w:u w:color="000000"/>
        </w:rPr>
        <w:tab/>
      </w:r>
      <w:r w:rsidRPr="00821A47">
        <w:rPr>
          <w:bCs/>
          <w:sz w:val="22"/>
          <w:szCs w:val="22"/>
          <w:u w:color="000000"/>
        </w:rPr>
        <w:tab/>
      </w:r>
      <w:r w:rsidRPr="00821A47">
        <w:rPr>
          <w:bCs/>
          <w:sz w:val="22"/>
          <w:szCs w:val="22"/>
          <w:u w:color="000000"/>
        </w:rPr>
        <w:tab/>
        <w:t>b.</w:t>
      </w:r>
      <w:r w:rsidRPr="00821A47">
        <w:rPr>
          <w:bCs/>
          <w:sz w:val="22"/>
          <w:szCs w:val="22"/>
          <w:u w:color="000000"/>
        </w:rPr>
        <w:tab/>
        <w:t>Average or CW total output power equal to or exceeding 250 W but less than or equal to 500 W, and having average or CW output 'power density' greater than 50W/cm</w:t>
      </w:r>
      <w:r w:rsidRPr="00821A47">
        <w:rPr>
          <w:bCs/>
          <w:sz w:val="22"/>
          <w:szCs w:val="22"/>
          <w:u w:color="000000"/>
          <w:vertAlign w:val="superscript"/>
        </w:rPr>
        <w:t>2</w:t>
      </w:r>
      <w:r w:rsidRPr="00821A47">
        <w:rPr>
          <w:bCs/>
          <w:sz w:val="22"/>
          <w:szCs w:val="22"/>
          <w:u w:color="000000"/>
        </w:rPr>
        <w:t>;</w:t>
      </w:r>
    </w:p>
    <w:p w14:paraId="573785BD" w14:textId="77777777" w:rsidR="00CF3264" w:rsidRPr="00821A47" w:rsidRDefault="00CF3264">
      <w:pPr>
        <w:pStyle w:val="1A1a1a1a"/>
        <w:ind w:right="-42"/>
        <w:jc w:val="both"/>
        <w:rPr>
          <w:bCs/>
          <w:sz w:val="22"/>
          <w:szCs w:val="22"/>
          <w:u w:color="000000"/>
        </w:rPr>
      </w:pPr>
      <w:r w:rsidRPr="00821A47">
        <w:rPr>
          <w:bCs/>
          <w:sz w:val="22"/>
          <w:szCs w:val="22"/>
          <w:u w:color="000000"/>
        </w:rPr>
        <w:tab/>
      </w:r>
      <w:r w:rsidRPr="00821A47">
        <w:rPr>
          <w:bCs/>
          <w:sz w:val="22"/>
          <w:szCs w:val="22"/>
          <w:u w:color="000000"/>
        </w:rPr>
        <w:tab/>
      </w:r>
      <w:r w:rsidRPr="00821A47">
        <w:rPr>
          <w:bCs/>
          <w:sz w:val="22"/>
          <w:szCs w:val="22"/>
          <w:u w:color="000000"/>
        </w:rPr>
        <w:tab/>
      </w:r>
      <w:r w:rsidRPr="00821A47">
        <w:rPr>
          <w:bCs/>
          <w:sz w:val="22"/>
          <w:szCs w:val="22"/>
          <w:u w:color="000000"/>
        </w:rPr>
        <w:tab/>
      </w:r>
      <w:r w:rsidRPr="00821A47">
        <w:rPr>
          <w:bCs/>
          <w:sz w:val="22"/>
          <w:szCs w:val="22"/>
          <w:u w:color="000000"/>
        </w:rPr>
        <w:tab/>
      </w:r>
      <w:r w:rsidRPr="00821A47">
        <w:rPr>
          <w:bCs/>
          <w:sz w:val="22"/>
          <w:szCs w:val="22"/>
          <w:u w:color="000000"/>
        </w:rPr>
        <w:tab/>
      </w:r>
      <w:r w:rsidRPr="00821A47">
        <w:rPr>
          <w:bCs/>
          <w:sz w:val="22"/>
          <w:szCs w:val="22"/>
          <w:u w:color="000000"/>
        </w:rPr>
        <w:tab/>
        <w:t>c.</w:t>
      </w:r>
      <w:r w:rsidRPr="00821A47">
        <w:rPr>
          <w:bCs/>
          <w:sz w:val="22"/>
          <w:szCs w:val="22"/>
          <w:u w:color="000000"/>
        </w:rPr>
        <w:tab/>
        <w:t>Average or CW total output power exceeding 500 W;</w:t>
      </w:r>
    </w:p>
    <w:p w14:paraId="0812775C" w14:textId="77777777" w:rsidR="00CF3264" w:rsidRPr="00821A47" w:rsidRDefault="00CF3264">
      <w:pPr>
        <w:pStyle w:val="1A1a1a1a"/>
        <w:ind w:right="-42"/>
        <w:jc w:val="both"/>
        <w:rPr>
          <w:bCs/>
          <w:sz w:val="22"/>
          <w:szCs w:val="22"/>
          <w:u w:color="000000"/>
        </w:rPr>
      </w:pPr>
      <w:r w:rsidRPr="00821A47">
        <w:rPr>
          <w:bCs/>
          <w:sz w:val="22"/>
          <w:szCs w:val="22"/>
          <w:u w:color="000000"/>
        </w:rPr>
        <w:tab/>
      </w:r>
      <w:r w:rsidRPr="00821A47">
        <w:rPr>
          <w:bCs/>
          <w:sz w:val="22"/>
          <w:szCs w:val="22"/>
          <w:u w:color="000000"/>
        </w:rPr>
        <w:tab/>
      </w:r>
      <w:r w:rsidRPr="00821A47">
        <w:rPr>
          <w:bCs/>
          <w:sz w:val="22"/>
          <w:szCs w:val="22"/>
          <w:u w:color="000000"/>
        </w:rPr>
        <w:tab/>
      </w:r>
      <w:r w:rsidRPr="00821A47">
        <w:rPr>
          <w:bCs/>
          <w:sz w:val="22"/>
          <w:szCs w:val="22"/>
          <w:u w:color="000000"/>
        </w:rPr>
        <w:tab/>
      </w:r>
      <w:r w:rsidRPr="00821A47">
        <w:rPr>
          <w:bCs/>
          <w:sz w:val="22"/>
          <w:szCs w:val="22"/>
          <w:u w:color="000000"/>
        </w:rPr>
        <w:tab/>
      </w:r>
      <w:r w:rsidRPr="00821A47">
        <w:rPr>
          <w:bCs/>
          <w:sz w:val="22"/>
          <w:szCs w:val="22"/>
          <w:u w:color="000000"/>
        </w:rPr>
        <w:tab/>
      </w:r>
      <w:r w:rsidRPr="00821A47">
        <w:rPr>
          <w:bCs/>
          <w:sz w:val="22"/>
          <w:szCs w:val="22"/>
          <w:u w:color="000000"/>
        </w:rPr>
        <w:tab/>
        <w:t>d.</w:t>
      </w:r>
      <w:r w:rsidRPr="00821A47">
        <w:rPr>
          <w:bCs/>
          <w:sz w:val="22"/>
          <w:szCs w:val="22"/>
          <w:u w:color="000000"/>
        </w:rPr>
        <w:tab/>
        <w:t>Peak pulsed 'power density' exceeding 500 W/cm</w:t>
      </w:r>
      <w:r w:rsidRPr="00821A47">
        <w:rPr>
          <w:bCs/>
          <w:sz w:val="22"/>
          <w:szCs w:val="22"/>
          <w:u w:color="000000"/>
          <w:vertAlign w:val="superscript"/>
        </w:rPr>
        <w:t>2</w:t>
      </w:r>
      <w:r w:rsidRPr="00821A47">
        <w:rPr>
          <w:bCs/>
          <w:sz w:val="22"/>
          <w:szCs w:val="22"/>
          <w:u w:color="000000"/>
        </w:rPr>
        <w:t xml:space="preserve">; </w:t>
      </w:r>
      <w:r w:rsidRPr="00821A47">
        <w:rPr>
          <w:bCs/>
          <w:sz w:val="22"/>
          <w:szCs w:val="22"/>
          <w:u w:val="single" w:color="000000"/>
        </w:rPr>
        <w:t>or</w:t>
      </w:r>
      <w:r w:rsidRPr="00821A47">
        <w:rPr>
          <w:bCs/>
          <w:sz w:val="22"/>
          <w:szCs w:val="22"/>
          <w:u w:color="000000"/>
        </w:rPr>
        <w:t xml:space="preserve"> </w:t>
      </w:r>
    </w:p>
    <w:p w14:paraId="4779B3C7" w14:textId="77777777" w:rsidR="00775731" w:rsidRPr="00821A47" w:rsidRDefault="00775731" w:rsidP="00A71FA6">
      <w:pPr>
        <w:pStyle w:val="1A1a"/>
        <w:tabs>
          <w:tab w:val="clear" w:pos="340"/>
          <w:tab w:val="clear" w:pos="700"/>
          <w:tab w:val="clear" w:pos="1179"/>
        </w:tabs>
        <w:spacing w:before="60"/>
        <w:ind w:left="4156" w:right="-68" w:hanging="811"/>
        <w:jc w:val="both"/>
        <w:rPr>
          <w:i/>
          <w:spacing w:val="-6"/>
          <w:sz w:val="22"/>
          <w:szCs w:val="22"/>
        </w:rPr>
      </w:pPr>
      <w:r w:rsidRPr="00821A47">
        <w:rPr>
          <w:i/>
          <w:sz w:val="22"/>
          <w:szCs w:val="22"/>
          <w:u w:val="single"/>
        </w:rPr>
        <w:t>Note</w:t>
      </w:r>
      <w:r w:rsidRPr="00821A47">
        <w:rPr>
          <w:i/>
          <w:sz w:val="22"/>
          <w:szCs w:val="22"/>
        </w:rPr>
        <w:tab/>
      </w:r>
      <w:r w:rsidRPr="00821A47">
        <w:rPr>
          <w:i/>
          <w:spacing w:val="-6"/>
          <w:sz w:val="22"/>
          <w:szCs w:val="22"/>
          <w:lang w:val="en-CA"/>
        </w:rPr>
        <w:t>6.A.5.d.1.d.2.d. does not apply to epitaxially-fabricated monolithic devices.</w:t>
      </w:r>
    </w:p>
    <w:p w14:paraId="22F2AB57" w14:textId="77777777" w:rsidR="00CF3264" w:rsidRPr="00821A47" w:rsidRDefault="00CF3264" w:rsidP="00A71FA6">
      <w:pPr>
        <w:pStyle w:val="1A1a1a1a"/>
        <w:spacing w:before="60"/>
        <w:ind w:left="3362" w:right="-40" w:hanging="3362"/>
        <w:jc w:val="both"/>
        <w:rPr>
          <w:bCs/>
          <w:sz w:val="22"/>
          <w:szCs w:val="22"/>
          <w:u w:color="000000"/>
        </w:rPr>
      </w:pPr>
      <w:r w:rsidRPr="00821A47">
        <w:rPr>
          <w:bCs/>
          <w:sz w:val="22"/>
          <w:szCs w:val="22"/>
          <w:u w:color="000000"/>
        </w:rPr>
        <w:tab/>
      </w:r>
      <w:r w:rsidRPr="00821A47">
        <w:rPr>
          <w:bCs/>
          <w:sz w:val="22"/>
          <w:szCs w:val="22"/>
          <w:u w:color="000000"/>
        </w:rPr>
        <w:tab/>
      </w:r>
      <w:r w:rsidRPr="00821A47">
        <w:rPr>
          <w:bCs/>
          <w:sz w:val="22"/>
          <w:szCs w:val="22"/>
          <w:u w:color="000000"/>
        </w:rPr>
        <w:tab/>
      </w:r>
      <w:r w:rsidRPr="00821A47">
        <w:rPr>
          <w:bCs/>
          <w:sz w:val="22"/>
          <w:szCs w:val="22"/>
          <w:u w:color="000000"/>
        </w:rPr>
        <w:tab/>
      </w:r>
      <w:r w:rsidRPr="00821A47">
        <w:rPr>
          <w:bCs/>
          <w:sz w:val="22"/>
          <w:szCs w:val="22"/>
          <w:u w:color="000000"/>
        </w:rPr>
        <w:tab/>
      </w:r>
      <w:r w:rsidRPr="00821A47">
        <w:rPr>
          <w:bCs/>
          <w:sz w:val="22"/>
          <w:szCs w:val="22"/>
          <w:u w:color="000000"/>
        </w:rPr>
        <w:tab/>
      </w:r>
      <w:r w:rsidRPr="00821A47">
        <w:rPr>
          <w:bCs/>
          <w:sz w:val="22"/>
          <w:szCs w:val="22"/>
          <w:u w:color="000000"/>
        </w:rPr>
        <w:tab/>
        <w:t>e.</w:t>
      </w:r>
      <w:r w:rsidRPr="00821A47">
        <w:rPr>
          <w:bCs/>
          <w:sz w:val="22"/>
          <w:szCs w:val="22"/>
          <w:u w:color="000000"/>
        </w:rPr>
        <w:tab/>
        <w:t>Spatially coherent average or CW total output power, exceeding 15 W;</w:t>
      </w:r>
    </w:p>
    <w:p w14:paraId="52A3FE79" w14:textId="77777777" w:rsidR="00CF3264" w:rsidRPr="00821A47" w:rsidRDefault="00CF3264">
      <w:pPr>
        <w:pStyle w:val="1A1a1a1a"/>
        <w:ind w:right="49"/>
        <w:jc w:val="both"/>
        <w:rPr>
          <w:bCs/>
          <w:sz w:val="12"/>
          <w:szCs w:val="12"/>
        </w:rPr>
      </w:pPr>
    </w:p>
    <w:p w14:paraId="786647F0" w14:textId="77777777" w:rsidR="00CF3264" w:rsidRPr="00821A47" w:rsidRDefault="00CF3264">
      <w:pPr>
        <w:pStyle w:val="1A1a1a1"/>
        <w:ind w:right="49"/>
        <w:jc w:val="both"/>
        <w:rPr>
          <w:sz w:val="22"/>
          <w:szCs w:val="22"/>
        </w:rPr>
      </w:pPr>
      <w:r w:rsidRPr="00821A47">
        <w:rPr>
          <w:spacing w:val="-2"/>
          <w:sz w:val="22"/>
          <w:szCs w:val="22"/>
        </w:rPr>
        <w:t>6.</w:t>
      </w:r>
      <w:r w:rsidRPr="00821A47">
        <w:rPr>
          <w:spacing w:val="-2"/>
          <w:sz w:val="22"/>
          <w:szCs w:val="22"/>
        </w:rPr>
        <w:tab/>
        <w:t>A.</w:t>
      </w:r>
      <w:r w:rsidRPr="00821A47">
        <w:rPr>
          <w:spacing w:val="-2"/>
          <w:sz w:val="22"/>
          <w:szCs w:val="22"/>
        </w:rPr>
        <w:tab/>
        <w:t>5.</w:t>
      </w:r>
      <w:r w:rsidRPr="00821A47">
        <w:rPr>
          <w:spacing w:val="-2"/>
          <w:sz w:val="22"/>
          <w:szCs w:val="22"/>
        </w:rPr>
        <w:tab/>
        <w:t>d.</w:t>
      </w:r>
      <w:r w:rsidRPr="00821A47">
        <w:rPr>
          <w:spacing w:val="-2"/>
          <w:sz w:val="22"/>
          <w:szCs w:val="22"/>
        </w:rPr>
        <w:tab/>
        <w:t>1.</w:t>
      </w:r>
      <w:r w:rsidRPr="00821A47">
        <w:rPr>
          <w:sz w:val="22"/>
          <w:szCs w:val="22"/>
        </w:rPr>
        <w:tab/>
        <w:t>d.</w:t>
      </w:r>
      <w:r w:rsidRPr="00821A47">
        <w:rPr>
          <w:sz w:val="22"/>
          <w:szCs w:val="22"/>
        </w:rPr>
        <w:tab/>
        <w:t>3.</w:t>
      </w:r>
      <w:r w:rsidRPr="00821A47">
        <w:rPr>
          <w:sz w:val="22"/>
          <w:szCs w:val="22"/>
        </w:rPr>
        <w:tab/>
      </w:r>
      <w:r w:rsidRPr="00821A47">
        <w:rPr>
          <w:sz w:val="22"/>
          <w:szCs w:val="22"/>
          <w:lang w:val="en-US"/>
        </w:rPr>
        <w:t>Wavelength greater than or equal to 1,900 nm and having any of the following:</w:t>
      </w:r>
    </w:p>
    <w:p w14:paraId="06E2B62E" w14:textId="77777777" w:rsidR="00CF3264" w:rsidRPr="00821A47" w:rsidRDefault="00CF3264">
      <w:pPr>
        <w:pStyle w:val="1A1a1a1a"/>
        <w:ind w:right="-42"/>
        <w:jc w:val="both"/>
        <w:rPr>
          <w:bCs/>
          <w:sz w:val="22"/>
          <w:szCs w:val="22"/>
          <w:u w:color="000000"/>
        </w:rPr>
      </w:pPr>
      <w:r w:rsidRPr="00821A47">
        <w:rPr>
          <w:bCs/>
          <w:sz w:val="22"/>
          <w:szCs w:val="22"/>
          <w:u w:color="000000"/>
        </w:rPr>
        <w:tab/>
      </w:r>
      <w:r w:rsidRPr="00821A47">
        <w:rPr>
          <w:bCs/>
          <w:sz w:val="22"/>
          <w:szCs w:val="22"/>
          <w:u w:color="000000"/>
        </w:rPr>
        <w:tab/>
      </w:r>
      <w:r w:rsidRPr="00821A47">
        <w:rPr>
          <w:bCs/>
          <w:sz w:val="22"/>
          <w:szCs w:val="22"/>
          <w:u w:color="000000"/>
        </w:rPr>
        <w:tab/>
      </w:r>
      <w:r w:rsidRPr="00821A47">
        <w:rPr>
          <w:bCs/>
          <w:sz w:val="22"/>
          <w:szCs w:val="22"/>
          <w:u w:color="000000"/>
        </w:rPr>
        <w:tab/>
      </w:r>
      <w:r w:rsidRPr="00821A47">
        <w:rPr>
          <w:bCs/>
          <w:sz w:val="22"/>
          <w:szCs w:val="22"/>
          <w:u w:color="000000"/>
        </w:rPr>
        <w:tab/>
      </w:r>
      <w:r w:rsidRPr="00821A47">
        <w:rPr>
          <w:bCs/>
          <w:sz w:val="22"/>
          <w:szCs w:val="22"/>
          <w:u w:color="000000"/>
        </w:rPr>
        <w:tab/>
      </w:r>
      <w:r w:rsidRPr="00821A47">
        <w:rPr>
          <w:bCs/>
          <w:sz w:val="22"/>
          <w:szCs w:val="22"/>
          <w:u w:color="000000"/>
        </w:rPr>
        <w:tab/>
        <w:t>a.</w:t>
      </w:r>
      <w:r w:rsidRPr="00821A47">
        <w:rPr>
          <w:bCs/>
          <w:sz w:val="22"/>
          <w:szCs w:val="22"/>
          <w:u w:color="000000"/>
        </w:rPr>
        <w:tab/>
        <w:t>Average or CW output 'power density' greater than 50 W/cm</w:t>
      </w:r>
      <w:r w:rsidRPr="00821A47">
        <w:rPr>
          <w:bCs/>
          <w:sz w:val="22"/>
          <w:szCs w:val="22"/>
          <w:u w:color="000000"/>
          <w:vertAlign w:val="superscript"/>
        </w:rPr>
        <w:t>2</w:t>
      </w:r>
      <w:r w:rsidRPr="00821A47">
        <w:rPr>
          <w:bCs/>
          <w:sz w:val="22"/>
          <w:szCs w:val="22"/>
          <w:u w:color="000000"/>
        </w:rPr>
        <w:t xml:space="preserve">; </w:t>
      </w:r>
    </w:p>
    <w:p w14:paraId="4273BD15" w14:textId="77777777" w:rsidR="00CF3264" w:rsidRPr="00821A47" w:rsidRDefault="00CF3264">
      <w:pPr>
        <w:pStyle w:val="1A1a1a1a"/>
        <w:ind w:right="-42"/>
        <w:jc w:val="both"/>
        <w:rPr>
          <w:bCs/>
          <w:sz w:val="22"/>
          <w:szCs w:val="22"/>
          <w:u w:color="000000"/>
        </w:rPr>
      </w:pPr>
      <w:r w:rsidRPr="00821A47">
        <w:rPr>
          <w:bCs/>
          <w:sz w:val="22"/>
          <w:szCs w:val="22"/>
          <w:u w:color="000000"/>
        </w:rPr>
        <w:tab/>
      </w:r>
      <w:r w:rsidRPr="00821A47">
        <w:rPr>
          <w:bCs/>
          <w:sz w:val="22"/>
          <w:szCs w:val="22"/>
          <w:u w:color="000000"/>
        </w:rPr>
        <w:tab/>
      </w:r>
      <w:r w:rsidRPr="00821A47">
        <w:rPr>
          <w:bCs/>
          <w:sz w:val="22"/>
          <w:szCs w:val="22"/>
          <w:u w:color="000000"/>
        </w:rPr>
        <w:tab/>
      </w:r>
      <w:r w:rsidRPr="00821A47">
        <w:rPr>
          <w:bCs/>
          <w:sz w:val="22"/>
          <w:szCs w:val="22"/>
          <w:u w:color="000000"/>
        </w:rPr>
        <w:tab/>
      </w:r>
      <w:r w:rsidRPr="00821A47">
        <w:rPr>
          <w:bCs/>
          <w:sz w:val="22"/>
          <w:szCs w:val="22"/>
          <w:u w:color="000000"/>
        </w:rPr>
        <w:tab/>
      </w:r>
      <w:r w:rsidRPr="00821A47">
        <w:rPr>
          <w:bCs/>
          <w:sz w:val="22"/>
          <w:szCs w:val="22"/>
          <w:u w:color="000000"/>
        </w:rPr>
        <w:tab/>
      </w:r>
      <w:r w:rsidRPr="00821A47">
        <w:rPr>
          <w:bCs/>
          <w:sz w:val="22"/>
          <w:szCs w:val="22"/>
          <w:u w:color="000000"/>
        </w:rPr>
        <w:tab/>
        <w:t>b.</w:t>
      </w:r>
      <w:r w:rsidRPr="00821A47">
        <w:rPr>
          <w:bCs/>
          <w:sz w:val="22"/>
          <w:szCs w:val="22"/>
          <w:u w:color="000000"/>
        </w:rPr>
        <w:tab/>
        <w:t xml:space="preserve">Average or CW output power greater than 10 W; </w:t>
      </w:r>
      <w:r w:rsidRPr="00821A47">
        <w:rPr>
          <w:bCs/>
          <w:sz w:val="22"/>
          <w:szCs w:val="22"/>
          <w:u w:val="single" w:color="000000"/>
        </w:rPr>
        <w:t>or</w:t>
      </w:r>
    </w:p>
    <w:p w14:paraId="6D299535" w14:textId="77777777" w:rsidR="00CF3264" w:rsidRPr="00821A47" w:rsidRDefault="00CF3264">
      <w:pPr>
        <w:pStyle w:val="1A1a1a1a"/>
        <w:ind w:right="-42"/>
        <w:jc w:val="both"/>
        <w:rPr>
          <w:bCs/>
          <w:sz w:val="22"/>
          <w:szCs w:val="22"/>
          <w:u w:color="000000"/>
        </w:rPr>
      </w:pPr>
      <w:r w:rsidRPr="00821A47">
        <w:rPr>
          <w:bCs/>
          <w:sz w:val="22"/>
          <w:szCs w:val="22"/>
          <w:u w:color="000000"/>
        </w:rPr>
        <w:tab/>
      </w:r>
      <w:r w:rsidRPr="00821A47">
        <w:rPr>
          <w:bCs/>
          <w:sz w:val="22"/>
          <w:szCs w:val="22"/>
          <w:u w:color="000000"/>
        </w:rPr>
        <w:tab/>
      </w:r>
      <w:r w:rsidRPr="00821A47">
        <w:rPr>
          <w:bCs/>
          <w:sz w:val="22"/>
          <w:szCs w:val="22"/>
          <w:u w:color="000000"/>
        </w:rPr>
        <w:tab/>
      </w:r>
      <w:r w:rsidRPr="00821A47">
        <w:rPr>
          <w:bCs/>
          <w:sz w:val="22"/>
          <w:szCs w:val="22"/>
          <w:u w:color="000000"/>
        </w:rPr>
        <w:tab/>
      </w:r>
      <w:r w:rsidRPr="00821A47">
        <w:rPr>
          <w:bCs/>
          <w:sz w:val="22"/>
          <w:szCs w:val="22"/>
          <w:u w:color="000000"/>
        </w:rPr>
        <w:tab/>
      </w:r>
      <w:r w:rsidRPr="00821A47">
        <w:rPr>
          <w:bCs/>
          <w:sz w:val="22"/>
          <w:szCs w:val="22"/>
          <w:u w:color="000000"/>
        </w:rPr>
        <w:tab/>
      </w:r>
      <w:r w:rsidRPr="00821A47">
        <w:rPr>
          <w:bCs/>
          <w:sz w:val="22"/>
          <w:szCs w:val="22"/>
          <w:u w:color="000000"/>
        </w:rPr>
        <w:tab/>
        <w:t>c.</w:t>
      </w:r>
      <w:r w:rsidRPr="00821A47">
        <w:rPr>
          <w:bCs/>
          <w:sz w:val="22"/>
          <w:szCs w:val="22"/>
          <w:u w:color="000000"/>
        </w:rPr>
        <w:tab/>
        <w:t xml:space="preserve">Spatially coherent average or CW total output power, exceeding 1.5 W; </w:t>
      </w:r>
      <w:r w:rsidRPr="00821A47">
        <w:rPr>
          <w:bCs/>
          <w:sz w:val="22"/>
          <w:szCs w:val="22"/>
          <w:u w:val="single" w:color="000000"/>
        </w:rPr>
        <w:t>or</w:t>
      </w:r>
    </w:p>
    <w:p w14:paraId="6F4E1680" w14:textId="77777777" w:rsidR="00CF3264" w:rsidRPr="00821A47" w:rsidRDefault="00CF3264">
      <w:pPr>
        <w:pStyle w:val="1A1a1a1a"/>
        <w:ind w:right="49"/>
        <w:jc w:val="both"/>
        <w:rPr>
          <w:bCs/>
          <w:sz w:val="12"/>
          <w:szCs w:val="12"/>
        </w:rPr>
      </w:pPr>
    </w:p>
    <w:p w14:paraId="21C21D45" w14:textId="77777777" w:rsidR="00CF3264" w:rsidRPr="00821A47" w:rsidRDefault="00CF3264">
      <w:pPr>
        <w:pStyle w:val="1A1a1a1"/>
        <w:ind w:right="49"/>
        <w:jc w:val="both"/>
        <w:rPr>
          <w:sz w:val="22"/>
          <w:szCs w:val="22"/>
          <w:u w:val="single"/>
          <w:lang w:val="en-US"/>
        </w:rPr>
      </w:pPr>
      <w:r w:rsidRPr="00821A47">
        <w:rPr>
          <w:spacing w:val="-2"/>
          <w:sz w:val="22"/>
          <w:szCs w:val="22"/>
        </w:rPr>
        <w:t>6.</w:t>
      </w:r>
      <w:r w:rsidRPr="00821A47">
        <w:rPr>
          <w:spacing w:val="-2"/>
          <w:sz w:val="22"/>
          <w:szCs w:val="22"/>
        </w:rPr>
        <w:tab/>
        <w:t>A.</w:t>
      </w:r>
      <w:r w:rsidRPr="00821A47">
        <w:rPr>
          <w:spacing w:val="-2"/>
          <w:sz w:val="22"/>
          <w:szCs w:val="22"/>
        </w:rPr>
        <w:tab/>
        <w:t>5.</w:t>
      </w:r>
      <w:r w:rsidRPr="00821A47">
        <w:rPr>
          <w:spacing w:val="-2"/>
          <w:sz w:val="22"/>
          <w:szCs w:val="22"/>
        </w:rPr>
        <w:tab/>
        <w:t>d.</w:t>
      </w:r>
      <w:r w:rsidRPr="00821A47">
        <w:rPr>
          <w:spacing w:val="-2"/>
          <w:sz w:val="22"/>
          <w:szCs w:val="22"/>
        </w:rPr>
        <w:tab/>
        <w:t>1.</w:t>
      </w:r>
      <w:r w:rsidRPr="00821A47">
        <w:rPr>
          <w:sz w:val="22"/>
          <w:szCs w:val="22"/>
        </w:rPr>
        <w:tab/>
        <w:t>d.</w:t>
      </w:r>
      <w:r w:rsidRPr="00821A47">
        <w:rPr>
          <w:sz w:val="22"/>
          <w:szCs w:val="22"/>
        </w:rPr>
        <w:tab/>
        <w:t>4.</w:t>
      </w:r>
      <w:r w:rsidRPr="00821A47">
        <w:rPr>
          <w:sz w:val="22"/>
          <w:szCs w:val="22"/>
        </w:rPr>
        <w:tab/>
      </w:r>
      <w:r w:rsidRPr="00821A47">
        <w:rPr>
          <w:sz w:val="22"/>
          <w:szCs w:val="22"/>
          <w:lang w:val="en-US"/>
        </w:rPr>
        <w:t xml:space="preserve">At least one "laser" 'bar' specified </w:t>
      </w:r>
      <w:r w:rsidR="00FB7986" w:rsidRPr="00821A47">
        <w:rPr>
          <w:sz w:val="22"/>
          <w:szCs w:val="22"/>
          <w:lang w:val="en-US"/>
        </w:rPr>
        <w:t>in</w:t>
      </w:r>
      <w:r w:rsidRPr="00821A47">
        <w:rPr>
          <w:sz w:val="22"/>
          <w:szCs w:val="22"/>
          <w:lang w:val="en-US"/>
        </w:rPr>
        <w:t xml:space="preserve"> 6.A.5.d.1.c.;</w:t>
      </w:r>
    </w:p>
    <w:p w14:paraId="2EE9A1C8" w14:textId="77777777" w:rsidR="00CF3264" w:rsidRPr="00821A47" w:rsidRDefault="00CF3264" w:rsidP="00A71FA6">
      <w:pPr>
        <w:pStyle w:val="1A1a"/>
        <w:tabs>
          <w:tab w:val="clear" w:pos="340"/>
          <w:tab w:val="clear" w:pos="700"/>
          <w:tab w:val="clear" w:pos="1179"/>
        </w:tabs>
        <w:spacing w:before="60"/>
        <w:ind w:left="2517" w:right="-23" w:firstLine="0"/>
        <w:rPr>
          <w:i/>
          <w:sz w:val="22"/>
          <w:szCs w:val="22"/>
        </w:rPr>
      </w:pPr>
      <w:r w:rsidRPr="00821A47">
        <w:rPr>
          <w:i/>
          <w:sz w:val="22"/>
          <w:szCs w:val="22"/>
          <w:u w:val="single"/>
        </w:rPr>
        <w:t>Technical Note</w:t>
      </w:r>
    </w:p>
    <w:p w14:paraId="53F03498" w14:textId="77777777" w:rsidR="00CF3264" w:rsidRPr="00821A47" w:rsidRDefault="00CF3264">
      <w:pPr>
        <w:pStyle w:val="1A1a"/>
        <w:tabs>
          <w:tab w:val="clear" w:pos="340"/>
          <w:tab w:val="clear" w:pos="700"/>
          <w:tab w:val="clear" w:pos="1179"/>
        </w:tabs>
        <w:ind w:left="2520" w:right="-23" w:firstLine="0"/>
        <w:jc w:val="both"/>
        <w:rPr>
          <w:i/>
          <w:color w:val="auto"/>
          <w:spacing w:val="-2"/>
          <w:sz w:val="22"/>
          <w:szCs w:val="22"/>
          <w:u w:color="000000"/>
        </w:rPr>
      </w:pPr>
      <w:r w:rsidRPr="00821A47">
        <w:rPr>
          <w:i/>
          <w:color w:val="auto"/>
          <w:spacing w:val="-2"/>
          <w:sz w:val="22"/>
          <w:szCs w:val="22"/>
          <w:u w:color="000000"/>
        </w:rPr>
        <w:t>For the purposes of 6.A.5.d.1.d., 'power density' means the total "laser" output power divided by the emitter surface area of the 'stacked array'.</w:t>
      </w:r>
    </w:p>
    <w:p w14:paraId="411E9B3D" w14:textId="77777777" w:rsidR="00CF3264" w:rsidRPr="00821A47" w:rsidRDefault="00A45A96" w:rsidP="00A42E5F">
      <w:pPr>
        <w:pStyle w:val="1A1a"/>
        <w:spacing w:line="235" w:lineRule="auto"/>
        <w:ind w:left="1582" w:right="-23" w:hanging="1582"/>
        <w:jc w:val="both"/>
        <w:rPr>
          <w:sz w:val="22"/>
          <w:szCs w:val="22"/>
        </w:rPr>
      </w:pPr>
      <w:r w:rsidRPr="00821A47">
        <w:rPr>
          <w:sz w:val="12"/>
          <w:szCs w:val="12"/>
        </w:rPr>
        <w:br w:type="page"/>
      </w:r>
      <w:r w:rsidR="00CF3264" w:rsidRPr="00821A47">
        <w:rPr>
          <w:spacing w:val="-2"/>
          <w:sz w:val="22"/>
          <w:szCs w:val="22"/>
        </w:rPr>
        <w:t>6.</w:t>
      </w:r>
      <w:r w:rsidR="00CF3264" w:rsidRPr="00821A47">
        <w:rPr>
          <w:spacing w:val="-2"/>
          <w:sz w:val="22"/>
          <w:szCs w:val="22"/>
        </w:rPr>
        <w:tab/>
        <w:t>A.</w:t>
      </w:r>
      <w:r w:rsidR="00CF3264" w:rsidRPr="00821A47">
        <w:rPr>
          <w:spacing w:val="-2"/>
          <w:sz w:val="22"/>
          <w:szCs w:val="22"/>
        </w:rPr>
        <w:tab/>
        <w:t>5.</w:t>
      </w:r>
      <w:r w:rsidR="00CF3264" w:rsidRPr="00821A47">
        <w:rPr>
          <w:spacing w:val="-2"/>
          <w:sz w:val="22"/>
          <w:szCs w:val="22"/>
        </w:rPr>
        <w:tab/>
        <w:t>d.</w:t>
      </w:r>
      <w:r w:rsidR="00CF3264" w:rsidRPr="00821A47">
        <w:rPr>
          <w:spacing w:val="-2"/>
          <w:sz w:val="22"/>
          <w:szCs w:val="22"/>
        </w:rPr>
        <w:tab/>
        <w:t>1.</w:t>
      </w:r>
      <w:r w:rsidR="00CF3264" w:rsidRPr="00821A47">
        <w:rPr>
          <w:sz w:val="22"/>
          <w:szCs w:val="22"/>
        </w:rPr>
        <w:tab/>
      </w:r>
      <w:r w:rsidR="00CF3264" w:rsidRPr="00821A47">
        <w:rPr>
          <w:color w:val="auto"/>
          <w:sz w:val="22"/>
          <w:szCs w:val="22"/>
          <w:u w:color="000000"/>
        </w:rPr>
        <w:t>e.</w:t>
      </w:r>
      <w:r w:rsidR="00A42E5F" w:rsidRPr="00821A47">
        <w:rPr>
          <w:color w:val="auto"/>
          <w:sz w:val="22"/>
          <w:szCs w:val="22"/>
          <w:u w:color="000000"/>
        </w:rPr>
        <w:t xml:space="preserve">    </w:t>
      </w:r>
      <w:r w:rsidR="00CF3264" w:rsidRPr="00821A47">
        <w:rPr>
          <w:color w:val="auto"/>
          <w:sz w:val="22"/>
          <w:szCs w:val="22"/>
          <w:u w:color="000000"/>
        </w:rPr>
        <w:t>Semiconductor "laser" 'stacked arrays', other than those specified</w:t>
      </w:r>
      <w:r w:rsidR="00A42E5F" w:rsidRPr="00821A47">
        <w:rPr>
          <w:color w:val="auto"/>
          <w:sz w:val="22"/>
          <w:szCs w:val="22"/>
          <w:u w:color="000000"/>
        </w:rPr>
        <w:tab/>
        <w:t xml:space="preserve">       </w:t>
      </w:r>
      <w:r w:rsidR="00FB7986" w:rsidRPr="00821A47">
        <w:rPr>
          <w:color w:val="auto"/>
          <w:sz w:val="22"/>
          <w:szCs w:val="22"/>
          <w:u w:color="000000"/>
        </w:rPr>
        <w:t>in</w:t>
      </w:r>
      <w:r w:rsidR="00CF3264" w:rsidRPr="00821A47">
        <w:rPr>
          <w:color w:val="auto"/>
          <w:sz w:val="22"/>
          <w:szCs w:val="22"/>
          <w:u w:color="000000"/>
        </w:rPr>
        <w:t xml:space="preserve"> 6.A.5.d.1.d.,</w:t>
      </w:r>
      <w:r w:rsidR="00CF3264" w:rsidRPr="00821A47">
        <w:rPr>
          <w:color w:val="auto"/>
          <w:sz w:val="22"/>
          <w:szCs w:val="22"/>
        </w:rPr>
        <w:t xml:space="preserve"> having all of the following:</w:t>
      </w:r>
      <w:r w:rsidR="00CF3264" w:rsidRPr="00821A47">
        <w:rPr>
          <w:sz w:val="22"/>
          <w:szCs w:val="22"/>
        </w:rPr>
        <w:t xml:space="preserve"> </w:t>
      </w:r>
    </w:p>
    <w:p w14:paraId="4E363BD7" w14:textId="77777777" w:rsidR="00CF3264" w:rsidRPr="00821A47" w:rsidRDefault="00CF3264">
      <w:pPr>
        <w:pStyle w:val="1A1a1a1"/>
        <w:ind w:right="49"/>
        <w:jc w:val="both"/>
        <w:rPr>
          <w:sz w:val="22"/>
          <w:szCs w:val="22"/>
        </w:rPr>
      </w:pPr>
      <w:r w:rsidRPr="00821A47">
        <w:rPr>
          <w:color w:val="auto"/>
          <w:sz w:val="22"/>
          <w:szCs w:val="22"/>
        </w:rPr>
        <w:tab/>
      </w:r>
      <w:r w:rsidRPr="00821A47">
        <w:rPr>
          <w:color w:val="auto"/>
          <w:sz w:val="22"/>
          <w:szCs w:val="22"/>
        </w:rPr>
        <w:tab/>
      </w:r>
      <w:r w:rsidRPr="00821A47">
        <w:rPr>
          <w:color w:val="auto"/>
          <w:sz w:val="22"/>
          <w:szCs w:val="22"/>
        </w:rPr>
        <w:tab/>
      </w:r>
      <w:r w:rsidRPr="00821A47">
        <w:rPr>
          <w:color w:val="auto"/>
          <w:sz w:val="22"/>
          <w:szCs w:val="22"/>
        </w:rPr>
        <w:tab/>
      </w:r>
      <w:r w:rsidRPr="00821A47">
        <w:rPr>
          <w:color w:val="auto"/>
          <w:sz w:val="22"/>
          <w:szCs w:val="22"/>
        </w:rPr>
        <w:tab/>
      </w:r>
      <w:r w:rsidRPr="00821A47">
        <w:rPr>
          <w:color w:val="auto"/>
          <w:sz w:val="22"/>
          <w:szCs w:val="22"/>
        </w:rPr>
        <w:tab/>
        <w:t>1.</w:t>
      </w:r>
      <w:r w:rsidRPr="00821A47">
        <w:rPr>
          <w:color w:val="auto"/>
          <w:sz w:val="22"/>
          <w:szCs w:val="22"/>
        </w:rPr>
        <w:tab/>
      </w:r>
      <w:r w:rsidRPr="00821A47">
        <w:rPr>
          <w:color w:val="auto"/>
          <w:sz w:val="22"/>
          <w:szCs w:val="22"/>
          <w:u w:color="000000"/>
        </w:rPr>
        <w:t>S</w:t>
      </w:r>
      <w:r w:rsidRPr="00821A47">
        <w:rPr>
          <w:color w:val="auto"/>
          <w:sz w:val="22"/>
          <w:szCs w:val="22"/>
        </w:rPr>
        <w:t xml:space="preserve">pecially designed or modified to be combined with other 'stacked arrays' to form a larger 'stacked array'; </w:t>
      </w:r>
      <w:r w:rsidRPr="00821A47">
        <w:rPr>
          <w:color w:val="auto"/>
          <w:sz w:val="22"/>
          <w:szCs w:val="22"/>
          <w:u w:val="single"/>
        </w:rPr>
        <w:t>and</w:t>
      </w:r>
    </w:p>
    <w:p w14:paraId="11A2884A" w14:textId="77777777" w:rsidR="00CF3264" w:rsidRPr="00821A47" w:rsidRDefault="00CF3264">
      <w:pPr>
        <w:pStyle w:val="1A1a1a1"/>
        <w:ind w:right="49"/>
        <w:jc w:val="both"/>
        <w:rPr>
          <w:sz w:val="22"/>
          <w:szCs w:val="22"/>
        </w:rPr>
      </w:pPr>
      <w:r w:rsidRPr="00821A47">
        <w:rPr>
          <w:color w:val="auto"/>
          <w:sz w:val="22"/>
          <w:szCs w:val="22"/>
        </w:rPr>
        <w:tab/>
      </w:r>
      <w:r w:rsidRPr="00821A47">
        <w:rPr>
          <w:color w:val="auto"/>
          <w:sz w:val="22"/>
          <w:szCs w:val="22"/>
        </w:rPr>
        <w:tab/>
      </w:r>
      <w:r w:rsidRPr="00821A47">
        <w:rPr>
          <w:color w:val="auto"/>
          <w:sz w:val="22"/>
          <w:szCs w:val="22"/>
        </w:rPr>
        <w:tab/>
      </w:r>
      <w:r w:rsidRPr="00821A47">
        <w:rPr>
          <w:color w:val="auto"/>
          <w:sz w:val="22"/>
          <w:szCs w:val="22"/>
        </w:rPr>
        <w:tab/>
      </w:r>
      <w:r w:rsidRPr="00821A47">
        <w:rPr>
          <w:color w:val="auto"/>
          <w:sz w:val="22"/>
          <w:szCs w:val="22"/>
        </w:rPr>
        <w:tab/>
      </w:r>
      <w:r w:rsidRPr="00821A47">
        <w:rPr>
          <w:color w:val="auto"/>
          <w:sz w:val="22"/>
          <w:szCs w:val="22"/>
        </w:rPr>
        <w:tab/>
        <w:t>2.</w:t>
      </w:r>
      <w:r w:rsidRPr="00821A47">
        <w:rPr>
          <w:color w:val="auto"/>
          <w:sz w:val="22"/>
          <w:szCs w:val="22"/>
        </w:rPr>
        <w:tab/>
        <w:t>Integrated connections, common for both electronics and cooling;</w:t>
      </w:r>
      <w:r w:rsidRPr="00821A47">
        <w:rPr>
          <w:sz w:val="22"/>
          <w:szCs w:val="22"/>
        </w:rPr>
        <w:t xml:space="preserve"> </w:t>
      </w:r>
    </w:p>
    <w:p w14:paraId="235348EA" w14:textId="77777777" w:rsidR="00CF3264" w:rsidRPr="00821A47" w:rsidRDefault="00CF3264">
      <w:pPr>
        <w:pStyle w:val="1A1a"/>
        <w:tabs>
          <w:tab w:val="clear" w:pos="340"/>
          <w:tab w:val="clear" w:pos="700"/>
          <w:tab w:val="clear" w:pos="1179"/>
        </w:tabs>
        <w:ind w:left="3403" w:right="-23" w:hanging="851"/>
        <w:jc w:val="both"/>
        <w:rPr>
          <w:i/>
          <w:sz w:val="22"/>
          <w:szCs w:val="22"/>
        </w:rPr>
      </w:pPr>
      <w:r w:rsidRPr="00821A47">
        <w:rPr>
          <w:i/>
          <w:sz w:val="22"/>
          <w:szCs w:val="22"/>
          <w:u w:val="single"/>
        </w:rPr>
        <w:t>Note 1</w:t>
      </w:r>
      <w:r w:rsidRPr="00821A47">
        <w:rPr>
          <w:i/>
          <w:sz w:val="22"/>
          <w:szCs w:val="22"/>
        </w:rPr>
        <w:tab/>
        <w:t xml:space="preserve">'Stacked arrays', formed by combining semiconductor "laser" 'stacked arrays' specified </w:t>
      </w:r>
      <w:r w:rsidR="00C810D6" w:rsidRPr="00821A47">
        <w:rPr>
          <w:i/>
          <w:sz w:val="22"/>
          <w:szCs w:val="22"/>
        </w:rPr>
        <w:t>in</w:t>
      </w:r>
      <w:r w:rsidRPr="00821A47">
        <w:rPr>
          <w:i/>
          <w:sz w:val="22"/>
          <w:szCs w:val="22"/>
        </w:rPr>
        <w:t xml:space="preserve"> 6.A.5.d.1.e., that are not designed to be further combined or modified are specified </w:t>
      </w:r>
      <w:r w:rsidR="00C810D6" w:rsidRPr="00821A47">
        <w:rPr>
          <w:i/>
          <w:sz w:val="22"/>
          <w:szCs w:val="22"/>
        </w:rPr>
        <w:t>in</w:t>
      </w:r>
      <w:r w:rsidRPr="00821A47">
        <w:rPr>
          <w:i/>
          <w:sz w:val="22"/>
          <w:szCs w:val="22"/>
        </w:rPr>
        <w:t xml:space="preserve"> 6.A.5.d.1.d.</w:t>
      </w:r>
    </w:p>
    <w:p w14:paraId="4D20FE2B" w14:textId="77777777" w:rsidR="00CF3264" w:rsidRPr="00821A47" w:rsidRDefault="00CF3264" w:rsidP="00A71FA6">
      <w:pPr>
        <w:pStyle w:val="1A1a"/>
        <w:tabs>
          <w:tab w:val="clear" w:pos="340"/>
          <w:tab w:val="clear" w:pos="700"/>
          <w:tab w:val="clear" w:pos="1179"/>
        </w:tabs>
        <w:spacing w:before="60"/>
        <w:ind w:left="3403" w:right="-23" w:hanging="851"/>
        <w:jc w:val="both"/>
        <w:rPr>
          <w:sz w:val="22"/>
          <w:szCs w:val="22"/>
        </w:rPr>
      </w:pPr>
      <w:r w:rsidRPr="00821A47">
        <w:rPr>
          <w:i/>
          <w:sz w:val="22"/>
          <w:szCs w:val="22"/>
          <w:u w:val="single"/>
        </w:rPr>
        <w:t>Note 2</w:t>
      </w:r>
      <w:r w:rsidRPr="00821A47">
        <w:rPr>
          <w:i/>
          <w:sz w:val="22"/>
          <w:szCs w:val="22"/>
        </w:rPr>
        <w:tab/>
        <w:t xml:space="preserve">'Stacked arrays', formed by combining semiconductor "laser" 'stacked arrays' specified </w:t>
      </w:r>
      <w:r w:rsidR="00C810D6" w:rsidRPr="00821A47">
        <w:rPr>
          <w:i/>
          <w:sz w:val="22"/>
          <w:szCs w:val="22"/>
        </w:rPr>
        <w:t>in</w:t>
      </w:r>
      <w:r w:rsidRPr="00821A47">
        <w:rPr>
          <w:i/>
          <w:sz w:val="22"/>
          <w:szCs w:val="22"/>
        </w:rPr>
        <w:t xml:space="preserve"> 6.A.5.d.1.e., that are designed to be further combined or modified are specified </w:t>
      </w:r>
      <w:r w:rsidR="00C810D6" w:rsidRPr="00821A47">
        <w:rPr>
          <w:i/>
          <w:sz w:val="22"/>
          <w:szCs w:val="22"/>
        </w:rPr>
        <w:t>in</w:t>
      </w:r>
      <w:r w:rsidRPr="00821A47">
        <w:rPr>
          <w:i/>
          <w:sz w:val="22"/>
          <w:szCs w:val="22"/>
        </w:rPr>
        <w:t xml:space="preserve"> 6.A.5.d.1.e.</w:t>
      </w:r>
    </w:p>
    <w:p w14:paraId="05C38434" w14:textId="77777777" w:rsidR="00CF3264" w:rsidRPr="00821A47" w:rsidRDefault="00CF3264" w:rsidP="00376F5B">
      <w:pPr>
        <w:pStyle w:val="1A1a"/>
        <w:tabs>
          <w:tab w:val="clear" w:pos="340"/>
          <w:tab w:val="clear" w:pos="700"/>
          <w:tab w:val="clear" w:pos="1179"/>
        </w:tabs>
        <w:spacing w:before="60"/>
        <w:ind w:left="3403" w:right="-23" w:hanging="851"/>
        <w:jc w:val="both"/>
        <w:rPr>
          <w:sz w:val="22"/>
          <w:szCs w:val="22"/>
        </w:rPr>
      </w:pPr>
      <w:r w:rsidRPr="00821A47">
        <w:rPr>
          <w:i/>
          <w:sz w:val="22"/>
          <w:szCs w:val="22"/>
          <w:u w:val="single" w:color="000000"/>
        </w:rPr>
        <w:t>Note 3</w:t>
      </w:r>
      <w:r w:rsidRPr="00821A47">
        <w:rPr>
          <w:i/>
          <w:sz w:val="22"/>
          <w:szCs w:val="22"/>
          <w:u w:color="000000"/>
        </w:rPr>
        <w:tab/>
        <w:t>6.A.5.d.1.e. does not apply to modular assemblies of single 'bars' designed to be fabricated into end-to-end stacked linear arrays.</w:t>
      </w:r>
    </w:p>
    <w:p w14:paraId="38B3646E" w14:textId="77777777" w:rsidR="00CF3264" w:rsidRPr="00821A47" w:rsidRDefault="00CF3264">
      <w:pPr>
        <w:pStyle w:val="1A1a"/>
        <w:spacing w:line="235" w:lineRule="auto"/>
        <w:ind w:left="0" w:right="-22" w:firstLine="0"/>
        <w:jc w:val="both"/>
        <w:rPr>
          <w:sz w:val="12"/>
          <w:szCs w:val="12"/>
        </w:rPr>
      </w:pPr>
    </w:p>
    <w:p w14:paraId="5520A9E0" w14:textId="77777777" w:rsidR="00CF3264" w:rsidRPr="00821A47" w:rsidRDefault="00CF3264">
      <w:pPr>
        <w:pStyle w:val="1A1a1"/>
        <w:ind w:left="2064" w:right="-23" w:hanging="2041"/>
        <w:jc w:val="both"/>
        <w:rPr>
          <w:sz w:val="22"/>
          <w:szCs w:val="22"/>
        </w:rPr>
      </w:pPr>
      <w:r w:rsidRPr="00821A47">
        <w:rPr>
          <w:spacing w:val="-2"/>
          <w:sz w:val="22"/>
          <w:szCs w:val="22"/>
        </w:rPr>
        <w:t>6.</w:t>
      </w:r>
      <w:r w:rsidRPr="00821A47">
        <w:rPr>
          <w:spacing w:val="-2"/>
          <w:sz w:val="22"/>
          <w:szCs w:val="22"/>
        </w:rPr>
        <w:tab/>
        <w:t>A.</w:t>
      </w:r>
      <w:r w:rsidRPr="00821A47">
        <w:rPr>
          <w:spacing w:val="-2"/>
          <w:sz w:val="22"/>
          <w:szCs w:val="22"/>
        </w:rPr>
        <w:tab/>
        <w:t>5.</w:t>
      </w:r>
      <w:r w:rsidRPr="00821A47">
        <w:rPr>
          <w:spacing w:val="-2"/>
          <w:sz w:val="22"/>
          <w:szCs w:val="22"/>
        </w:rPr>
        <w:tab/>
        <w:t>d.</w:t>
      </w:r>
      <w:r w:rsidRPr="00821A47">
        <w:rPr>
          <w:spacing w:val="-2"/>
          <w:sz w:val="22"/>
          <w:szCs w:val="22"/>
        </w:rPr>
        <w:tab/>
        <w:t>2</w:t>
      </w:r>
      <w:r w:rsidRPr="00821A47">
        <w:rPr>
          <w:sz w:val="22"/>
          <w:szCs w:val="22"/>
        </w:rPr>
        <w:t>.</w:t>
      </w:r>
      <w:r w:rsidRPr="00821A47">
        <w:rPr>
          <w:sz w:val="22"/>
          <w:szCs w:val="22"/>
        </w:rPr>
        <w:tab/>
        <w:t>Carbon monoxide (CO) "lasers" having any of the following:</w:t>
      </w:r>
    </w:p>
    <w:p w14:paraId="6121CF03" w14:textId="77777777" w:rsidR="00CF3264" w:rsidRPr="00821A47" w:rsidRDefault="00CF3264">
      <w:pPr>
        <w:pStyle w:val="1A1a1"/>
        <w:tabs>
          <w:tab w:val="clear" w:pos="1179"/>
          <w:tab w:val="left" w:pos="1170"/>
          <w:tab w:val="left" w:pos="2070"/>
        </w:tabs>
        <w:spacing w:line="235" w:lineRule="auto"/>
        <w:ind w:left="2520" w:right="-22" w:hanging="2610"/>
        <w:jc w:val="both"/>
        <w:rPr>
          <w:spacing w:val="-4"/>
          <w:sz w:val="22"/>
          <w:szCs w:val="22"/>
        </w:rPr>
      </w:pP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t>a.</w:t>
      </w:r>
      <w:r w:rsidRPr="00821A47">
        <w:rPr>
          <w:sz w:val="22"/>
          <w:szCs w:val="22"/>
        </w:rPr>
        <w:tab/>
        <w:t xml:space="preserve">Output energy exceeding 2 J per pulse and "peak power" exceeding 5 kW; </w:t>
      </w:r>
      <w:r w:rsidRPr="00821A47">
        <w:rPr>
          <w:sz w:val="22"/>
          <w:szCs w:val="22"/>
          <w:u w:val="single"/>
        </w:rPr>
        <w:t>or</w:t>
      </w:r>
    </w:p>
    <w:p w14:paraId="690FA1B8" w14:textId="77777777" w:rsidR="00CF3264" w:rsidRPr="00821A47" w:rsidRDefault="00CF3264">
      <w:pPr>
        <w:pStyle w:val="1A1a1"/>
        <w:tabs>
          <w:tab w:val="clear" w:pos="1179"/>
          <w:tab w:val="left" w:pos="1170"/>
          <w:tab w:val="left" w:pos="2070"/>
        </w:tabs>
        <w:spacing w:line="235" w:lineRule="auto"/>
        <w:ind w:left="2520" w:right="-22" w:hanging="2610"/>
        <w:jc w:val="both"/>
        <w:rPr>
          <w:sz w:val="22"/>
          <w:szCs w:val="22"/>
        </w:rPr>
      </w:pPr>
      <w:r w:rsidRPr="00821A47">
        <w:rPr>
          <w:spacing w:val="-4"/>
          <w:sz w:val="22"/>
          <w:szCs w:val="22"/>
        </w:rPr>
        <w:tab/>
      </w:r>
      <w:r w:rsidRPr="00821A47">
        <w:rPr>
          <w:spacing w:val="-4"/>
          <w:sz w:val="22"/>
          <w:szCs w:val="22"/>
        </w:rPr>
        <w:tab/>
      </w:r>
      <w:r w:rsidRPr="00821A47">
        <w:rPr>
          <w:spacing w:val="-4"/>
          <w:sz w:val="22"/>
          <w:szCs w:val="22"/>
        </w:rPr>
        <w:tab/>
      </w:r>
      <w:r w:rsidRPr="00821A47">
        <w:rPr>
          <w:spacing w:val="-4"/>
          <w:sz w:val="22"/>
          <w:szCs w:val="22"/>
        </w:rPr>
        <w:tab/>
      </w:r>
      <w:r w:rsidRPr="00821A47">
        <w:rPr>
          <w:spacing w:val="-4"/>
          <w:sz w:val="22"/>
          <w:szCs w:val="22"/>
        </w:rPr>
        <w:tab/>
        <w:t>b.</w:t>
      </w:r>
      <w:r w:rsidRPr="00821A47">
        <w:rPr>
          <w:spacing w:val="-4"/>
          <w:sz w:val="22"/>
          <w:szCs w:val="22"/>
        </w:rPr>
        <w:tab/>
      </w:r>
      <w:r w:rsidRPr="00821A47">
        <w:rPr>
          <w:sz w:val="22"/>
          <w:szCs w:val="22"/>
        </w:rPr>
        <w:t>Average or CW output power exceeding 5 kW;</w:t>
      </w:r>
    </w:p>
    <w:p w14:paraId="17BC04CF" w14:textId="77777777" w:rsidR="00CF3264" w:rsidRPr="00821A47" w:rsidRDefault="00CF3264">
      <w:pPr>
        <w:pStyle w:val="1A1a"/>
        <w:spacing w:line="235" w:lineRule="auto"/>
        <w:ind w:right="-22"/>
        <w:jc w:val="both"/>
        <w:rPr>
          <w:sz w:val="12"/>
          <w:szCs w:val="12"/>
        </w:rPr>
      </w:pPr>
    </w:p>
    <w:p w14:paraId="2311416F" w14:textId="77777777" w:rsidR="00CF3264" w:rsidRPr="00821A47" w:rsidRDefault="00D96F74">
      <w:pPr>
        <w:pStyle w:val="1A1a1"/>
        <w:ind w:left="2064" w:right="-23" w:hanging="2041"/>
        <w:jc w:val="both"/>
        <w:rPr>
          <w:sz w:val="22"/>
          <w:szCs w:val="22"/>
        </w:rPr>
      </w:pPr>
      <w:r w:rsidRPr="00821A47">
        <w:rPr>
          <w:spacing w:val="-2"/>
          <w:sz w:val="22"/>
          <w:szCs w:val="22"/>
        </w:rPr>
        <w:t>6.</w:t>
      </w:r>
      <w:r w:rsidRPr="00821A47">
        <w:rPr>
          <w:spacing w:val="-2"/>
          <w:sz w:val="22"/>
          <w:szCs w:val="22"/>
        </w:rPr>
        <w:tab/>
        <w:t>A.</w:t>
      </w:r>
      <w:r w:rsidRPr="00821A47">
        <w:rPr>
          <w:spacing w:val="-2"/>
          <w:sz w:val="22"/>
          <w:szCs w:val="22"/>
        </w:rPr>
        <w:tab/>
        <w:t>5.</w:t>
      </w:r>
      <w:r w:rsidRPr="00821A47">
        <w:rPr>
          <w:spacing w:val="-2"/>
          <w:sz w:val="22"/>
          <w:szCs w:val="22"/>
        </w:rPr>
        <w:tab/>
        <w:t>d.</w:t>
      </w:r>
      <w:r w:rsidRPr="00821A47">
        <w:rPr>
          <w:spacing w:val="-2"/>
          <w:sz w:val="22"/>
          <w:szCs w:val="22"/>
        </w:rPr>
        <w:tab/>
      </w:r>
      <w:r w:rsidR="00CF3264" w:rsidRPr="00821A47">
        <w:rPr>
          <w:spacing w:val="-2"/>
          <w:sz w:val="22"/>
          <w:szCs w:val="22"/>
        </w:rPr>
        <w:t>3</w:t>
      </w:r>
      <w:r w:rsidR="00CF3264" w:rsidRPr="00821A47">
        <w:rPr>
          <w:sz w:val="22"/>
          <w:szCs w:val="22"/>
        </w:rPr>
        <w:t>.</w:t>
      </w:r>
      <w:r w:rsidR="00CF3264" w:rsidRPr="00821A47">
        <w:rPr>
          <w:sz w:val="22"/>
          <w:szCs w:val="22"/>
        </w:rPr>
        <w:tab/>
        <w:t>Carbon dioxide (CO</w:t>
      </w:r>
      <w:r w:rsidR="00F13A99" w:rsidRPr="00821A47">
        <w:rPr>
          <w:sz w:val="22"/>
          <w:szCs w:val="22"/>
          <w:vertAlign w:val="subscript"/>
        </w:rPr>
        <w:t>2</w:t>
      </w:r>
      <w:r w:rsidR="00CF3264" w:rsidRPr="00821A47">
        <w:rPr>
          <w:sz w:val="22"/>
          <w:szCs w:val="22"/>
        </w:rPr>
        <w:t>) "lasers" having any of the following:</w:t>
      </w:r>
    </w:p>
    <w:p w14:paraId="6807F6B2" w14:textId="77777777" w:rsidR="00CF3264" w:rsidRPr="00821A47" w:rsidRDefault="00CF3264">
      <w:pPr>
        <w:pStyle w:val="1A1a1"/>
        <w:tabs>
          <w:tab w:val="clear" w:pos="1179"/>
          <w:tab w:val="left" w:pos="1170"/>
          <w:tab w:val="left" w:pos="2070"/>
        </w:tabs>
        <w:spacing w:line="235" w:lineRule="auto"/>
        <w:ind w:left="2520" w:right="-22" w:hanging="2610"/>
        <w:jc w:val="both"/>
        <w:rPr>
          <w:spacing w:val="-4"/>
          <w:sz w:val="22"/>
          <w:szCs w:val="22"/>
        </w:rPr>
      </w:pP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t>a.</w:t>
      </w:r>
      <w:r w:rsidRPr="00821A47">
        <w:rPr>
          <w:sz w:val="22"/>
          <w:szCs w:val="22"/>
        </w:rPr>
        <w:tab/>
        <w:t>CW output power exceeding 15 kW;</w:t>
      </w:r>
    </w:p>
    <w:p w14:paraId="148FED6C" w14:textId="77777777" w:rsidR="00CF3264" w:rsidRPr="00821A47" w:rsidRDefault="00CF3264">
      <w:pPr>
        <w:pStyle w:val="1A1a1"/>
        <w:tabs>
          <w:tab w:val="clear" w:pos="1179"/>
          <w:tab w:val="left" w:pos="1170"/>
          <w:tab w:val="left" w:pos="2070"/>
        </w:tabs>
        <w:spacing w:line="235" w:lineRule="auto"/>
        <w:ind w:left="2520" w:right="-22" w:hanging="2610"/>
        <w:jc w:val="both"/>
        <w:rPr>
          <w:sz w:val="22"/>
          <w:szCs w:val="22"/>
        </w:rPr>
      </w:pPr>
      <w:r w:rsidRPr="00821A47">
        <w:rPr>
          <w:spacing w:val="-4"/>
          <w:sz w:val="22"/>
          <w:szCs w:val="22"/>
        </w:rPr>
        <w:tab/>
      </w:r>
      <w:r w:rsidRPr="00821A47">
        <w:rPr>
          <w:spacing w:val="-4"/>
          <w:sz w:val="22"/>
          <w:szCs w:val="22"/>
        </w:rPr>
        <w:tab/>
      </w:r>
      <w:r w:rsidRPr="00821A47">
        <w:rPr>
          <w:spacing w:val="-4"/>
          <w:sz w:val="22"/>
          <w:szCs w:val="22"/>
        </w:rPr>
        <w:tab/>
      </w:r>
      <w:r w:rsidRPr="00821A47">
        <w:rPr>
          <w:spacing w:val="-4"/>
          <w:sz w:val="22"/>
          <w:szCs w:val="22"/>
        </w:rPr>
        <w:tab/>
      </w:r>
      <w:r w:rsidRPr="00821A47">
        <w:rPr>
          <w:spacing w:val="-4"/>
          <w:sz w:val="22"/>
          <w:szCs w:val="22"/>
        </w:rPr>
        <w:tab/>
        <w:t>b.</w:t>
      </w:r>
      <w:r w:rsidRPr="00821A47">
        <w:rPr>
          <w:spacing w:val="-4"/>
          <w:sz w:val="22"/>
          <w:szCs w:val="22"/>
        </w:rPr>
        <w:tab/>
      </w:r>
      <w:r w:rsidRPr="00821A47">
        <w:rPr>
          <w:sz w:val="22"/>
          <w:szCs w:val="22"/>
        </w:rPr>
        <w:t>Pulsed output with a "pulse duration" exceeding 10 µs and any of the following:</w:t>
      </w:r>
    </w:p>
    <w:p w14:paraId="70940B25" w14:textId="77777777" w:rsidR="00CF3264" w:rsidRPr="00821A47" w:rsidRDefault="00CF3264">
      <w:pPr>
        <w:pStyle w:val="1A1a1a1"/>
        <w:ind w:right="-22"/>
        <w:jc w:val="both"/>
        <w:rPr>
          <w:sz w:val="22"/>
          <w:szCs w:val="22"/>
        </w:rPr>
      </w:pP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t>1.</w:t>
      </w:r>
      <w:r w:rsidRPr="00821A47">
        <w:rPr>
          <w:sz w:val="22"/>
          <w:szCs w:val="22"/>
        </w:rPr>
        <w:tab/>
        <w:t xml:space="preserve">"Average output power" exceeding 10 kW; </w:t>
      </w:r>
      <w:r w:rsidRPr="00821A47">
        <w:rPr>
          <w:sz w:val="22"/>
          <w:szCs w:val="22"/>
          <w:u w:val="single"/>
        </w:rPr>
        <w:t>or</w:t>
      </w:r>
    </w:p>
    <w:p w14:paraId="7A7C6C25" w14:textId="77777777" w:rsidR="00CF3264" w:rsidRPr="00821A47" w:rsidRDefault="00CF3264">
      <w:pPr>
        <w:pStyle w:val="1A1a1a1"/>
        <w:ind w:right="-22"/>
        <w:jc w:val="both"/>
        <w:rPr>
          <w:sz w:val="22"/>
          <w:szCs w:val="22"/>
        </w:rPr>
      </w:pP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t>2.</w:t>
      </w:r>
      <w:r w:rsidRPr="00821A47">
        <w:rPr>
          <w:sz w:val="22"/>
          <w:szCs w:val="22"/>
        </w:rPr>
        <w:tab/>
        <w:t xml:space="preserve">"Peak power" exceeding 100 kW; </w:t>
      </w:r>
      <w:r w:rsidRPr="00821A47">
        <w:rPr>
          <w:sz w:val="22"/>
          <w:szCs w:val="22"/>
          <w:u w:val="single"/>
        </w:rPr>
        <w:t>or</w:t>
      </w:r>
    </w:p>
    <w:p w14:paraId="124DC241" w14:textId="77777777" w:rsidR="00CF3264" w:rsidRPr="00821A47" w:rsidRDefault="00CF3264">
      <w:pPr>
        <w:pStyle w:val="1A1a1"/>
        <w:tabs>
          <w:tab w:val="clear" w:pos="1179"/>
          <w:tab w:val="left" w:pos="1170"/>
          <w:tab w:val="left" w:pos="2070"/>
        </w:tabs>
        <w:spacing w:line="235" w:lineRule="auto"/>
        <w:ind w:left="2520" w:right="-22" w:hanging="2610"/>
        <w:jc w:val="both"/>
        <w:rPr>
          <w:sz w:val="22"/>
          <w:szCs w:val="22"/>
        </w:rPr>
      </w:pPr>
      <w:r w:rsidRPr="00821A47">
        <w:rPr>
          <w:spacing w:val="-4"/>
          <w:sz w:val="22"/>
          <w:szCs w:val="22"/>
        </w:rPr>
        <w:tab/>
      </w:r>
      <w:r w:rsidRPr="00821A47">
        <w:rPr>
          <w:spacing w:val="-4"/>
          <w:sz w:val="22"/>
          <w:szCs w:val="22"/>
        </w:rPr>
        <w:tab/>
      </w:r>
      <w:r w:rsidRPr="00821A47">
        <w:rPr>
          <w:spacing w:val="-4"/>
          <w:sz w:val="22"/>
          <w:szCs w:val="22"/>
        </w:rPr>
        <w:tab/>
      </w:r>
      <w:r w:rsidRPr="00821A47">
        <w:rPr>
          <w:spacing w:val="-4"/>
          <w:sz w:val="22"/>
          <w:szCs w:val="22"/>
        </w:rPr>
        <w:tab/>
      </w:r>
      <w:r w:rsidRPr="00821A47">
        <w:rPr>
          <w:spacing w:val="-4"/>
          <w:sz w:val="22"/>
          <w:szCs w:val="22"/>
        </w:rPr>
        <w:tab/>
        <w:t>c.</w:t>
      </w:r>
      <w:r w:rsidRPr="00821A47">
        <w:rPr>
          <w:spacing w:val="-4"/>
          <w:sz w:val="22"/>
          <w:szCs w:val="22"/>
        </w:rPr>
        <w:tab/>
      </w:r>
      <w:r w:rsidRPr="00821A47">
        <w:rPr>
          <w:sz w:val="22"/>
          <w:szCs w:val="22"/>
        </w:rPr>
        <w:t>Pulsed output with a "pulse duration" equal to or less than 10 µs and any of the following:</w:t>
      </w:r>
    </w:p>
    <w:p w14:paraId="4C21E000" w14:textId="77777777" w:rsidR="00CF3264" w:rsidRPr="00821A47" w:rsidRDefault="00CF3264">
      <w:pPr>
        <w:pStyle w:val="1A1a1a1"/>
        <w:ind w:right="-22"/>
        <w:jc w:val="both"/>
        <w:rPr>
          <w:sz w:val="22"/>
          <w:szCs w:val="22"/>
        </w:rPr>
      </w:pP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t>1.</w:t>
      </w:r>
      <w:r w:rsidRPr="00821A47">
        <w:rPr>
          <w:sz w:val="22"/>
          <w:szCs w:val="22"/>
        </w:rPr>
        <w:tab/>
        <w:t xml:space="preserve">Pulse energy exceeding 5 J per pulse; </w:t>
      </w:r>
      <w:r w:rsidRPr="00821A47">
        <w:rPr>
          <w:sz w:val="22"/>
          <w:szCs w:val="22"/>
          <w:u w:val="single"/>
        </w:rPr>
        <w:t>or</w:t>
      </w:r>
    </w:p>
    <w:p w14:paraId="4A9B362B" w14:textId="77777777" w:rsidR="00CF3264" w:rsidRPr="00821A47" w:rsidRDefault="00CF3264">
      <w:pPr>
        <w:pStyle w:val="1A1a1a1"/>
        <w:ind w:right="-22"/>
        <w:jc w:val="both"/>
        <w:rPr>
          <w:sz w:val="22"/>
          <w:szCs w:val="22"/>
        </w:rPr>
      </w:pP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t>2.</w:t>
      </w:r>
      <w:r w:rsidRPr="00821A47">
        <w:rPr>
          <w:sz w:val="22"/>
          <w:szCs w:val="22"/>
        </w:rPr>
        <w:tab/>
        <w:t>"Average output power" exceeding 2.5 kW;</w:t>
      </w:r>
    </w:p>
    <w:p w14:paraId="3F79E51D" w14:textId="77777777" w:rsidR="00CF3264" w:rsidRPr="00821A47" w:rsidRDefault="00CF3264">
      <w:pPr>
        <w:pStyle w:val="1A1a"/>
        <w:spacing w:line="235" w:lineRule="auto"/>
        <w:ind w:right="-22"/>
        <w:jc w:val="both"/>
        <w:rPr>
          <w:sz w:val="12"/>
          <w:szCs w:val="12"/>
        </w:rPr>
      </w:pPr>
    </w:p>
    <w:p w14:paraId="42576D0A" w14:textId="77777777" w:rsidR="00CF3264" w:rsidRPr="00821A47" w:rsidRDefault="00D96F74">
      <w:pPr>
        <w:pStyle w:val="1A1a1"/>
        <w:ind w:left="2064" w:right="-23" w:hanging="2041"/>
        <w:jc w:val="both"/>
        <w:rPr>
          <w:sz w:val="22"/>
          <w:szCs w:val="22"/>
        </w:rPr>
      </w:pPr>
      <w:r w:rsidRPr="00821A47">
        <w:rPr>
          <w:spacing w:val="-2"/>
          <w:sz w:val="22"/>
          <w:szCs w:val="22"/>
        </w:rPr>
        <w:t>6.</w:t>
      </w:r>
      <w:r w:rsidRPr="00821A47">
        <w:rPr>
          <w:spacing w:val="-2"/>
          <w:sz w:val="22"/>
          <w:szCs w:val="22"/>
        </w:rPr>
        <w:tab/>
        <w:t>A.</w:t>
      </w:r>
      <w:r w:rsidRPr="00821A47">
        <w:rPr>
          <w:spacing w:val="-2"/>
          <w:sz w:val="22"/>
          <w:szCs w:val="22"/>
        </w:rPr>
        <w:tab/>
        <w:t>5.</w:t>
      </w:r>
      <w:r w:rsidRPr="00821A47">
        <w:rPr>
          <w:spacing w:val="-2"/>
          <w:sz w:val="22"/>
          <w:szCs w:val="22"/>
        </w:rPr>
        <w:tab/>
        <w:t>d.</w:t>
      </w:r>
      <w:r w:rsidRPr="00821A47">
        <w:rPr>
          <w:spacing w:val="-2"/>
          <w:sz w:val="22"/>
          <w:szCs w:val="22"/>
        </w:rPr>
        <w:tab/>
      </w:r>
      <w:r w:rsidR="00CF3264" w:rsidRPr="00821A47">
        <w:rPr>
          <w:spacing w:val="-2"/>
          <w:sz w:val="22"/>
          <w:szCs w:val="22"/>
        </w:rPr>
        <w:t>4</w:t>
      </w:r>
      <w:r w:rsidR="00CF3264" w:rsidRPr="00821A47">
        <w:rPr>
          <w:sz w:val="22"/>
          <w:szCs w:val="22"/>
        </w:rPr>
        <w:t>.</w:t>
      </w:r>
      <w:r w:rsidR="00CF3264" w:rsidRPr="00821A47">
        <w:rPr>
          <w:sz w:val="22"/>
          <w:szCs w:val="22"/>
        </w:rPr>
        <w:tab/>
        <w:t>Excimer "lasers" having any of the following:</w:t>
      </w:r>
    </w:p>
    <w:p w14:paraId="2EFEFADD" w14:textId="77777777" w:rsidR="00CF3264" w:rsidRPr="00821A47" w:rsidRDefault="00CF3264">
      <w:pPr>
        <w:pStyle w:val="1A1a1"/>
        <w:tabs>
          <w:tab w:val="clear" w:pos="1179"/>
          <w:tab w:val="left" w:pos="1170"/>
          <w:tab w:val="left" w:pos="2070"/>
        </w:tabs>
        <w:spacing w:line="235" w:lineRule="auto"/>
        <w:ind w:left="2520" w:right="-22" w:hanging="2610"/>
        <w:jc w:val="both"/>
        <w:rPr>
          <w:spacing w:val="-4"/>
          <w:sz w:val="22"/>
          <w:szCs w:val="22"/>
        </w:rPr>
      </w:pP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t>a.</w:t>
      </w:r>
      <w:r w:rsidRPr="00821A47">
        <w:rPr>
          <w:sz w:val="22"/>
          <w:szCs w:val="22"/>
        </w:rPr>
        <w:tab/>
        <w:t>Output wavelength not exceeding 150 nm and any of the following:</w:t>
      </w:r>
    </w:p>
    <w:p w14:paraId="06EACF26" w14:textId="77777777" w:rsidR="00CF3264" w:rsidRPr="00821A47" w:rsidRDefault="00CF3264">
      <w:pPr>
        <w:pStyle w:val="1A1a1a1"/>
        <w:ind w:right="-22"/>
        <w:jc w:val="both"/>
        <w:rPr>
          <w:sz w:val="22"/>
          <w:szCs w:val="22"/>
        </w:rPr>
      </w:pP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t>1.</w:t>
      </w:r>
      <w:r w:rsidRPr="00821A47">
        <w:rPr>
          <w:sz w:val="22"/>
          <w:szCs w:val="22"/>
        </w:rPr>
        <w:tab/>
        <w:t>Output energy exceeding 50 </w:t>
      </w:r>
      <w:proofErr w:type="spellStart"/>
      <w:r w:rsidRPr="00821A47">
        <w:rPr>
          <w:sz w:val="22"/>
          <w:szCs w:val="22"/>
        </w:rPr>
        <w:t>mJ</w:t>
      </w:r>
      <w:proofErr w:type="spellEnd"/>
      <w:r w:rsidRPr="00821A47">
        <w:rPr>
          <w:sz w:val="22"/>
          <w:szCs w:val="22"/>
        </w:rPr>
        <w:t xml:space="preserve"> per pulse; </w:t>
      </w:r>
      <w:r w:rsidRPr="00821A47">
        <w:rPr>
          <w:sz w:val="22"/>
          <w:szCs w:val="22"/>
          <w:u w:val="single"/>
        </w:rPr>
        <w:t>or</w:t>
      </w:r>
    </w:p>
    <w:p w14:paraId="791996A1" w14:textId="77777777" w:rsidR="00CF3264" w:rsidRPr="00821A47" w:rsidRDefault="00CF3264">
      <w:pPr>
        <w:pStyle w:val="1A1a1a1"/>
        <w:ind w:right="-22"/>
        <w:jc w:val="both"/>
        <w:rPr>
          <w:sz w:val="22"/>
          <w:szCs w:val="22"/>
        </w:rPr>
      </w:pP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t>2.</w:t>
      </w:r>
      <w:r w:rsidRPr="00821A47">
        <w:rPr>
          <w:sz w:val="22"/>
          <w:szCs w:val="22"/>
        </w:rPr>
        <w:tab/>
        <w:t>"Average output power" exceeding 1 W;</w:t>
      </w:r>
    </w:p>
    <w:p w14:paraId="65B496AC" w14:textId="77777777" w:rsidR="00A15172" w:rsidRPr="00821A47" w:rsidRDefault="00A15172" w:rsidP="00E306CE">
      <w:pPr>
        <w:pStyle w:val="1A1a1"/>
        <w:tabs>
          <w:tab w:val="clear" w:pos="1179"/>
          <w:tab w:val="left" w:pos="1170"/>
          <w:tab w:val="left" w:pos="2070"/>
        </w:tabs>
        <w:ind w:left="2517" w:right="-23" w:hanging="2608"/>
        <w:jc w:val="both"/>
        <w:rPr>
          <w:spacing w:val="-2"/>
          <w:sz w:val="16"/>
          <w:szCs w:val="16"/>
        </w:rPr>
      </w:pPr>
    </w:p>
    <w:p w14:paraId="5C052BCF" w14:textId="77777777" w:rsidR="00CF3264" w:rsidRPr="00821A47" w:rsidRDefault="00A15172" w:rsidP="00E306CE">
      <w:pPr>
        <w:pStyle w:val="1A1a1"/>
        <w:tabs>
          <w:tab w:val="clear" w:pos="1179"/>
          <w:tab w:val="left" w:pos="1170"/>
          <w:tab w:val="left" w:pos="2070"/>
        </w:tabs>
        <w:ind w:left="2517" w:right="-23" w:hanging="2608"/>
        <w:jc w:val="both"/>
        <w:rPr>
          <w:spacing w:val="-4"/>
          <w:sz w:val="22"/>
          <w:szCs w:val="22"/>
        </w:rPr>
      </w:pPr>
      <w:r w:rsidRPr="00821A47">
        <w:rPr>
          <w:spacing w:val="-2"/>
          <w:sz w:val="22"/>
          <w:szCs w:val="22"/>
        </w:rPr>
        <w:t>6.</w:t>
      </w:r>
      <w:r w:rsidRPr="00821A47">
        <w:rPr>
          <w:spacing w:val="-2"/>
          <w:sz w:val="22"/>
          <w:szCs w:val="22"/>
        </w:rPr>
        <w:tab/>
        <w:t>A.</w:t>
      </w:r>
      <w:r w:rsidRPr="00821A47">
        <w:rPr>
          <w:spacing w:val="-2"/>
          <w:sz w:val="22"/>
          <w:szCs w:val="22"/>
        </w:rPr>
        <w:tab/>
        <w:t>5.</w:t>
      </w:r>
      <w:r w:rsidRPr="00821A47">
        <w:rPr>
          <w:spacing w:val="-2"/>
          <w:sz w:val="22"/>
          <w:szCs w:val="22"/>
        </w:rPr>
        <w:tab/>
        <w:t>d.</w:t>
      </w:r>
      <w:r w:rsidRPr="00821A47">
        <w:rPr>
          <w:spacing w:val="-2"/>
          <w:sz w:val="22"/>
          <w:szCs w:val="22"/>
        </w:rPr>
        <w:tab/>
        <w:t>4</w:t>
      </w:r>
      <w:r w:rsidRPr="00821A47">
        <w:rPr>
          <w:sz w:val="22"/>
          <w:szCs w:val="22"/>
        </w:rPr>
        <w:t>.</w:t>
      </w:r>
      <w:r w:rsidRPr="00821A47">
        <w:rPr>
          <w:sz w:val="22"/>
          <w:szCs w:val="22"/>
        </w:rPr>
        <w:tab/>
      </w:r>
      <w:r w:rsidR="00CF3264" w:rsidRPr="00821A47">
        <w:rPr>
          <w:sz w:val="22"/>
          <w:szCs w:val="22"/>
        </w:rPr>
        <w:t>b.</w:t>
      </w:r>
      <w:r w:rsidR="00CF3264" w:rsidRPr="00821A47">
        <w:rPr>
          <w:sz w:val="22"/>
          <w:szCs w:val="22"/>
        </w:rPr>
        <w:tab/>
        <w:t>Output wavelength exceeding 150 nm but not exceeding 190 nm and any of the following:</w:t>
      </w:r>
    </w:p>
    <w:p w14:paraId="4D6E908C" w14:textId="77777777" w:rsidR="00CF3264" w:rsidRPr="00821A47" w:rsidRDefault="00CF3264" w:rsidP="00E306CE">
      <w:pPr>
        <w:pStyle w:val="1A1a1a1"/>
        <w:ind w:right="-22"/>
        <w:jc w:val="both"/>
        <w:rPr>
          <w:sz w:val="22"/>
          <w:szCs w:val="22"/>
        </w:rPr>
      </w:pP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t>1.</w:t>
      </w:r>
      <w:r w:rsidRPr="00821A47">
        <w:rPr>
          <w:sz w:val="22"/>
          <w:szCs w:val="22"/>
        </w:rPr>
        <w:tab/>
        <w:t xml:space="preserve">Output energy exceeding 1.5 J per pulse; </w:t>
      </w:r>
      <w:r w:rsidRPr="00821A47">
        <w:rPr>
          <w:sz w:val="22"/>
          <w:szCs w:val="22"/>
          <w:u w:val="single"/>
        </w:rPr>
        <w:t>or</w:t>
      </w:r>
    </w:p>
    <w:p w14:paraId="25AC175D" w14:textId="77777777" w:rsidR="00CF3264" w:rsidRPr="00821A47" w:rsidRDefault="00CF3264" w:rsidP="00E306CE">
      <w:pPr>
        <w:pStyle w:val="1A1a1a1"/>
        <w:ind w:right="-22"/>
        <w:jc w:val="both"/>
        <w:rPr>
          <w:sz w:val="22"/>
          <w:szCs w:val="22"/>
        </w:rPr>
      </w:pP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t>2.</w:t>
      </w:r>
      <w:r w:rsidRPr="00821A47">
        <w:rPr>
          <w:sz w:val="22"/>
          <w:szCs w:val="22"/>
        </w:rPr>
        <w:tab/>
        <w:t>"Average output power" exceeding 120 W;</w:t>
      </w:r>
    </w:p>
    <w:p w14:paraId="56090FB8" w14:textId="77777777" w:rsidR="00CF3264" w:rsidRPr="00821A47" w:rsidRDefault="00BA3208" w:rsidP="00E306CE">
      <w:pPr>
        <w:pStyle w:val="1A1a1"/>
        <w:tabs>
          <w:tab w:val="clear" w:pos="1179"/>
          <w:tab w:val="left" w:pos="1170"/>
          <w:tab w:val="left" w:pos="2070"/>
        </w:tabs>
        <w:ind w:left="2517" w:right="-23" w:hanging="2608"/>
        <w:jc w:val="both"/>
        <w:rPr>
          <w:spacing w:val="-4"/>
          <w:sz w:val="22"/>
          <w:szCs w:val="22"/>
        </w:rPr>
      </w:pPr>
      <w:r w:rsidRPr="00821A47">
        <w:rPr>
          <w:spacing w:val="-2"/>
          <w:sz w:val="22"/>
          <w:szCs w:val="22"/>
        </w:rPr>
        <w:tab/>
      </w:r>
      <w:r w:rsidRPr="00821A47">
        <w:rPr>
          <w:spacing w:val="-2"/>
          <w:sz w:val="22"/>
          <w:szCs w:val="22"/>
        </w:rPr>
        <w:tab/>
      </w:r>
      <w:r w:rsidRPr="00821A47">
        <w:rPr>
          <w:spacing w:val="-2"/>
          <w:sz w:val="22"/>
          <w:szCs w:val="22"/>
        </w:rPr>
        <w:tab/>
      </w:r>
      <w:r w:rsidR="008A0D97" w:rsidRPr="00821A47">
        <w:rPr>
          <w:spacing w:val="-2"/>
          <w:sz w:val="22"/>
          <w:szCs w:val="22"/>
        </w:rPr>
        <w:tab/>
      </w:r>
      <w:r w:rsidR="008A0D97" w:rsidRPr="00821A47">
        <w:rPr>
          <w:sz w:val="22"/>
          <w:szCs w:val="22"/>
        </w:rPr>
        <w:tab/>
      </w:r>
      <w:r w:rsidR="00CF3264" w:rsidRPr="00821A47">
        <w:rPr>
          <w:sz w:val="22"/>
          <w:szCs w:val="22"/>
        </w:rPr>
        <w:t>c.</w:t>
      </w:r>
      <w:r w:rsidR="00CF3264" w:rsidRPr="00821A47">
        <w:rPr>
          <w:sz w:val="22"/>
          <w:szCs w:val="22"/>
        </w:rPr>
        <w:tab/>
        <w:t>Output wavelength exceeding 190 nm but not exceeding 360 nm and any of the following:</w:t>
      </w:r>
    </w:p>
    <w:p w14:paraId="34ACE3E1" w14:textId="77777777" w:rsidR="00CF3264" w:rsidRPr="00821A47" w:rsidRDefault="00CF3264" w:rsidP="00E306CE">
      <w:pPr>
        <w:pStyle w:val="1A1a1a1"/>
        <w:ind w:right="-22"/>
        <w:jc w:val="both"/>
        <w:rPr>
          <w:sz w:val="22"/>
          <w:szCs w:val="22"/>
        </w:rPr>
      </w:pP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t>1.</w:t>
      </w:r>
      <w:r w:rsidRPr="00821A47">
        <w:rPr>
          <w:sz w:val="22"/>
          <w:szCs w:val="22"/>
        </w:rPr>
        <w:tab/>
        <w:t xml:space="preserve">Output energy exceeding 10 J per pulse; </w:t>
      </w:r>
      <w:r w:rsidRPr="00821A47">
        <w:rPr>
          <w:sz w:val="22"/>
          <w:szCs w:val="22"/>
          <w:u w:val="single"/>
        </w:rPr>
        <w:t>or</w:t>
      </w:r>
    </w:p>
    <w:p w14:paraId="67AF0700" w14:textId="77777777" w:rsidR="00CF3264" w:rsidRPr="00821A47" w:rsidRDefault="00CF3264" w:rsidP="00E306CE">
      <w:pPr>
        <w:pStyle w:val="1A1a1a1"/>
        <w:ind w:right="-22"/>
        <w:jc w:val="both"/>
        <w:rPr>
          <w:sz w:val="22"/>
          <w:szCs w:val="22"/>
        </w:rPr>
      </w:pP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t>2.</w:t>
      </w:r>
      <w:r w:rsidRPr="00821A47">
        <w:rPr>
          <w:sz w:val="22"/>
          <w:szCs w:val="22"/>
        </w:rPr>
        <w:tab/>
        <w:t xml:space="preserve">"Average output power" exceeding 500 W; </w:t>
      </w:r>
      <w:r w:rsidRPr="00821A47">
        <w:rPr>
          <w:sz w:val="22"/>
          <w:szCs w:val="22"/>
          <w:u w:val="single"/>
        </w:rPr>
        <w:t>or</w:t>
      </w:r>
    </w:p>
    <w:p w14:paraId="40AC8A27" w14:textId="77777777" w:rsidR="00CF3264" w:rsidRPr="00821A47" w:rsidRDefault="00BA3208" w:rsidP="00E306CE">
      <w:pPr>
        <w:pStyle w:val="1A1a1"/>
        <w:tabs>
          <w:tab w:val="clear" w:pos="1179"/>
          <w:tab w:val="left" w:pos="1170"/>
          <w:tab w:val="left" w:pos="2070"/>
        </w:tabs>
        <w:ind w:left="2517" w:right="-23" w:hanging="2608"/>
        <w:jc w:val="both"/>
        <w:rPr>
          <w:spacing w:val="-4"/>
          <w:sz w:val="22"/>
          <w:szCs w:val="22"/>
        </w:rPr>
      </w:pPr>
      <w:r w:rsidRPr="00821A47">
        <w:rPr>
          <w:spacing w:val="-2"/>
          <w:sz w:val="22"/>
          <w:szCs w:val="22"/>
        </w:rPr>
        <w:tab/>
      </w:r>
      <w:r w:rsidRPr="00821A47">
        <w:rPr>
          <w:spacing w:val="-2"/>
          <w:sz w:val="22"/>
          <w:szCs w:val="22"/>
        </w:rPr>
        <w:tab/>
      </w:r>
      <w:r w:rsidRPr="00821A47">
        <w:rPr>
          <w:spacing w:val="-2"/>
          <w:sz w:val="22"/>
          <w:szCs w:val="22"/>
        </w:rPr>
        <w:tab/>
      </w:r>
      <w:r w:rsidR="00CF3264" w:rsidRPr="00821A47">
        <w:rPr>
          <w:spacing w:val="-2"/>
          <w:sz w:val="22"/>
          <w:szCs w:val="22"/>
        </w:rPr>
        <w:tab/>
      </w:r>
      <w:r w:rsidR="00CF3264" w:rsidRPr="00821A47">
        <w:rPr>
          <w:sz w:val="22"/>
          <w:szCs w:val="22"/>
        </w:rPr>
        <w:tab/>
        <w:t>d.</w:t>
      </w:r>
      <w:r w:rsidR="00CF3264" w:rsidRPr="00821A47">
        <w:rPr>
          <w:sz w:val="22"/>
          <w:szCs w:val="22"/>
        </w:rPr>
        <w:tab/>
        <w:t>Output wavelength exceeding 360 nm and any of the following:</w:t>
      </w:r>
    </w:p>
    <w:p w14:paraId="363CDD60" w14:textId="77777777" w:rsidR="00CF3264" w:rsidRPr="00821A47" w:rsidRDefault="00CF3264">
      <w:pPr>
        <w:pStyle w:val="1A1a1a1"/>
        <w:ind w:right="-22"/>
        <w:jc w:val="both"/>
        <w:rPr>
          <w:sz w:val="22"/>
          <w:szCs w:val="22"/>
        </w:rPr>
      </w:pP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t>1.</w:t>
      </w:r>
      <w:r w:rsidRPr="00821A47">
        <w:rPr>
          <w:sz w:val="22"/>
          <w:szCs w:val="22"/>
        </w:rPr>
        <w:tab/>
        <w:t xml:space="preserve">Output energy exceeding 1.5 J per pulse; </w:t>
      </w:r>
      <w:r w:rsidRPr="00821A47">
        <w:rPr>
          <w:sz w:val="22"/>
          <w:szCs w:val="22"/>
          <w:u w:val="single"/>
        </w:rPr>
        <w:t>or</w:t>
      </w:r>
    </w:p>
    <w:p w14:paraId="5805723B" w14:textId="77777777" w:rsidR="00CF3264" w:rsidRPr="00821A47" w:rsidRDefault="00CF3264">
      <w:pPr>
        <w:pStyle w:val="1A1a1a1"/>
        <w:ind w:right="-22"/>
        <w:jc w:val="both"/>
        <w:rPr>
          <w:sz w:val="22"/>
          <w:szCs w:val="22"/>
        </w:rPr>
      </w:pP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t>2.</w:t>
      </w:r>
      <w:r w:rsidRPr="00821A47">
        <w:rPr>
          <w:sz w:val="22"/>
          <w:szCs w:val="22"/>
        </w:rPr>
        <w:tab/>
        <w:t>"Average output power" exceeding 30 W;</w:t>
      </w:r>
    </w:p>
    <w:p w14:paraId="63FC30C6" w14:textId="77777777" w:rsidR="00CF3264" w:rsidRPr="00821A47" w:rsidRDefault="00CF3264" w:rsidP="00001519">
      <w:pPr>
        <w:pStyle w:val="1A1a1note1"/>
        <w:spacing w:before="60"/>
        <w:ind w:left="2857" w:right="-23" w:hanging="799"/>
        <w:jc w:val="both"/>
        <w:rPr>
          <w:i/>
          <w:sz w:val="22"/>
          <w:szCs w:val="22"/>
        </w:rPr>
      </w:pPr>
      <w:r w:rsidRPr="00821A47">
        <w:rPr>
          <w:i/>
          <w:sz w:val="22"/>
          <w:szCs w:val="22"/>
          <w:u w:val="single"/>
        </w:rPr>
        <w:t>N.B.</w:t>
      </w:r>
      <w:r w:rsidRPr="00821A47">
        <w:rPr>
          <w:i/>
          <w:sz w:val="22"/>
          <w:szCs w:val="22"/>
        </w:rPr>
        <w:tab/>
      </w:r>
      <w:r w:rsidRPr="00821A47">
        <w:rPr>
          <w:i/>
          <w:spacing w:val="-2"/>
          <w:sz w:val="22"/>
          <w:szCs w:val="22"/>
        </w:rPr>
        <w:t>For excimer "lasers" specially designed for lithography equipment, see 3.B.1.</w:t>
      </w:r>
    </w:p>
    <w:p w14:paraId="5CE818FC" w14:textId="77777777" w:rsidR="00CF3264" w:rsidRPr="00821A47" w:rsidRDefault="00CF3264">
      <w:pPr>
        <w:pStyle w:val="1A1a"/>
        <w:spacing w:line="235" w:lineRule="auto"/>
        <w:ind w:right="-22"/>
        <w:jc w:val="both"/>
        <w:rPr>
          <w:sz w:val="12"/>
          <w:szCs w:val="12"/>
        </w:rPr>
      </w:pPr>
    </w:p>
    <w:p w14:paraId="4F135B74" w14:textId="77777777" w:rsidR="004A139F" w:rsidRPr="00821A47" w:rsidRDefault="004A139F">
      <w:pPr>
        <w:pStyle w:val="1A1a"/>
        <w:spacing w:line="235" w:lineRule="auto"/>
        <w:ind w:right="-22"/>
        <w:jc w:val="both"/>
        <w:rPr>
          <w:sz w:val="12"/>
          <w:szCs w:val="12"/>
        </w:rPr>
      </w:pPr>
    </w:p>
    <w:p w14:paraId="34A85E2A" w14:textId="77777777" w:rsidR="004A139F" w:rsidRPr="00821A47" w:rsidRDefault="004A139F">
      <w:pPr>
        <w:pStyle w:val="1A1a"/>
        <w:spacing w:line="235" w:lineRule="auto"/>
        <w:ind w:right="-22"/>
        <w:jc w:val="both"/>
        <w:rPr>
          <w:sz w:val="12"/>
          <w:szCs w:val="12"/>
        </w:rPr>
      </w:pPr>
    </w:p>
    <w:p w14:paraId="3A312FC0" w14:textId="77777777" w:rsidR="00CF3264" w:rsidRPr="00821A47" w:rsidRDefault="00CF3264">
      <w:pPr>
        <w:pStyle w:val="1A1a1"/>
        <w:ind w:left="2064" w:right="-23" w:hanging="2041"/>
        <w:jc w:val="both"/>
        <w:rPr>
          <w:sz w:val="22"/>
          <w:szCs w:val="22"/>
        </w:rPr>
      </w:pPr>
      <w:r w:rsidRPr="00821A47">
        <w:rPr>
          <w:spacing w:val="-2"/>
          <w:sz w:val="22"/>
          <w:szCs w:val="22"/>
        </w:rPr>
        <w:t>6.</w:t>
      </w:r>
      <w:r w:rsidRPr="00821A47">
        <w:rPr>
          <w:spacing w:val="-2"/>
          <w:sz w:val="22"/>
          <w:szCs w:val="22"/>
        </w:rPr>
        <w:tab/>
        <w:t>A.</w:t>
      </w:r>
      <w:r w:rsidRPr="00821A47">
        <w:rPr>
          <w:spacing w:val="-2"/>
          <w:sz w:val="22"/>
          <w:szCs w:val="22"/>
        </w:rPr>
        <w:tab/>
        <w:t>5.</w:t>
      </w:r>
      <w:r w:rsidRPr="00821A47">
        <w:rPr>
          <w:spacing w:val="-2"/>
          <w:sz w:val="22"/>
          <w:szCs w:val="22"/>
        </w:rPr>
        <w:tab/>
        <w:t>d.</w:t>
      </w:r>
      <w:r w:rsidRPr="00821A47">
        <w:rPr>
          <w:spacing w:val="-2"/>
          <w:sz w:val="22"/>
          <w:szCs w:val="22"/>
        </w:rPr>
        <w:tab/>
        <w:t>5</w:t>
      </w:r>
      <w:r w:rsidRPr="00821A47">
        <w:rPr>
          <w:sz w:val="22"/>
          <w:szCs w:val="22"/>
        </w:rPr>
        <w:t>.</w:t>
      </w:r>
      <w:r w:rsidRPr="00821A47">
        <w:rPr>
          <w:sz w:val="22"/>
          <w:szCs w:val="22"/>
        </w:rPr>
        <w:tab/>
      </w:r>
      <w:r w:rsidR="004A139F" w:rsidRPr="00821A47">
        <w:rPr>
          <w:sz w:val="22"/>
          <w:szCs w:val="22"/>
        </w:rPr>
        <w:t>'</w:t>
      </w:r>
      <w:r w:rsidRPr="00821A47">
        <w:rPr>
          <w:sz w:val="22"/>
          <w:szCs w:val="22"/>
        </w:rPr>
        <w:t>Chemical lasers</w:t>
      </w:r>
      <w:r w:rsidR="004A139F" w:rsidRPr="00821A47">
        <w:rPr>
          <w:sz w:val="22"/>
          <w:szCs w:val="22"/>
        </w:rPr>
        <w:t>'</w:t>
      </w:r>
      <w:r w:rsidRPr="00821A47">
        <w:rPr>
          <w:sz w:val="22"/>
          <w:szCs w:val="22"/>
        </w:rPr>
        <w:t xml:space="preserve"> as follows:</w:t>
      </w:r>
    </w:p>
    <w:p w14:paraId="0C019EF6" w14:textId="77777777" w:rsidR="004A139F" w:rsidRPr="00821A47" w:rsidRDefault="004A139F" w:rsidP="004A139F">
      <w:pPr>
        <w:pStyle w:val="1A1a1"/>
        <w:spacing w:before="60"/>
        <w:ind w:left="2064" w:right="-23" w:hanging="2041"/>
        <w:jc w:val="both"/>
        <w:rPr>
          <w:i/>
          <w:iCs/>
          <w:sz w:val="22"/>
          <w:szCs w:val="22"/>
          <w:u w:val="single"/>
        </w:rPr>
      </w:pP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r>
      <w:r w:rsidRPr="00821A47">
        <w:rPr>
          <w:i/>
          <w:iCs/>
          <w:sz w:val="22"/>
          <w:szCs w:val="22"/>
          <w:u w:val="single"/>
        </w:rPr>
        <w:t>Technical Note</w:t>
      </w:r>
    </w:p>
    <w:p w14:paraId="353BFE69" w14:textId="77777777" w:rsidR="004A139F" w:rsidRPr="00821A47" w:rsidRDefault="004A139F" w:rsidP="004A139F">
      <w:pPr>
        <w:pStyle w:val="1A1a1"/>
        <w:spacing w:after="60"/>
        <w:ind w:left="2064" w:right="-23" w:firstLine="0"/>
        <w:jc w:val="both"/>
        <w:rPr>
          <w:i/>
          <w:iCs/>
          <w:sz w:val="22"/>
          <w:szCs w:val="22"/>
        </w:rPr>
      </w:pPr>
      <w:r w:rsidRPr="00821A47">
        <w:rPr>
          <w:i/>
          <w:iCs/>
          <w:sz w:val="22"/>
          <w:szCs w:val="22"/>
        </w:rPr>
        <w:t>For the purposes of 6.A.5.d.5., 'chemical laser' is a "laser" in which the excited species is produced by the output energy from a chemical reaction.</w:t>
      </w:r>
    </w:p>
    <w:p w14:paraId="599BE114" w14:textId="77777777" w:rsidR="00CF3264" w:rsidRPr="00821A47" w:rsidRDefault="00CF3264">
      <w:pPr>
        <w:pStyle w:val="1A1a1"/>
        <w:tabs>
          <w:tab w:val="clear" w:pos="1179"/>
          <w:tab w:val="left" w:pos="1170"/>
          <w:tab w:val="left" w:pos="2070"/>
        </w:tabs>
        <w:spacing w:line="235" w:lineRule="auto"/>
        <w:ind w:left="2520" w:right="-22" w:hanging="2610"/>
        <w:jc w:val="both"/>
        <w:rPr>
          <w:sz w:val="22"/>
          <w:szCs w:val="22"/>
          <w:lang w:val="de-DE"/>
        </w:rPr>
      </w:pP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lang w:val="de-DE"/>
        </w:rPr>
        <w:t>a.</w:t>
      </w:r>
      <w:r w:rsidRPr="00821A47">
        <w:rPr>
          <w:sz w:val="22"/>
          <w:szCs w:val="22"/>
          <w:lang w:val="de-DE"/>
        </w:rPr>
        <w:tab/>
        <w:t>Hydrogen Fluoride (HF) "lasers";</w:t>
      </w:r>
    </w:p>
    <w:p w14:paraId="4C169B6D" w14:textId="77777777" w:rsidR="00CF3264" w:rsidRPr="00821A47" w:rsidRDefault="00CF3264">
      <w:pPr>
        <w:pStyle w:val="1A1a1"/>
        <w:tabs>
          <w:tab w:val="clear" w:pos="1179"/>
          <w:tab w:val="left" w:pos="1170"/>
          <w:tab w:val="left" w:pos="2070"/>
        </w:tabs>
        <w:spacing w:line="235" w:lineRule="auto"/>
        <w:ind w:left="2520" w:right="-22" w:hanging="2610"/>
        <w:jc w:val="both"/>
        <w:rPr>
          <w:sz w:val="22"/>
          <w:szCs w:val="22"/>
          <w:lang w:val="de-DE"/>
        </w:rPr>
      </w:pPr>
      <w:r w:rsidRPr="00821A47">
        <w:rPr>
          <w:sz w:val="22"/>
          <w:szCs w:val="22"/>
          <w:lang w:val="de-DE"/>
        </w:rPr>
        <w:tab/>
      </w:r>
      <w:r w:rsidRPr="00821A47">
        <w:rPr>
          <w:sz w:val="22"/>
          <w:szCs w:val="22"/>
          <w:lang w:val="de-DE"/>
        </w:rPr>
        <w:tab/>
      </w:r>
      <w:r w:rsidRPr="00821A47">
        <w:rPr>
          <w:sz w:val="22"/>
          <w:szCs w:val="22"/>
          <w:lang w:val="de-DE"/>
        </w:rPr>
        <w:tab/>
      </w:r>
      <w:r w:rsidRPr="00821A47">
        <w:rPr>
          <w:sz w:val="22"/>
          <w:szCs w:val="22"/>
          <w:lang w:val="de-DE"/>
        </w:rPr>
        <w:tab/>
      </w:r>
      <w:r w:rsidRPr="00821A47">
        <w:rPr>
          <w:sz w:val="22"/>
          <w:szCs w:val="22"/>
          <w:lang w:val="de-DE"/>
        </w:rPr>
        <w:tab/>
        <w:t>b.</w:t>
      </w:r>
      <w:r w:rsidRPr="00821A47">
        <w:rPr>
          <w:sz w:val="22"/>
          <w:szCs w:val="22"/>
          <w:lang w:val="de-DE"/>
        </w:rPr>
        <w:tab/>
        <w:t>Deuterium Fluoride (DF) "lasers";</w:t>
      </w:r>
    </w:p>
    <w:p w14:paraId="1A55724D" w14:textId="77777777" w:rsidR="00CF3264" w:rsidRPr="00821A47" w:rsidRDefault="00CF3264">
      <w:pPr>
        <w:pStyle w:val="1A1a1"/>
        <w:tabs>
          <w:tab w:val="clear" w:pos="1179"/>
          <w:tab w:val="left" w:pos="1170"/>
          <w:tab w:val="left" w:pos="2070"/>
        </w:tabs>
        <w:spacing w:line="235" w:lineRule="auto"/>
        <w:ind w:left="2520" w:right="-22" w:hanging="2610"/>
        <w:jc w:val="both"/>
        <w:rPr>
          <w:spacing w:val="-4"/>
          <w:sz w:val="22"/>
          <w:szCs w:val="22"/>
        </w:rPr>
      </w:pPr>
      <w:r w:rsidRPr="00821A47">
        <w:rPr>
          <w:spacing w:val="-4"/>
          <w:sz w:val="22"/>
          <w:szCs w:val="22"/>
          <w:lang w:val="de-DE"/>
        </w:rPr>
        <w:tab/>
      </w:r>
      <w:r w:rsidRPr="00821A47">
        <w:rPr>
          <w:spacing w:val="-4"/>
          <w:sz w:val="22"/>
          <w:szCs w:val="22"/>
          <w:lang w:val="de-DE"/>
        </w:rPr>
        <w:tab/>
      </w:r>
      <w:r w:rsidRPr="00821A47">
        <w:rPr>
          <w:spacing w:val="-4"/>
          <w:sz w:val="22"/>
          <w:szCs w:val="22"/>
          <w:lang w:val="de-DE"/>
        </w:rPr>
        <w:tab/>
      </w:r>
      <w:r w:rsidRPr="00821A47">
        <w:rPr>
          <w:spacing w:val="-4"/>
          <w:sz w:val="22"/>
          <w:szCs w:val="22"/>
          <w:lang w:val="de-DE"/>
        </w:rPr>
        <w:tab/>
      </w:r>
      <w:r w:rsidRPr="00821A47">
        <w:rPr>
          <w:spacing w:val="-4"/>
          <w:sz w:val="22"/>
          <w:szCs w:val="22"/>
          <w:lang w:val="de-DE"/>
        </w:rPr>
        <w:tab/>
      </w:r>
      <w:r w:rsidRPr="00821A47">
        <w:rPr>
          <w:spacing w:val="-4"/>
          <w:sz w:val="22"/>
          <w:szCs w:val="22"/>
        </w:rPr>
        <w:t>c.</w:t>
      </w:r>
      <w:r w:rsidRPr="00821A47">
        <w:rPr>
          <w:spacing w:val="-4"/>
          <w:sz w:val="22"/>
          <w:szCs w:val="22"/>
        </w:rPr>
        <w:tab/>
      </w:r>
      <w:r w:rsidR="00A71FA6" w:rsidRPr="00821A47">
        <w:rPr>
          <w:sz w:val="22"/>
          <w:szCs w:val="22"/>
        </w:rPr>
        <w:t>'</w:t>
      </w:r>
      <w:r w:rsidRPr="00821A47">
        <w:rPr>
          <w:sz w:val="22"/>
          <w:szCs w:val="22"/>
        </w:rPr>
        <w:t>Transfer lasers</w:t>
      </w:r>
      <w:r w:rsidR="00A71FA6" w:rsidRPr="00821A47">
        <w:rPr>
          <w:sz w:val="22"/>
          <w:szCs w:val="22"/>
        </w:rPr>
        <w:t>'</w:t>
      </w:r>
      <w:r w:rsidRPr="00821A47">
        <w:rPr>
          <w:sz w:val="22"/>
          <w:szCs w:val="22"/>
        </w:rPr>
        <w:t xml:space="preserve"> as follows:</w:t>
      </w:r>
    </w:p>
    <w:p w14:paraId="5B0EB54F" w14:textId="77777777" w:rsidR="00CF3264" w:rsidRPr="00821A47" w:rsidRDefault="00CF3264">
      <w:pPr>
        <w:pStyle w:val="1A1a1a1"/>
        <w:ind w:right="-22"/>
        <w:jc w:val="both"/>
        <w:rPr>
          <w:sz w:val="22"/>
          <w:szCs w:val="22"/>
          <w:lang w:val="es-ES"/>
        </w:rPr>
      </w:pP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lang w:val="es-ES"/>
        </w:rPr>
        <w:t>1.</w:t>
      </w:r>
      <w:r w:rsidRPr="00821A47">
        <w:rPr>
          <w:sz w:val="22"/>
          <w:szCs w:val="22"/>
          <w:lang w:val="es-ES"/>
        </w:rPr>
        <w:tab/>
        <w:t>Oxygen Iodine (O</w:t>
      </w:r>
      <w:r w:rsidRPr="00821A47">
        <w:rPr>
          <w:sz w:val="22"/>
          <w:szCs w:val="22"/>
          <w:vertAlign w:val="subscript"/>
          <w:lang w:val="es-ES"/>
        </w:rPr>
        <w:t>2-</w:t>
      </w:r>
      <w:r w:rsidRPr="00821A47">
        <w:rPr>
          <w:sz w:val="22"/>
          <w:szCs w:val="22"/>
          <w:lang w:val="es-ES"/>
        </w:rPr>
        <w:t>I) "lasers";</w:t>
      </w:r>
    </w:p>
    <w:p w14:paraId="5E4E8086" w14:textId="77777777" w:rsidR="00CF3264" w:rsidRPr="00821A47" w:rsidRDefault="00CF3264">
      <w:pPr>
        <w:pStyle w:val="1A1a1a1"/>
        <w:ind w:right="-22"/>
        <w:jc w:val="both"/>
        <w:rPr>
          <w:sz w:val="22"/>
          <w:szCs w:val="22"/>
        </w:rPr>
      </w:pPr>
      <w:r w:rsidRPr="00821A47">
        <w:rPr>
          <w:sz w:val="22"/>
          <w:szCs w:val="22"/>
          <w:lang w:val="es-ES"/>
        </w:rPr>
        <w:tab/>
      </w:r>
      <w:r w:rsidRPr="00821A47">
        <w:rPr>
          <w:sz w:val="22"/>
          <w:szCs w:val="22"/>
          <w:lang w:val="es-ES"/>
        </w:rPr>
        <w:tab/>
      </w:r>
      <w:r w:rsidRPr="00821A47">
        <w:rPr>
          <w:sz w:val="22"/>
          <w:szCs w:val="22"/>
          <w:lang w:val="es-ES"/>
        </w:rPr>
        <w:tab/>
      </w:r>
      <w:r w:rsidRPr="00821A47">
        <w:rPr>
          <w:sz w:val="22"/>
          <w:szCs w:val="22"/>
          <w:lang w:val="es-ES"/>
        </w:rPr>
        <w:tab/>
      </w:r>
      <w:r w:rsidRPr="00821A47">
        <w:rPr>
          <w:sz w:val="22"/>
          <w:szCs w:val="22"/>
          <w:lang w:val="es-ES"/>
        </w:rPr>
        <w:tab/>
      </w:r>
      <w:r w:rsidRPr="00821A47">
        <w:rPr>
          <w:sz w:val="22"/>
          <w:szCs w:val="22"/>
          <w:lang w:val="es-ES"/>
        </w:rPr>
        <w:tab/>
      </w:r>
      <w:r w:rsidRPr="00821A47">
        <w:rPr>
          <w:sz w:val="22"/>
          <w:szCs w:val="22"/>
        </w:rPr>
        <w:t>2.</w:t>
      </w:r>
      <w:r w:rsidRPr="00821A47">
        <w:rPr>
          <w:sz w:val="22"/>
          <w:szCs w:val="22"/>
        </w:rPr>
        <w:tab/>
        <w:t>Deuterium Fluoride-Carbon dioxide (DF-CO</w:t>
      </w:r>
      <w:r w:rsidRPr="00821A47">
        <w:rPr>
          <w:sz w:val="22"/>
          <w:szCs w:val="22"/>
          <w:vertAlign w:val="subscript"/>
        </w:rPr>
        <w:t>2</w:t>
      </w:r>
      <w:r w:rsidRPr="00821A47">
        <w:rPr>
          <w:sz w:val="22"/>
          <w:szCs w:val="22"/>
        </w:rPr>
        <w:t>) "lasers";</w:t>
      </w:r>
    </w:p>
    <w:p w14:paraId="04A572F2" w14:textId="77777777" w:rsidR="00A71FA6" w:rsidRPr="00821A47" w:rsidRDefault="00E306CE" w:rsidP="00771EC9">
      <w:pPr>
        <w:pStyle w:val="1A1a"/>
        <w:tabs>
          <w:tab w:val="clear" w:pos="340"/>
          <w:tab w:val="clear" w:pos="700"/>
          <w:tab w:val="clear" w:pos="1179"/>
        </w:tabs>
        <w:spacing w:before="60"/>
        <w:ind w:left="2534" w:right="-23" w:hanging="2534"/>
        <w:jc w:val="both"/>
        <w:rPr>
          <w:i/>
          <w:sz w:val="22"/>
          <w:szCs w:val="22"/>
          <w:u w:val="single"/>
        </w:rPr>
      </w:pPr>
      <w:r w:rsidRPr="00821A47">
        <w:rPr>
          <w:i/>
          <w:sz w:val="22"/>
          <w:szCs w:val="22"/>
        </w:rPr>
        <w:tab/>
      </w:r>
      <w:r w:rsidR="00A71FA6" w:rsidRPr="00821A47">
        <w:rPr>
          <w:i/>
          <w:sz w:val="22"/>
          <w:szCs w:val="22"/>
          <w:u w:val="single"/>
        </w:rPr>
        <w:t>Technical Note</w:t>
      </w:r>
    </w:p>
    <w:p w14:paraId="5A374E5B" w14:textId="77777777" w:rsidR="00A71FA6" w:rsidRPr="00821A47" w:rsidRDefault="00E306CE" w:rsidP="00771EC9">
      <w:pPr>
        <w:pStyle w:val="1A1a1a1"/>
        <w:tabs>
          <w:tab w:val="clear" w:pos="340"/>
          <w:tab w:val="clear" w:pos="720"/>
          <w:tab w:val="clear" w:pos="1200"/>
          <w:tab w:val="clear" w:pos="1580"/>
          <w:tab w:val="clear" w:pos="2060"/>
          <w:tab w:val="clear" w:pos="2540"/>
        </w:tabs>
        <w:ind w:left="2534" w:right="-22" w:hanging="2534"/>
        <w:jc w:val="both"/>
        <w:rPr>
          <w:spacing w:val="-4"/>
          <w:sz w:val="22"/>
          <w:szCs w:val="22"/>
        </w:rPr>
      </w:pPr>
      <w:r w:rsidRPr="00821A47">
        <w:rPr>
          <w:i/>
          <w:sz w:val="22"/>
          <w:szCs w:val="22"/>
        </w:rPr>
        <w:tab/>
      </w:r>
      <w:r w:rsidR="00D93DE2" w:rsidRPr="00821A47">
        <w:rPr>
          <w:i/>
          <w:sz w:val="22"/>
          <w:szCs w:val="22"/>
        </w:rPr>
        <w:t xml:space="preserve">For the purposes of 6.A.5.d.5.c., </w:t>
      </w:r>
      <w:r w:rsidR="00A71FA6" w:rsidRPr="00821A47">
        <w:rPr>
          <w:i/>
          <w:spacing w:val="-4"/>
          <w:sz w:val="22"/>
          <w:szCs w:val="22"/>
        </w:rPr>
        <w:t>'</w:t>
      </w:r>
      <w:r w:rsidR="00D93DE2" w:rsidRPr="00821A47">
        <w:rPr>
          <w:i/>
          <w:spacing w:val="-4"/>
          <w:sz w:val="22"/>
          <w:szCs w:val="22"/>
        </w:rPr>
        <w:t>t</w:t>
      </w:r>
      <w:r w:rsidR="00A71FA6" w:rsidRPr="00821A47">
        <w:rPr>
          <w:i/>
          <w:spacing w:val="-4"/>
          <w:sz w:val="22"/>
          <w:szCs w:val="22"/>
        </w:rPr>
        <w:t>ransfer lasers' are "lasers" in which the lasing species are excited through the transfer of energy by collision of a non-lasing atom or molecule with a lasing atom or molecule species.</w:t>
      </w:r>
    </w:p>
    <w:p w14:paraId="16C5EBDA" w14:textId="77777777" w:rsidR="00CF3264" w:rsidRPr="00821A47" w:rsidRDefault="00CF3264">
      <w:pPr>
        <w:pStyle w:val="1A1a"/>
        <w:spacing w:line="235" w:lineRule="auto"/>
        <w:ind w:right="-22"/>
        <w:jc w:val="both"/>
        <w:rPr>
          <w:sz w:val="18"/>
          <w:szCs w:val="18"/>
        </w:rPr>
      </w:pPr>
    </w:p>
    <w:p w14:paraId="41F5C829" w14:textId="77777777" w:rsidR="00CF3264" w:rsidRPr="00821A47" w:rsidRDefault="00CF3264">
      <w:pPr>
        <w:pStyle w:val="1A1a1"/>
        <w:ind w:left="2064" w:right="-23" w:hanging="2041"/>
        <w:jc w:val="both"/>
        <w:rPr>
          <w:sz w:val="22"/>
          <w:szCs w:val="22"/>
        </w:rPr>
      </w:pPr>
      <w:r w:rsidRPr="00821A47">
        <w:rPr>
          <w:spacing w:val="-2"/>
          <w:sz w:val="22"/>
          <w:szCs w:val="22"/>
        </w:rPr>
        <w:t>6.</w:t>
      </w:r>
      <w:r w:rsidRPr="00821A47">
        <w:rPr>
          <w:spacing w:val="-2"/>
          <w:sz w:val="22"/>
          <w:szCs w:val="22"/>
        </w:rPr>
        <w:tab/>
        <w:t>A.</w:t>
      </w:r>
      <w:r w:rsidRPr="00821A47">
        <w:rPr>
          <w:spacing w:val="-2"/>
          <w:sz w:val="22"/>
          <w:szCs w:val="22"/>
        </w:rPr>
        <w:tab/>
        <w:t>5.</w:t>
      </w:r>
      <w:r w:rsidRPr="00821A47">
        <w:rPr>
          <w:spacing w:val="-2"/>
          <w:sz w:val="22"/>
          <w:szCs w:val="22"/>
        </w:rPr>
        <w:tab/>
        <w:t>d.</w:t>
      </w:r>
      <w:r w:rsidRPr="00821A47">
        <w:rPr>
          <w:spacing w:val="-2"/>
          <w:sz w:val="22"/>
          <w:szCs w:val="22"/>
        </w:rPr>
        <w:tab/>
        <w:t>6</w:t>
      </w:r>
      <w:r w:rsidRPr="00821A47">
        <w:rPr>
          <w:sz w:val="22"/>
          <w:szCs w:val="22"/>
        </w:rPr>
        <w:t>.</w:t>
      </w:r>
      <w:r w:rsidRPr="00821A47">
        <w:rPr>
          <w:sz w:val="22"/>
          <w:szCs w:val="22"/>
        </w:rPr>
        <w:tab/>
      </w:r>
      <w:r w:rsidR="00477C80" w:rsidRPr="00821A47">
        <w:rPr>
          <w:sz w:val="22"/>
          <w:szCs w:val="22"/>
        </w:rPr>
        <w:t>"</w:t>
      </w:r>
      <w:r w:rsidRPr="00821A47">
        <w:rPr>
          <w:sz w:val="22"/>
          <w:szCs w:val="22"/>
        </w:rPr>
        <w:t>Non-repetitive pulsed</w:t>
      </w:r>
      <w:r w:rsidR="00477C80" w:rsidRPr="00821A47">
        <w:rPr>
          <w:sz w:val="22"/>
          <w:szCs w:val="22"/>
        </w:rPr>
        <w:t>"</w:t>
      </w:r>
      <w:r w:rsidRPr="00821A47">
        <w:rPr>
          <w:sz w:val="22"/>
          <w:szCs w:val="22"/>
        </w:rPr>
        <w:t xml:space="preserve"> </w:t>
      </w:r>
      <w:proofErr w:type="spellStart"/>
      <w:r w:rsidRPr="00821A47">
        <w:rPr>
          <w:sz w:val="22"/>
          <w:szCs w:val="22"/>
        </w:rPr>
        <w:t>Nd:glass</w:t>
      </w:r>
      <w:proofErr w:type="spellEnd"/>
      <w:r w:rsidRPr="00821A47">
        <w:rPr>
          <w:sz w:val="22"/>
          <w:szCs w:val="22"/>
        </w:rPr>
        <w:t xml:space="preserve"> "lasers" having any of the following:</w:t>
      </w:r>
    </w:p>
    <w:p w14:paraId="0D0CAF0E" w14:textId="77777777" w:rsidR="00CF3264" w:rsidRPr="00821A47" w:rsidRDefault="00CF3264">
      <w:pPr>
        <w:pStyle w:val="1A1a1"/>
        <w:tabs>
          <w:tab w:val="clear" w:pos="1179"/>
          <w:tab w:val="left" w:pos="1170"/>
          <w:tab w:val="left" w:pos="2070"/>
        </w:tabs>
        <w:spacing w:line="235" w:lineRule="auto"/>
        <w:ind w:left="2520" w:right="-22" w:hanging="2610"/>
        <w:jc w:val="both"/>
        <w:rPr>
          <w:sz w:val="22"/>
          <w:szCs w:val="22"/>
        </w:rPr>
      </w:pP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t>a.</w:t>
      </w:r>
      <w:r w:rsidRPr="00821A47">
        <w:rPr>
          <w:sz w:val="22"/>
          <w:szCs w:val="22"/>
        </w:rPr>
        <w:tab/>
        <w:t xml:space="preserve">"Pulse duration" not exceeding 1 </w:t>
      </w:r>
      <w:r w:rsidRPr="00821A47">
        <w:rPr>
          <w:sz w:val="22"/>
          <w:szCs w:val="22"/>
        </w:rPr>
        <w:sym w:font="Symbol" w:char="F06D"/>
      </w:r>
      <w:r w:rsidRPr="00821A47">
        <w:rPr>
          <w:sz w:val="22"/>
          <w:szCs w:val="22"/>
        </w:rPr>
        <w:t xml:space="preserve">s and output energy exceeding 50 J per pulse; </w:t>
      </w:r>
      <w:r w:rsidRPr="00821A47">
        <w:rPr>
          <w:color w:val="auto"/>
          <w:sz w:val="22"/>
          <w:szCs w:val="22"/>
          <w:u w:val="single"/>
        </w:rPr>
        <w:t>or</w:t>
      </w:r>
    </w:p>
    <w:p w14:paraId="3AA45D9D" w14:textId="77777777" w:rsidR="00CF3264" w:rsidRPr="00821A47" w:rsidRDefault="00CF3264">
      <w:pPr>
        <w:pStyle w:val="1A1a1"/>
        <w:tabs>
          <w:tab w:val="clear" w:pos="1179"/>
          <w:tab w:val="left" w:pos="1170"/>
          <w:tab w:val="left" w:pos="2070"/>
        </w:tabs>
        <w:spacing w:line="235" w:lineRule="auto"/>
        <w:ind w:left="2520" w:right="-22" w:hanging="2610"/>
        <w:jc w:val="both"/>
        <w:rPr>
          <w:sz w:val="22"/>
          <w:szCs w:val="22"/>
        </w:rPr>
      </w:pP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t>b.</w:t>
      </w:r>
      <w:r w:rsidRPr="00821A47">
        <w:rPr>
          <w:sz w:val="22"/>
          <w:szCs w:val="22"/>
        </w:rPr>
        <w:tab/>
        <w:t xml:space="preserve">"Pulse duration" exceeding 1 </w:t>
      </w:r>
      <w:r w:rsidRPr="00821A47">
        <w:rPr>
          <w:sz w:val="22"/>
          <w:szCs w:val="22"/>
        </w:rPr>
        <w:sym w:font="Symbol" w:char="F06D"/>
      </w:r>
      <w:r w:rsidRPr="00821A47">
        <w:rPr>
          <w:sz w:val="22"/>
          <w:szCs w:val="22"/>
        </w:rPr>
        <w:t>s and output energy exceeding 100 J per pulse;</w:t>
      </w:r>
    </w:p>
    <w:p w14:paraId="4EA82C59" w14:textId="77777777" w:rsidR="00CF3264" w:rsidRPr="00821A47" w:rsidRDefault="00CF3264">
      <w:pPr>
        <w:pStyle w:val="1A1a1a"/>
        <w:tabs>
          <w:tab w:val="clear" w:pos="2060"/>
          <w:tab w:val="left" w:pos="2070"/>
        </w:tabs>
        <w:spacing w:line="235" w:lineRule="auto"/>
        <w:ind w:right="-22"/>
        <w:jc w:val="both"/>
        <w:rPr>
          <w:sz w:val="16"/>
          <w:szCs w:val="16"/>
        </w:rPr>
      </w:pPr>
    </w:p>
    <w:p w14:paraId="24BA23C8" w14:textId="77777777" w:rsidR="00CF3264" w:rsidRPr="00821A47" w:rsidRDefault="00CF3264">
      <w:pPr>
        <w:pStyle w:val="1A1a"/>
        <w:jc w:val="both"/>
        <w:rPr>
          <w:spacing w:val="-2"/>
          <w:sz w:val="22"/>
          <w:szCs w:val="22"/>
        </w:rPr>
      </w:pPr>
      <w:r w:rsidRPr="00821A47">
        <w:rPr>
          <w:spacing w:val="-2"/>
          <w:sz w:val="22"/>
          <w:szCs w:val="22"/>
        </w:rPr>
        <w:t>6.</w:t>
      </w:r>
      <w:r w:rsidRPr="00821A47">
        <w:rPr>
          <w:spacing w:val="-2"/>
          <w:sz w:val="22"/>
          <w:szCs w:val="22"/>
        </w:rPr>
        <w:tab/>
        <w:t>A.</w:t>
      </w:r>
      <w:r w:rsidRPr="00821A47">
        <w:rPr>
          <w:spacing w:val="-2"/>
          <w:sz w:val="22"/>
          <w:szCs w:val="22"/>
        </w:rPr>
        <w:tab/>
        <w:t>5.</w:t>
      </w:r>
      <w:r w:rsidRPr="00821A47">
        <w:rPr>
          <w:spacing w:val="-2"/>
          <w:sz w:val="22"/>
          <w:szCs w:val="22"/>
        </w:rPr>
        <w:tab/>
        <w:t>e.</w:t>
      </w:r>
      <w:r w:rsidRPr="00821A47">
        <w:rPr>
          <w:spacing w:val="-2"/>
          <w:sz w:val="22"/>
          <w:szCs w:val="22"/>
        </w:rPr>
        <w:tab/>
      </w:r>
      <w:r w:rsidRPr="00821A47">
        <w:rPr>
          <w:sz w:val="22"/>
          <w:szCs w:val="22"/>
        </w:rPr>
        <w:t>Components as follows:</w:t>
      </w:r>
    </w:p>
    <w:p w14:paraId="13FB7425" w14:textId="77777777" w:rsidR="00CF3264" w:rsidRPr="00821A47" w:rsidRDefault="00CF3264">
      <w:pPr>
        <w:pStyle w:val="1A1a1"/>
        <w:ind w:left="2064" w:right="-23" w:hanging="2041"/>
        <w:jc w:val="both"/>
        <w:rPr>
          <w:sz w:val="22"/>
          <w:szCs w:val="22"/>
        </w:rPr>
      </w:pPr>
      <w:r w:rsidRPr="00821A47">
        <w:rPr>
          <w:sz w:val="22"/>
          <w:szCs w:val="22"/>
        </w:rPr>
        <w:tab/>
      </w:r>
      <w:r w:rsidRPr="00821A47">
        <w:rPr>
          <w:sz w:val="22"/>
          <w:szCs w:val="22"/>
        </w:rPr>
        <w:tab/>
      </w:r>
      <w:r w:rsidRPr="00821A47">
        <w:rPr>
          <w:sz w:val="22"/>
          <w:szCs w:val="22"/>
        </w:rPr>
        <w:tab/>
      </w:r>
      <w:r w:rsidRPr="00821A47">
        <w:rPr>
          <w:sz w:val="22"/>
          <w:szCs w:val="22"/>
        </w:rPr>
        <w:tab/>
        <w:t>1.</w:t>
      </w:r>
      <w:r w:rsidRPr="00821A47">
        <w:rPr>
          <w:sz w:val="22"/>
          <w:szCs w:val="22"/>
        </w:rPr>
        <w:tab/>
        <w:t>Mirrors cooled either by 'active cooling' or by heat pipe cooling;</w:t>
      </w:r>
    </w:p>
    <w:p w14:paraId="30A363AB" w14:textId="77777777" w:rsidR="00CF3264" w:rsidRPr="00821A47" w:rsidRDefault="00CF3264" w:rsidP="00001519">
      <w:pPr>
        <w:pStyle w:val="1A1a1"/>
        <w:spacing w:before="60"/>
        <w:ind w:left="2064" w:right="-23" w:hanging="2041"/>
        <w:jc w:val="both"/>
        <w:rPr>
          <w:i/>
          <w:sz w:val="22"/>
          <w:szCs w:val="22"/>
        </w:rPr>
      </w:pP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r>
      <w:r w:rsidRPr="00821A47">
        <w:rPr>
          <w:i/>
          <w:sz w:val="22"/>
          <w:szCs w:val="22"/>
          <w:u w:val="single"/>
        </w:rPr>
        <w:t>Technical Notes</w:t>
      </w:r>
    </w:p>
    <w:p w14:paraId="073361C1" w14:textId="77777777" w:rsidR="00CF3264" w:rsidRPr="00821A47" w:rsidRDefault="00CF3264">
      <w:pPr>
        <w:pStyle w:val="1A1a1"/>
        <w:ind w:left="2064" w:right="-23" w:hanging="2041"/>
        <w:jc w:val="both"/>
        <w:rPr>
          <w:spacing w:val="-4"/>
          <w:sz w:val="22"/>
          <w:szCs w:val="22"/>
        </w:rPr>
      </w:pPr>
      <w:r w:rsidRPr="00821A47">
        <w:rPr>
          <w:i/>
          <w:sz w:val="22"/>
          <w:szCs w:val="22"/>
        </w:rPr>
        <w:tab/>
      </w:r>
      <w:r w:rsidRPr="00821A47">
        <w:rPr>
          <w:i/>
          <w:sz w:val="22"/>
          <w:szCs w:val="22"/>
        </w:rPr>
        <w:tab/>
      </w:r>
      <w:r w:rsidRPr="00821A47">
        <w:rPr>
          <w:i/>
          <w:sz w:val="22"/>
          <w:szCs w:val="22"/>
        </w:rPr>
        <w:tab/>
      </w:r>
      <w:r w:rsidRPr="00821A47">
        <w:rPr>
          <w:i/>
          <w:sz w:val="22"/>
          <w:szCs w:val="22"/>
        </w:rPr>
        <w:tab/>
      </w:r>
      <w:r w:rsidRPr="00821A47">
        <w:rPr>
          <w:i/>
          <w:sz w:val="22"/>
          <w:szCs w:val="22"/>
        </w:rPr>
        <w:tab/>
      </w:r>
      <w:r w:rsidR="0017026D" w:rsidRPr="00821A47">
        <w:rPr>
          <w:i/>
          <w:sz w:val="22"/>
          <w:szCs w:val="22"/>
        </w:rPr>
        <w:t xml:space="preserve">For the purposes of 6.A.5.e.1., </w:t>
      </w:r>
      <w:r w:rsidRPr="00821A47">
        <w:rPr>
          <w:i/>
          <w:iCs/>
          <w:spacing w:val="-4"/>
          <w:sz w:val="22"/>
          <w:szCs w:val="22"/>
        </w:rPr>
        <w:t>'</w:t>
      </w:r>
      <w:r w:rsidR="0017026D" w:rsidRPr="00821A47">
        <w:rPr>
          <w:i/>
          <w:iCs/>
          <w:spacing w:val="-4"/>
          <w:sz w:val="22"/>
          <w:szCs w:val="22"/>
        </w:rPr>
        <w:t>a</w:t>
      </w:r>
      <w:r w:rsidRPr="00821A47">
        <w:rPr>
          <w:i/>
          <w:iCs/>
          <w:spacing w:val="-4"/>
          <w:sz w:val="22"/>
          <w:szCs w:val="22"/>
        </w:rPr>
        <w:t>ctive cooling' is a cooling technique for optical components using flowing fluids within the subsurface (nominally less than 1 mm below the optical surface) of the optical component to remove heat from the optic.</w:t>
      </w:r>
    </w:p>
    <w:p w14:paraId="5939D94A" w14:textId="77777777" w:rsidR="00CF3264" w:rsidRPr="00821A47" w:rsidRDefault="00A15172">
      <w:pPr>
        <w:pStyle w:val="1A1a1"/>
        <w:spacing w:before="120"/>
        <w:ind w:left="2064" w:right="-23" w:hanging="2041"/>
        <w:jc w:val="both"/>
        <w:rPr>
          <w:sz w:val="22"/>
          <w:szCs w:val="22"/>
        </w:rPr>
      </w:pPr>
      <w:r w:rsidRPr="00821A47">
        <w:rPr>
          <w:spacing w:val="-2"/>
          <w:sz w:val="22"/>
          <w:szCs w:val="22"/>
        </w:rPr>
        <w:t>6.</w:t>
      </w:r>
      <w:r w:rsidRPr="00821A47">
        <w:rPr>
          <w:spacing w:val="-2"/>
          <w:sz w:val="22"/>
          <w:szCs w:val="22"/>
        </w:rPr>
        <w:tab/>
        <w:t>A.</w:t>
      </w:r>
      <w:r w:rsidRPr="00821A47">
        <w:rPr>
          <w:spacing w:val="-2"/>
          <w:sz w:val="22"/>
          <w:szCs w:val="22"/>
        </w:rPr>
        <w:tab/>
        <w:t>5.</w:t>
      </w:r>
      <w:r w:rsidRPr="00821A47">
        <w:rPr>
          <w:spacing w:val="-2"/>
          <w:sz w:val="22"/>
          <w:szCs w:val="22"/>
        </w:rPr>
        <w:tab/>
        <w:t>e.</w:t>
      </w:r>
      <w:r w:rsidRPr="00821A47">
        <w:rPr>
          <w:spacing w:val="-2"/>
          <w:sz w:val="22"/>
          <w:szCs w:val="22"/>
        </w:rPr>
        <w:tab/>
      </w:r>
      <w:r w:rsidR="00CF3264" w:rsidRPr="00821A47">
        <w:rPr>
          <w:sz w:val="22"/>
          <w:szCs w:val="22"/>
        </w:rPr>
        <w:t>2.</w:t>
      </w:r>
      <w:r w:rsidR="00CF3264" w:rsidRPr="00821A47">
        <w:rPr>
          <w:sz w:val="22"/>
          <w:szCs w:val="22"/>
        </w:rPr>
        <w:tab/>
      </w:r>
      <w:r w:rsidR="00DB60A4" w:rsidRPr="00821A47">
        <w:rPr>
          <w:sz w:val="22"/>
          <w:szCs w:val="22"/>
          <w:lang w:val="en-CA"/>
        </w:rPr>
        <w:t>Optical mirrors or transmissive or partially transmissive optical or electro-optical components, other than fused tapered fibre combiners and Multi-Layer Dielectric gratings (MLDs), specially designed for use with specified "lasers";</w:t>
      </w:r>
    </w:p>
    <w:p w14:paraId="1B51E438" w14:textId="77777777" w:rsidR="00423CB2" w:rsidRPr="00821A47" w:rsidRDefault="00423CB2" w:rsidP="00A15172">
      <w:pPr>
        <w:tabs>
          <w:tab w:val="left" w:pos="2072"/>
        </w:tabs>
        <w:spacing w:before="60"/>
        <w:ind w:left="2064" w:right="-23" w:hanging="2041"/>
        <w:jc w:val="both"/>
        <w:rPr>
          <w:i/>
          <w:sz w:val="22"/>
          <w:szCs w:val="22"/>
          <w:lang w:val="en-CA"/>
        </w:rPr>
      </w:pPr>
      <w:r w:rsidRPr="00821A47">
        <w:rPr>
          <w:sz w:val="22"/>
          <w:szCs w:val="22"/>
        </w:rPr>
        <w:tab/>
      </w:r>
      <w:r w:rsidRPr="00821A47">
        <w:rPr>
          <w:i/>
          <w:sz w:val="22"/>
          <w:szCs w:val="22"/>
          <w:u w:val="single"/>
        </w:rPr>
        <w:t>Note</w:t>
      </w:r>
      <w:r w:rsidRPr="00821A47">
        <w:rPr>
          <w:i/>
          <w:sz w:val="22"/>
          <w:szCs w:val="22"/>
        </w:rPr>
        <w:tab/>
      </w:r>
      <w:r w:rsidRPr="00821A47">
        <w:rPr>
          <w:i/>
          <w:sz w:val="22"/>
          <w:szCs w:val="22"/>
          <w:lang w:val="en-CA"/>
        </w:rPr>
        <w:t xml:space="preserve">Fibre combiners and MLDs are specified </w:t>
      </w:r>
      <w:r w:rsidR="00C810D6" w:rsidRPr="00821A47">
        <w:rPr>
          <w:i/>
          <w:sz w:val="22"/>
          <w:szCs w:val="22"/>
          <w:lang w:val="en-CA"/>
        </w:rPr>
        <w:t>in</w:t>
      </w:r>
      <w:r w:rsidRPr="00821A47">
        <w:rPr>
          <w:i/>
          <w:sz w:val="22"/>
          <w:szCs w:val="22"/>
          <w:lang w:val="en-CA"/>
        </w:rPr>
        <w:t xml:space="preserve"> 6.A.5.e.3.</w:t>
      </w:r>
    </w:p>
    <w:p w14:paraId="2FAD073F" w14:textId="77777777" w:rsidR="00BD0DA8" w:rsidRPr="00821A47" w:rsidRDefault="00BD0DA8" w:rsidP="00BD0DA8">
      <w:pPr>
        <w:tabs>
          <w:tab w:val="left" w:pos="2072"/>
        </w:tabs>
        <w:ind w:left="2835" w:right="-23" w:hanging="2977"/>
        <w:jc w:val="both"/>
        <w:rPr>
          <w:sz w:val="18"/>
          <w:szCs w:val="18"/>
        </w:rPr>
      </w:pPr>
    </w:p>
    <w:p w14:paraId="1BFBB9A1" w14:textId="77777777" w:rsidR="00CA4E12" w:rsidRPr="00821A47" w:rsidRDefault="00CA4E12" w:rsidP="00BD0DA8">
      <w:pPr>
        <w:tabs>
          <w:tab w:val="left" w:pos="340"/>
          <w:tab w:val="left" w:pos="700"/>
          <w:tab w:val="left" w:pos="1179"/>
          <w:tab w:val="left" w:pos="1582"/>
        </w:tabs>
        <w:ind w:left="2064" w:right="-23" w:hanging="2041"/>
        <w:jc w:val="both"/>
        <w:rPr>
          <w:sz w:val="22"/>
          <w:szCs w:val="22"/>
        </w:rPr>
      </w:pPr>
      <w:r w:rsidRPr="00821A47">
        <w:rPr>
          <w:spacing w:val="-2"/>
          <w:sz w:val="22"/>
          <w:szCs w:val="22"/>
        </w:rPr>
        <w:t>6.</w:t>
      </w:r>
      <w:r w:rsidRPr="00821A47">
        <w:rPr>
          <w:spacing w:val="-2"/>
          <w:sz w:val="22"/>
          <w:szCs w:val="22"/>
        </w:rPr>
        <w:tab/>
        <w:t>A.</w:t>
      </w:r>
      <w:r w:rsidRPr="00821A47">
        <w:rPr>
          <w:spacing w:val="-2"/>
          <w:sz w:val="22"/>
          <w:szCs w:val="22"/>
        </w:rPr>
        <w:tab/>
        <w:t>5.</w:t>
      </w:r>
      <w:r w:rsidRPr="00821A47">
        <w:rPr>
          <w:spacing w:val="-2"/>
          <w:sz w:val="22"/>
          <w:szCs w:val="22"/>
        </w:rPr>
        <w:tab/>
        <w:t>e.</w:t>
      </w:r>
      <w:r w:rsidRPr="00821A47">
        <w:rPr>
          <w:spacing w:val="-2"/>
          <w:sz w:val="22"/>
          <w:szCs w:val="22"/>
        </w:rPr>
        <w:tab/>
      </w:r>
      <w:r w:rsidRPr="00821A47">
        <w:rPr>
          <w:sz w:val="22"/>
          <w:szCs w:val="22"/>
        </w:rPr>
        <w:t>3.</w:t>
      </w:r>
      <w:r w:rsidRPr="00821A47">
        <w:rPr>
          <w:sz w:val="22"/>
          <w:szCs w:val="22"/>
        </w:rPr>
        <w:tab/>
        <w:t xml:space="preserve">Fibre </w:t>
      </w:r>
      <w:r w:rsidR="002A6536" w:rsidRPr="00821A47">
        <w:rPr>
          <w:sz w:val="22"/>
          <w:szCs w:val="22"/>
        </w:rPr>
        <w:t>"</w:t>
      </w:r>
      <w:r w:rsidRPr="00821A47">
        <w:rPr>
          <w:sz w:val="22"/>
          <w:szCs w:val="22"/>
        </w:rPr>
        <w:t>laser</w:t>
      </w:r>
      <w:r w:rsidR="002A6536" w:rsidRPr="00821A47">
        <w:rPr>
          <w:sz w:val="22"/>
          <w:szCs w:val="22"/>
        </w:rPr>
        <w:t>"</w:t>
      </w:r>
      <w:r w:rsidRPr="00821A47">
        <w:rPr>
          <w:sz w:val="22"/>
          <w:szCs w:val="22"/>
        </w:rPr>
        <w:t xml:space="preserve"> components as follows:</w:t>
      </w:r>
    </w:p>
    <w:p w14:paraId="230D22BE" w14:textId="77777777" w:rsidR="00CA4E12" w:rsidRPr="00821A47" w:rsidRDefault="00CA4E12" w:rsidP="00BD0DA8">
      <w:pPr>
        <w:pStyle w:val="1A1a1"/>
        <w:tabs>
          <w:tab w:val="clear" w:pos="1179"/>
          <w:tab w:val="left" w:pos="1170"/>
          <w:tab w:val="left" w:pos="2070"/>
        </w:tabs>
        <w:ind w:left="2517" w:right="-23" w:hanging="2517"/>
        <w:jc w:val="both"/>
        <w:rPr>
          <w:sz w:val="22"/>
          <w:szCs w:val="22"/>
        </w:rPr>
      </w:pP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t>a.</w:t>
      </w:r>
      <w:r w:rsidRPr="00821A47">
        <w:rPr>
          <w:sz w:val="22"/>
          <w:szCs w:val="22"/>
        </w:rPr>
        <w:tab/>
        <w:t>Multimode to multimode fused tapered fibre combiners having all of the following:</w:t>
      </w:r>
    </w:p>
    <w:p w14:paraId="49FA90EA" w14:textId="77777777" w:rsidR="00CA4E12" w:rsidRPr="00821A47" w:rsidRDefault="00CA4E12" w:rsidP="00586615">
      <w:pPr>
        <w:pStyle w:val="1A1a1"/>
        <w:tabs>
          <w:tab w:val="clear" w:pos="1179"/>
          <w:tab w:val="left" w:pos="1170"/>
          <w:tab w:val="left" w:pos="2070"/>
          <w:tab w:val="left" w:pos="2552"/>
        </w:tabs>
        <w:ind w:left="2977" w:right="-23" w:hanging="2977"/>
        <w:jc w:val="both"/>
        <w:rPr>
          <w:bCs/>
          <w:sz w:val="22"/>
          <w:szCs w:val="22"/>
        </w:rPr>
      </w:pPr>
      <w:r w:rsidRPr="00821A47">
        <w:rPr>
          <w:bCs/>
          <w:sz w:val="22"/>
          <w:szCs w:val="22"/>
        </w:rPr>
        <w:tab/>
      </w:r>
      <w:r w:rsidRPr="00821A47">
        <w:rPr>
          <w:bCs/>
          <w:sz w:val="22"/>
          <w:szCs w:val="22"/>
        </w:rPr>
        <w:tab/>
      </w:r>
      <w:r w:rsidRPr="00821A47">
        <w:rPr>
          <w:bCs/>
          <w:sz w:val="22"/>
          <w:szCs w:val="22"/>
        </w:rPr>
        <w:tab/>
      </w:r>
      <w:r w:rsidRPr="00821A47">
        <w:rPr>
          <w:bCs/>
          <w:sz w:val="22"/>
          <w:szCs w:val="22"/>
        </w:rPr>
        <w:tab/>
      </w:r>
      <w:r w:rsidRPr="00821A47">
        <w:rPr>
          <w:bCs/>
          <w:sz w:val="22"/>
          <w:szCs w:val="22"/>
        </w:rPr>
        <w:tab/>
      </w:r>
      <w:r w:rsidRPr="00821A47">
        <w:rPr>
          <w:bCs/>
          <w:sz w:val="22"/>
          <w:szCs w:val="22"/>
        </w:rPr>
        <w:tab/>
        <w:t>1.</w:t>
      </w:r>
      <w:r w:rsidRPr="00821A47">
        <w:rPr>
          <w:bCs/>
          <w:sz w:val="22"/>
          <w:szCs w:val="22"/>
        </w:rPr>
        <w:tab/>
        <w:t xml:space="preserve">An insertion loss better (less) than or equal to 0.3 dB maintained at a rated total </w:t>
      </w:r>
      <w:r w:rsidRPr="00821A47">
        <w:rPr>
          <w:bCs/>
          <w:sz w:val="22"/>
          <w:szCs w:val="22"/>
          <w:lang w:eastAsia="ja-JP"/>
        </w:rPr>
        <w:t>average</w:t>
      </w:r>
      <w:r w:rsidRPr="00821A47">
        <w:rPr>
          <w:rFonts w:hint="eastAsia"/>
          <w:bCs/>
          <w:sz w:val="22"/>
          <w:szCs w:val="22"/>
          <w:lang w:eastAsia="ja-JP"/>
        </w:rPr>
        <w:t xml:space="preserve"> or CW</w:t>
      </w:r>
      <w:r w:rsidRPr="00821A47">
        <w:rPr>
          <w:bCs/>
          <w:color w:val="auto"/>
          <w:sz w:val="22"/>
          <w:szCs w:val="22"/>
          <w:lang w:eastAsia="ja-JP"/>
        </w:rPr>
        <w:t xml:space="preserve"> </w:t>
      </w:r>
      <w:r w:rsidRPr="00821A47">
        <w:rPr>
          <w:bCs/>
          <w:sz w:val="22"/>
          <w:szCs w:val="22"/>
        </w:rPr>
        <w:t xml:space="preserve">output power (excluding output power transmitted through the single mode core if present) exceeding 1,000 W; </w:t>
      </w:r>
      <w:r w:rsidRPr="00821A47">
        <w:rPr>
          <w:bCs/>
          <w:sz w:val="22"/>
          <w:szCs w:val="22"/>
          <w:u w:val="single"/>
        </w:rPr>
        <w:t>and</w:t>
      </w:r>
    </w:p>
    <w:p w14:paraId="2C963C32" w14:textId="77777777" w:rsidR="00CA4E12" w:rsidRPr="00821A47" w:rsidRDefault="00CA4E12" w:rsidP="00CA4E12">
      <w:pPr>
        <w:pStyle w:val="1A1a1"/>
        <w:tabs>
          <w:tab w:val="clear" w:pos="1179"/>
          <w:tab w:val="left" w:pos="1170"/>
          <w:tab w:val="left" w:pos="2070"/>
          <w:tab w:val="left" w:pos="2552"/>
        </w:tabs>
        <w:spacing w:line="235" w:lineRule="auto"/>
        <w:ind w:left="2977" w:right="-22" w:hanging="2977"/>
        <w:jc w:val="both"/>
        <w:rPr>
          <w:sz w:val="22"/>
          <w:szCs w:val="22"/>
        </w:rPr>
      </w:pPr>
      <w:r w:rsidRPr="00821A47">
        <w:rPr>
          <w:bCs/>
          <w:sz w:val="22"/>
          <w:szCs w:val="22"/>
        </w:rPr>
        <w:tab/>
      </w:r>
      <w:r w:rsidRPr="00821A47">
        <w:rPr>
          <w:bCs/>
          <w:sz w:val="22"/>
          <w:szCs w:val="22"/>
        </w:rPr>
        <w:tab/>
      </w:r>
      <w:r w:rsidRPr="00821A47">
        <w:rPr>
          <w:bCs/>
          <w:sz w:val="22"/>
          <w:szCs w:val="22"/>
        </w:rPr>
        <w:tab/>
      </w:r>
      <w:r w:rsidRPr="00821A47">
        <w:rPr>
          <w:bCs/>
          <w:sz w:val="22"/>
          <w:szCs w:val="22"/>
        </w:rPr>
        <w:tab/>
      </w:r>
      <w:r w:rsidRPr="00821A47">
        <w:rPr>
          <w:bCs/>
          <w:sz w:val="22"/>
          <w:szCs w:val="22"/>
        </w:rPr>
        <w:tab/>
      </w:r>
      <w:r w:rsidRPr="00821A47">
        <w:rPr>
          <w:bCs/>
          <w:sz w:val="22"/>
          <w:szCs w:val="22"/>
        </w:rPr>
        <w:tab/>
        <w:t>2.</w:t>
      </w:r>
      <w:r w:rsidRPr="00821A47">
        <w:rPr>
          <w:bCs/>
          <w:sz w:val="22"/>
          <w:szCs w:val="22"/>
        </w:rPr>
        <w:tab/>
        <w:t>Number of input fibres equal to or greater than 3;</w:t>
      </w:r>
    </w:p>
    <w:p w14:paraId="1A90262E" w14:textId="77777777" w:rsidR="00CA4E12" w:rsidRPr="00821A47" w:rsidRDefault="00A15172" w:rsidP="00477C80">
      <w:pPr>
        <w:pStyle w:val="1A1a1"/>
        <w:tabs>
          <w:tab w:val="clear" w:pos="1179"/>
          <w:tab w:val="left" w:pos="1170"/>
          <w:tab w:val="left" w:pos="2070"/>
        </w:tabs>
        <w:spacing w:before="120"/>
        <w:ind w:left="2517" w:right="-23" w:hanging="2517"/>
        <w:jc w:val="both"/>
        <w:rPr>
          <w:sz w:val="22"/>
          <w:szCs w:val="22"/>
        </w:rPr>
      </w:pPr>
      <w:r w:rsidRPr="00821A47">
        <w:rPr>
          <w:spacing w:val="-2"/>
          <w:sz w:val="22"/>
          <w:szCs w:val="22"/>
        </w:rPr>
        <w:br w:type="page"/>
      </w:r>
      <w:r w:rsidR="00701141" w:rsidRPr="00821A47">
        <w:rPr>
          <w:spacing w:val="-2"/>
          <w:sz w:val="22"/>
          <w:szCs w:val="22"/>
        </w:rPr>
        <w:t>6.</w:t>
      </w:r>
      <w:r w:rsidR="00701141" w:rsidRPr="00821A47">
        <w:rPr>
          <w:spacing w:val="-2"/>
          <w:sz w:val="22"/>
          <w:szCs w:val="22"/>
        </w:rPr>
        <w:tab/>
        <w:t>A.</w:t>
      </w:r>
      <w:r w:rsidR="00701141" w:rsidRPr="00821A47">
        <w:rPr>
          <w:spacing w:val="-2"/>
          <w:sz w:val="22"/>
          <w:szCs w:val="22"/>
        </w:rPr>
        <w:tab/>
        <w:t>5.</w:t>
      </w:r>
      <w:r w:rsidR="00701141" w:rsidRPr="00821A47">
        <w:rPr>
          <w:spacing w:val="-2"/>
          <w:sz w:val="22"/>
          <w:szCs w:val="22"/>
        </w:rPr>
        <w:tab/>
        <w:t>e.</w:t>
      </w:r>
      <w:r w:rsidR="00701141" w:rsidRPr="00821A47">
        <w:rPr>
          <w:spacing w:val="-2"/>
          <w:sz w:val="22"/>
          <w:szCs w:val="22"/>
        </w:rPr>
        <w:tab/>
      </w:r>
      <w:r w:rsidR="00701141" w:rsidRPr="00821A47">
        <w:rPr>
          <w:sz w:val="22"/>
          <w:szCs w:val="22"/>
        </w:rPr>
        <w:t>3.</w:t>
      </w:r>
      <w:r w:rsidR="00701141" w:rsidRPr="00821A47">
        <w:rPr>
          <w:sz w:val="22"/>
          <w:szCs w:val="22"/>
        </w:rPr>
        <w:tab/>
      </w:r>
      <w:r w:rsidR="00CA4E12" w:rsidRPr="00821A47">
        <w:rPr>
          <w:sz w:val="22"/>
          <w:szCs w:val="22"/>
        </w:rPr>
        <w:t>b.</w:t>
      </w:r>
      <w:r w:rsidR="00CA4E12" w:rsidRPr="00821A47">
        <w:rPr>
          <w:sz w:val="22"/>
          <w:szCs w:val="22"/>
        </w:rPr>
        <w:tab/>
        <w:t>Single mode to multimode fused tapered fibre combiners having all of the following:</w:t>
      </w:r>
    </w:p>
    <w:p w14:paraId="27156849" w14:textId="77777777" w:rsidR="00CA4E12" w:rsidRPr="00821A47" w:rsidRDefault="00CA4E12" w:rsidP="00586615">
      <w:pPr>
        <w:ind w:left="2954" w:right="-23" w:hanging="408"/>
        <w:jc w:val="both"/>
        <w:rPr>
          <w:bCs/>
          <w:sz w:val="22"/>
          <w:szCs w:val="22"/>
          <w:lang w:val="en-US"/>
        </w:rPr>
      </w:pPr>
      <w:r w:rsidRPr="00821A47">
        <w:rPr>
          <w:bCs/>
          <w:sz w:val="22"/>
          <w:szCs w:val="22"/>
          <w:lang w:val="en-US"/>
        </w:rPr>
        <w:t>1.</w:t>
      </w:r>
      <w:r w:rsidRPr="00821A47">
        <w:rPr>
          <w:bCs/>
          <w:sz w:val="22"/>
          <w:szCs w:val="22"/>
          <w:lang w:val="en-US"/>
        </w:rPr>
        <w:tab/>
      </w:r>
      <w:r w:rsidRPr="00821A47">
        <w:rPr>
          <w:bCs/>
          <w:sz w:val="22"/>
          <w:szCs w:val="22"/>
        </w:rPr>
        <w:t>An insertion loss better (less) than 0.5 dB maintained at a rated total</w:t>
      </w:r>
      <w:r w:rsidRPr="00821A47">
        <w:rPr>
          <w:bCs/>
          <w:sz w:val="22"/>
          <w:szCs w:val="22"/>
          <w:lang w:eastAsia="ja-JP"/>
        </w:rPr>
        <w:t xml:space="preserve"> average</w:t>
      </w:r>
      <w:r w:rsidRPr="00821A47">
        <w:rPr>
          <w:rFonts w:hint="eastAsia"/>
          <w:bCs/>
          <w:sz w:val="22"/>
          <w:szCs w:val="22"/>
          <w:lang w:eastAsia="ja-JP"/>
        </w:rPr>
        <w:t xml:space="preserve"> or CW</w:t>
      </w:r>
      <w:r w:rsidRPr="00821A47">
        <w:rPr>
          <w:bCs/>
          <w:sz w:val="22"/>
          <w:szCs w:val="22"/>
        </w:rPr>
        <w:t xml:space="preserve"> output power exceeding 4,600 W;</w:t>
      </w:r>
    </w:p>
    <w:p w14:paraId="7B4E8D7C" w14:textId="77777777" w:rsidR="00CA4E12" w:rsidRPr="00821A47" w:rsidRDefault="00CA4E12" w:rsidP="00CA4E12">
      <w:pPr>
        <w:ind w:left="2954" w:right="-23" w:hanging="406"/>
        <w:jc w:val="both"/>
        <w:rPr>
          <w:bCs/>
          <w:sz w:val="22"/>
          <w:szCs w:val="22"/>
          <w:lang w:val="en-US"/>
        </w:rPr>
      </w:pPr>
      <w:r w:rsidRPr="00821A47">
        <w:rPr>
          <w:bCs/>
          <w:sz w:val="22"/>
          <w:szCs w:val="22"/>
          <w:lang w:val="en-US"/>
        </w:rPr>
        <w:t>2.</w:t>
      </w:r>
      <w:r w:rsidRPr="00821A47">
        <w:rPr>
          <w:bCs/>
          <w:sz w:val="22"/>
          <w:szCs w:val="22"/>
          <w:lang w:val="en-US"/>
        </w:rPr>
        <w:tab/>
      </w:r>
      <w:r w:rsidRPr="00821A47">
        <w:rPr>
          <w:bCs/>
          <w:sz w:val="22"/>
          <w:szCs w:val="22"/>
        </w:rPr>
        <w:t xml:space="preserve">Number of input fibres equal to or greater than 3; </w:t>
      </w:r>
      <w:r w:rsidRPr="00821A47">
        <w:rPr>
          <w:bCs/>
          <w:sz w:val="22"/>
          <w:szCs w:val="22"/>
          <w:u w:val="single"/>
        </w:rPr>
        <w:t>and</w:t>
      </w:r>
    </w:p>
    <w:p w14:paraId="0F96CD81" w14:textId="77777777" w:rsidR="008A0D97" w:rsidRPr="00821A47" w:rsidRDefault="00701141" w:rsidP="008A0D97">
      <w:pPr>
        <w:pStyle w:val="1A1a1"/>
        <w:tabs>
          <w:tab w:val="clear" w:pos="1179"/>
          <w:tab w:val="left" w:pos="1170"/>
          <w:tab w:val="left" w:pos="2070"/>
          <w:tab w:val="left" w:pos="2552"/>
        </w:tabs>
        <w:spacing w:line="235" w:lineRule="auto"/>
        <w:ind w:left="2977" w:right="-22" w:hanging="2977"/>
        <w:jc w:val="both"/>
        <w:rPr>
          <w:sz w:val="22"/>
          <w:szCs w:val="22"/>
        </w:rPr>
      </w:pPr>
      <w:r w:rsidRPr="00821A47">
        <w:rPr>
          <w:spacing w:val="-2"/>
          <w:sz w:val="22"/>
          <w:szCs w:val="22"/>
        </w:rPr>
        <w:tab/>
      </w:r>
      <w:r w:rsidRPr="00821A47">
        <w:rPr>
          <w:spacing w:val="-2"/>
          <w:sz w:val="22"/>
          <w:szCs w:val="22"/>
        </w:rPr>
        <w:tab/>
      </w:r>
      <w:r w:rsidRPr="00821A47">
        <w:rPr>
          <w:spacing w:val="-2"/>
          <w:sz w:val="22"/>
          <w:szCs w:val="22"/>
        </w:rPr>
        <w:tab/>
      </w:r>
      <w:r w:rsidR="008A0D97" w:rsidRPr="00821A47">
        <w:rPr>
          <w:spacing w:val="-2"/>
          <w:sz w:val="22"/>
          <w:szCs w:val="22"/>
        </w:rPr>
        <w:tab/>
      </w:r>
      <w:r w:rsidR="008A0D97" w:rsidRPr="00821A47">
        <w:rPr>
          <w:sz w:val="22"/>
          <w:szCs w:val="22"/>
        </w:rPr>
        <w:tab/>
      </w:r>
      <w:r w:rsidR="008A0D97" w:rsidRPr="00821A47">
        <w:rPr>
          <w:bCs/>
          <w:sz w:val="22"/>
          <w:szCs w:val="22"/>
          <w:lang w:val="en-US"/>
        </w:rPr>
        <w:tab/>
      </w:r>
      <w:r w:rsidR="00CA4E12" w:rsidRPr="00821A47">
        <w:rPr>
          <w:bCs/>
          <w:sz w:val="22"/>
          <w:szCs w:val="22"/>
          <w:lang w:val="en-US"/>
        </w:rPr>
        <w:t>3.</w:t>
      </w:r>
      <w:r w:rsidR="00CA4E12" w:rsidRPr="00821A47">
        <w:rPr>
          <w:bCs/>
          <w:sz w:val="22"/>
          <w:szCs w:val="22"/>
          <w:lang w:val="en-US"/>
        </w:rPr>
        <w:tab/>
      </w:r>
      <w:r w:rsidR="00CA4E12" w:rsidRPr="00821A47">
        <w:rPr>
          <w:bCs/>
          <w:sz w:val="22"/>
          <w:szCs w:val="22"/>
        </w:rPr>
        <w:t>Having any of the following:</w:t>
      </w:r>
      <w:r w:rsidR="008A0D97" w:rsidRPr="00821A47">
        <w:rPr>
          <w:sz w:val="22"/>
          <w:szCs w:val="22"/>
        </w:rPr>
        <w:t xml:space="preserve"> </w:t>
      </w:r>
    </w:p>
    <w:p w14:paraId="2756804B" w14:textId="77777777" w:rsidR="00CA4E12" w:rsidRPr="00821A47" w:rsidRDefault="00CA4E12" w:rsidP="00CA4E12">
      <w:pPr>
        <w:tabs>
          <w:tab w:val="left" w:pos="2996"/>
        </w:tabs>
        <w:ind w:left="3306" w:right="-23" w:hanging="3306"/>
        <w:jc w:val="both"/>
        <w:rPr>
          <w:sz w:val="22"/>
          <w:szCs w:val="22"/>
        </w:rPr>
      </w:pPr>
      <w:r w:rsidRPr="00821A47">
        <w:rPr>
          <w:sz w:val="22"/>
          <w:szCs w:val="22"/>
        </w:rPr>
        <w:tab/>
        <w:t>a.</w:t>
      </w:r>
      <w:r w:rsidRPr="00821A47">
        <w:rPr>
          <w:sz w:val="22"/>
          <w:szCs w:val="22"/>
        </w:rPr>
        <w:tab/>
        <w:t xml:space="preserve">A Beam Parameter Product (BPP) measured at the output not exceeding 1.5 mm </w:t>
      </w:r>
      <w:proofErr w:type="spellStart"/>
      <w:r w:rsidRPr="00821A47">
        <w:rPr>
          <w:sz w:val="22"/>
          <w:szCs w:val="22"/>
        </w:rPr>
        <w:t>mrad</w:t>
      </w:r>
      <w:proofErr w:type="spellEnd"/>
      <w:r w:rsidRPr="00821A47">
        <w:rPr>
          <w:sz w:val="22"/>
          <w:szCs w:val="22"/>
        </w:rPr>
        <w:t xml:space="preserve"> for a number of input fibres less than or equal to 5; </w:t>
      </w:r>
      <w:r w:rsidR="006118F2" w:rsidRPr="00821A47">
        <w:rPr>
          <w:sz w:val="22"/>
          <w:szCs w:val="22"/>
          <w:u w:val="single"/>
        </w:rPr>
        <w:t>or</w:t>
      </w:r>
    </w:p>
    <w:p w14:paraId="3C847A17" w14:textId="77777777" w:rsidR="00CA4E12" w:rsidRPr="00821A47" w:rsidRDefault="00CA4E12" w:rsidP="00CA4E12">
      <w:pPr>
        <w:tabs>
          <w:tab w:val="left" w:pos="2996"/>
        </w:tabs>
        <w:ind w:left="3306" w:right="-23" w:hanging="3306"/>
        <w:jc w:val="both"/>
        <w:rPr>
          <w:strike/>
          <w:sz w:val="22"/>
          <w:szCs w:val="22"/>
        </w:rPr>
      </w:pPr>
      <w:r w:rsidRPr="00821A47">
        <w:rPr>
          <w:sz w:val="22"/>
          <w:szCs w:val="22"/>
        </w:rPr>
        <w:tab/>
        <w:t>b.</w:t>
      </w:r>
      <w:r w:rsidRPr="00821A47">
        <w:rPr>
          <w:sz w:val="22"/>
          <w:szCs w:val="22"/>
        </w:rPr>
        <w:tab/>
        <w:t xml:space="preserve">A BPP measured at the output not exceeding 2.5 mm </w:t>
      </w:r>
      <w:proofErr w:type="spellStart"/>
      <w:r w:rsidRPr="00821A47">
        <w:rPr>
          <w:sz w:val="22"/>
          <w:szCs w:val="22"/>
        </w:rPr>
        <w:t>mrad</w:t>
      </w:r>
      <w:proofErr w:type="spellEnd"/>
      <w:r w:rsidRPr="00821A47">
        <w:rPr>
          <w:sz w:val="22"/>
          <w:szCs w:val="22"/>
        </w:rPr>
        <w:t xml:space="preserve"> for a number of input fibres greater than 5;</w:t>
      </w:r>
    </w:p>
    <w:p w14:paraId="414C8AB7" w14:textId="77777777" w:rsidR="00CA4E12" w:rsidRPr="00821A47" w:rsidRDefault="00A26FCD" w:rsidP="00CA4E12">
      <w:pPr>
        <w:pStyle w:val="1A1a1"/>
        <w:tabs>
          <w:tab w:val="left" w:pos="2070"/>
        </w:tabs>
        <w:spacing w:before="120"/>
        <w:ind w:left="2517" w:right="-23" w:hanging="2517"/>
        <w:jc w:val="both"/>
        <w:rPr>
          <w:sz w:val="22"/>
          <w:szCs w:val="22"/>
        </w:rPr>
      </w:pPr>
      <w:r w:rsidRPr="00821A47">
        <w:rPr>
          <w:spacing w:val="-2"/>
          <w:sz w:val="22"/>
          <w:szCs w:val="22"/>
        </w:rPr>
        <w:t>6.</w:t>
      </w:r>
      <w:r w:rsidRPr="00821A47">
        <w:rPr>
          <w:spacing w:val="-2"/>
          <w:sz w:val="22"/>
          <w:szCs w:val="22"/>
        </w:rPr>
        <w:tab/>
        <w:t>A.</w:t>
      </w:r>
      <w:r w:rsidRPr="00821A47">
        <w:rPr>
          <w:spacing w:val="-2"/>
          <w:sz w:val="22"/>
          <w:szCs w:val="22"/>
        </w:rPr>
        <w:tab/>
        <w:t>5.</w:t>
      </w:r>
      <w:r w:rsidRPr="00821A47">
        <w:rPr>
          <w:spacing w:val="-2"/>
          <w:sz w:val="22"/>
          <w:szCs w:val="22"/>
        </w:rPr>
        <w:tab/>
        <w:t>e.</w:t>
      </w:r>
      <w:r w:rsidRPr="00821A47">
        <w:rPr>
          <w:spacing w:val="-2"/>
          <w:sz w:val="22"/>
          <w:szCs w:val="22"/>
        </w:rPr>
        <w:tab/>
      </w:r>
      <w:r w:rsidRPr="00821A47">
        <w:rPr>
          <w:sz w:val="22"/>
          <w:szCs w:val="22"/>
        </w:rPr>
        <w:t>3.</w:t>
      </w:r>
      <w:r w:rsidRPr="00821A47">
        <w:rPr>
          <w:sz w:val="22"/>
          <w:szCs w:val="22"/>
        </w:rPr>
        <w:tab/>
      </w:r>
      <w:r w:rsidR="00586615" w:rsidRPr="00821A47">
        <w:rPr>
          <w:sz w:val="22"/>
          <w:szCs w:val="22"/>
        </w:rPr>
        <w:t>c.</w:t>
      </w:r>
      <w:r w:rsidR="00CA4E12" w:rsidRPr="00821A47">
        <w:rPr>
          <w:sz w:val="22"/>
          <w:szCs w:val="22"/>
        </w:rPr>
        <w:tab/>
        <w:t>MLDs having all of the following:</w:t>
      </w:r>
    </w:p>
    <w:p w14:paraId="30725776" w14:textId="77777777" w:rsidR="00CA4E12" w:rsidRPr="00821A47" w:rsidRDefault="00CA4E12" w:rsidP="00CA4E12">
      <w:pPr>
        <w:tabs>
          <w:tab w:val="left" w:pos="2552"/>
        </w:tabs>
        <w:ind w:left="2977" w:right="-23" w:hanging="907"/>
        <w:jc w:val="both"/>
        <w:rPr>
          <w:sz w:val="22"/>
          <w:szCs w:val="22"/>
        </w:rPr>
      </w:pPr>
      <w:r w:rsidRPr="00821A47">
        <w:rPr>
          <w:sz w:val="22"/>
          <w:szCs w:val="22"/>
        </w:rPr>
        <w:tab/>
        <w:t>1.</w:t>
      </w:r>
      <w:r w:rsidRPr="00821A47">
        <w:rPr>
          <w:sz w:val="22"/>
          <w:szCs w:val="22"/>
        </w:rPr>
        <w:tab/>
        <w:t xml:space="preserve">Designed for spectral or coherent beam combination of 5 or more fibre </w:t>
      </w:r>
      <w:r w:rsidR="002A6536" w:rsidRPr="00821A47">
        <w:rPr>
          <w:sz w:val="22"/>
          <w:szCs w:val="22"/>
        </w:rPr>
        <w:t>"</w:t>
      </w:r>
      <w:r w:rsidRPr="00821A47">
        <w:rPr>
          <w:sz w:val="22"/>
          <w:szCs w:val="22"/>
        </w:rPr>
        <w:t>lasers</w:t>
      </w:r>
      <w:r w:rsidR="002A6536" w:rsidRPr="00821A47">
        <w:rPr>
          <w:sz w:val="22"/>
          <w:szCs w:val="22"/>
        </w:rPr>
        <w:t>"</w:t>
      </w:r>
      <w:r w:rsidRPr="00821A47">
        <w:rPr>
          <w:sz w:val="22"/>
          <w:szCs w:val="22"/>
        </w:rPr>
        <w:t xml:space="preserve">; </w:t>
      </w:r>
      <w:r w:rsidRPr="00821A47">
        <w:rPr>
          <w:sz w:val="22"/>
          <w:szCs w:val="22"/>
          <w:u w:val="single"/>
        </w:rPr>
        <w:t>and</w:t>
      </w:r>
      <w:r w:rsidRPr="00821A47">
        <w:rPr>
          <w:sz w:val="22"/>
          <w:szCs w:val="22"/>
        </w:rPr>
        <w:t xml:space="preserve"> </w:t>
      </w:r>
    </w:p>
    <w:p w14:paraId="2D922090" w14:textId="77777777" w:rsidR="00CA4E12" w:rsidRPr="00821A47" w:rsidRDefault="00CA4E12" w:rsidP="00CA4E12">
      <w:pPr>
        <w:tabs>
          <w:tab w:val="left" w:pos="2552"/>
        </w:tabs>
        <w:ind w:left="2977" w:right="-23" w:hanging="907"/>
        <w:jc w:val="both"/>
        <w:rPr>
          <w:sz w:val="22"/>
          <w:szCs w:val="22"/>
        </w:rPr>
      </w:pPr>
      <w:r w:rsidRPr="00821A47">
        <w:rPr>
          <w:sz w:val="22"/>
          <w:szCs w:val="22"/>
        </w:rPr>
        <w:tab/>
        <w:t>2.</w:t>
      </w:r>
      <w:r w:rsidRPr="00821A47">
        <w:rPr>
          <w:sz w:val="22"/>
          <w:szCs w:val="22"/>
        </w:rPr>
        <w:tab/>
        <w:t xml:space="preserve">CW </w:t>
      </w:r>
      <w:r w:rsidR="002A6536" w:rsidRPr="00821A47">
        <w:rPr>
          <w:sz w:val="22"/>
          <w:szCs w:val="22"/>
        </w:rPr>
        <w:t>"</w:t>
      </w:r>
      <w:r w:rsidRPr="00821A47">
        <w:rPr>
          <w:sz w:val="22"/>
          <w:szCs w:val="22"/>
        </w:rPr>
        <w:t>Laser</w:t>
      </w:r>
      <w:r w:rsidR="002A6536" w:rsidRPr="00821A47">
        <w:rPr>
          <w:sz w:val="22"/>
          <w:szCs w:val="22"/>
        </w:rPr>
        <w:t>"</w:t>
      </w:r>
      <w:r w:rsidRPr="00821A47">
        <w:rPr>
          <w:sz w:val="22"/>
          <w:szCs w:val="22"/>
        </w:rPr>
        <w:t xml:space="preserve"> Induced Damage Threshold (LIDT) greater than or equal to 10 kW/cm</w:t>
      </w:r>
      <w:r w:rsidRPr="00821A47">
        <w:rPr>
          <w:sz w:val="22"/>
          <w:szCs w:val="22"/>
          <w:vertAlign w:val="superscript"/>
        </w:rPr>
        <w:t>2</w:t>
      </w:r>
      <w:r w:rsidR="00477C80" w:rsidRPr="00821A47">
        <w:rPr>
          <w:sz w:val="22"/>
          <w:szCs w:val="22"/>
        </w:rPr>
        <w:t>;</w:t>
      </w:r>
    </w:p>
    <w:p w14:paraId="59F7EDDB" w14:textId="77777777" w:rsidR="00CA4E12" w:rsidRPr="00821A47" w:rsidRDefault="00CA4E12">
      <w:pPr>
        <w:pStyle w:val="1A1a1a"/>
        <w:tabs>
          <w:tab w:val="clear" w:pos="2060"/>
          <w:tab w:val="left" w:pos="2070"/>
        </w:tabs>
        <w:spacing w:line="235" w:lineRule="auto"/>
        <w:ind w:right="-22"/>
        <w:jc w:val="both"/>
        <w:rPr>
          <w:sz w:val="12"/>
          <w:szCs w:val="12"/>
        </w:rPr>
      </w:pPr>
    </w:p>
    <w:p w14:paraId="176CD795" w14:textId="77777777" w:rsidR="00CF3264" w:rsidRPr="00821A47" w:rsidRDefault="00CF3264">
      <w:pPr>
        <w:pStyle w:val="1A1a"/>
        <w:jc w:val="both"/>
        <w:rPr>
          <w:spacing w:val="-2"/>
          <w:sz w:val="22"/>
          <w:szCs w:val="22"/>
        </w:rPr>
      </w:pPr>
      <w:r w:rsidRPr="00821A47">
        <w:rPr>
          <w:spacing w:val="-2"/>
          <w:sz w:val="22"/>
          <w:szCs w:val="22"/>
        </w:rPr>
        <w:t>6.</w:t>
      </w:r>
      <w:r w:rsidRPr="00821A47">
        <w:rPr>
          <w:spacing w:val="-2"/>
          <w:sz w:val="22"/>
          <w:szCs w:val="22"/>
        </w:rPr>
        <w:tab/>
        <w:t>A.</w:t>
      </w:r>
      <w:r w:rsidRPr="00821A47">
        <w:rPr>
          <w:spacing w:val="-2"/>
          <w:sz w:val="22"/>
          <w:szCs w:val="22"/>
        </w:rPr>
        <w:tab/>
        <w:t>5.</w:t>
      </w:r>
      <w:r w:rsidRPr="00821A47">
        <w:rPr>
          <w:spacing w:val="-2"/>
          <w:sz w:val="22"/>
          <w:szCs w:val="22"/>
        </w:rPr>
        <w:tab/>
        <w:t>f.</w:t>
      </w:r>
      <w:r w:rsidRPr="00821A47">
        <w:rPr>
          <w:spacing w:val="-2"/>
          <w:sz w:val="22"/>
          <w:szCs w:val="22"/>
        </w:rPr>
        <w:tab/>
      </w:r>
      <w:r w:rsidRPr="00821A47">
        <w:rPr>
          <w:sz w:val="22"/>
          <w:szCs w:val="22"/>
        </w:rPr>
        <w:t>Optical equipment as follows:</w:t>
      </w:r>
    </w:p>
    <w:p w14:paraId="45972D9E" w14:textId="77777777" w:rsidR="00CF3264" w:rsidRPr="00821A47" w:rsidRDefault="00CF3264" w:rsidP="008A0D97">
      <w:pPr>
        <w:pStyle w:val="1A1anote1"/>
        <w:spacing w:before="60"/>
        <w:ind w:left="2381" w:right="-23" w:hanging="782"/>
        <w:jc w:val="both"/>
        <w:rPr>
          <w:i/>
          <w:sz w:val="22"/>
          <w:szCs w:val="22"/>
        </w:rPr>
      </w:pPr>
      <w:r w:rsidRPr="00821A47">
        <w:rPr>
          <w:i/>
          <w:sz w:val="22"/>
          <w:szCs w:val="22"/>
          <w:u w:val="single"/>
        </w:rPr>
        <w:t>N.B.</w:t>
      </w:r>
      <w:r w:rsidRPr="00821A47">
        <w:rPr>
          <w:i/>
          <w:sz w:val="22"/>
          <w:szCs w:val="22"/>
        </w:rPr>
        <w:tab/>
        <w:t>For shared aperture optical elements, capable of operating in "Super</w:t>
      </w:r>
      <w:r w:rsidR="00477C80" w:rsidRPr="00821A47">
        <w:rPr>
          <w:i/>
          <w:sz w:val="22"/>
          <w:szCs w:val="22"/>
        </w:rPr>
        <w:t xml:space="preserve"> </w:t>
      </w:r>
      <w:r w:rsidRPr="00821A47">
        <w:rPr>
          <w:i/>
          <w:sz w:val="22"/>
          <w:szCs w:val="22"/>
        </w:rPr>
        <w:t>High Power Laser" ("SHPL") applications, see ML19. Note 2.d</w:t>
      </w:r>
      <w:r w:rsidRPr="00821A47">
        <w:rPr>
          <w:i/>
          <w:sz w:val="22"/>
          <w:szCs w:val="22"/>
        </w:rPr>
        <w:footnoteReference w:customMarkFollows="1" w:id="1"/>
        <w:t>.</w:t>
      </w:r>
      <w:r w:rsidRPr="00821A47">
        <w:rPr>
          <w:sz w:val="22"/>
          <w:szCs w:val="22"/>
        </w:rPr>
        <w:t>*</w:t>
      </w:r>
    </w:p>
    <w:p w14:paraId="53BDF2F8" w14:textId="77777777" w:rsidR="00CF3264" w:rsidRPr="00821A47" w:rsidRDefault="00CF3264" w:rsidP="007267B5">
      <w:pPr>
        <w:pStyle w:val="1A1a1"/>
        <w:spacing w:before="120"/>
        <w:ind w:left="2064" w:right="-23" w:hanging="2041"/>
        <w:jc w:val="both"/>
        <w:rPr>
          <w:sz w:val="22"/>
          <w:szCs w:val="22"/>
        </w:rPr>
      </w:pPr>
      <w:r w:rsidRPr="00821A47">
        <w:rPr>
          <w:sz w:val="22"/>
          <w:szCs w:val="22"/>
        </w:rPr>
        <w:tab/>
      </w:r>
      <w:r w:rsidRPr="00821A47">
        <w:rPr>
          <w:sz w:val="22"/>
          <w:szCs w:val="22"/>
        </w:rPr>
        <w:tab/>
      </w:r>
      <w:r w:rsidRPr="00821A47">
        <w:rPr>
          <w:sz w:val="22"/>
          <w:szCs w:val="22"/>
        </w:rPr>
        <w:tab/>
      </w:r>
      <w:r w:rsidRPr="00821A47">
        <w:rPr>
          <w:sz w:val="22"/>
          <w:szCs w:val="22"/>
        </w:rPr>
        <w:tab/>
        <w:t>1.</w:t>
      </w:r>
      <w:r w:rsidRPr="00821A47">
        <w:rPr>
          <w:sz w:val="22"/>
          <w:szCs w:val="22"/>
        </w:rPr>
        <w:tab/>
      </w:r>
      <w:r w:rsidR="00E306CE" w:rsidRPr="00821A47">
        <w:rPr>
          <w:sz w:val="22"/>
          <w:szCs w:val="22"/>
        </w:rPr>
        <w:t>Not used since 2017</w:t>
      </w:r>
    </w:p>
    <w:p w14:paraId="391EF580" w14:textId="77777777" w:rsidR="00E306CE" w:rsidRPr="00821A47" w:rsidRDefault="00E306CE" w:rsidP="00E306CE">
      <w:pPr>
        <w:pStyle w:val="1A1a1"/>
        <w:tabs>
          <w:tab w:val="clear" w:pos="1179"/>
          <w:tab w:val="left" w:pos="1170"/>
          <w:tab w:val="left" w:pos="2070"/>
        </w:tabs>
        <w:spacing w:before="60" w:line="235" w:lineRule="auto"/>
        <w:ind w:left="2619" w:right="-23" w:hanging="561"/>
        <w:jc w:val="both"/>
        <w:rPr>
          <w:sz w:val="22"/>
          <w:szCs w:val="22"/>
        </w:rPr>
      </w:pPr>
      <w:r w:rsidRPr="00821A47">
        <w:rPr>
          <w:i/>
          <w:sz w:val="22"/>
          <w:szCs w:val="22"/>
          <w:u w:val="single"/>
        </w:rPr>
        <w:t>N.B.</w:t>
      </w:r>
      <w:r w:rsidRPr="00821A47">
        <w:rPr>
          <w:i/>
          <w:sz w:val="22"/>
          <w:szCs w:val="22"/>
        </w:rPr>
        <w:tab/>
        <w:t xml:space="preserve">For items previously specified </w:t>
      </w:r>
      <w:r w:rsidR="00BD03FC" w:rsidRPr="00821A47">
        <w:rPr>
          <w:i/>
          <w:sz w:val="22"/>
          <w:szCs w:val="22"/>
        </w:rPr>
        <w:t>in</w:t>
      </w:r>
      <w:r w:rsidRPr="00821A47">
        <w:rPr>
          <w:i/>
          <w:sz w:val="22"/>
          <w:szCs w:val="22"/>
        </w:rPr>
        <w:t xml:space="preserve"> 6.A.5.f.1., see 6.A.4.f.</w:t>
      </w:r>
    </w:p>
    <w:p w14:paraId="73BD0E6E" w14:textId="77777777" w:rsidR="00CF3264" w:rsidRPr="00821A47" w:rsidRDefault="007267B5" w:rsidP="00E306CE">
      <w:pPr>
        <w:pStyle w:val="1A1a1"/>
        <w:spacing w:before="120"/>
        <w:ind w:left="2064" w:right="-23" w:hanging="2041"/>
        <w:jc w:val="both"/>
        <w:rPr>
          <w:sz w:val="22"/>
          <w:szCs w:val="22"/>
        </w:rPr>
      </w:pPr>
      <w:r w:rsidRPr="00821A47">
        <w:rPr>
          <w:spacing w:val="-2"/>
          <w:sz w:val="22"/>
          <w:szCs w:val="22"/>
        </w:rPr>
        <w:tab/>
      </w:r>
      <w:r w:rsidRPr="00821A47">
        <w:rPr>
          <w:spacing w:val="-2"/>
          <w:sz w:val="22"/>
          <w:szCs w:val="22"/>
        </w:rPr>
        <w:tab/>
      </w:r>
      <w:r w:rsidRPr="00821A47">
        <w:rPr>
          <w:spacing w:val="-2"/>
          <w:sz w:val="22"/>
          <w:szCs w:val="22"/>
        </w:rPr>
        <w:tab/>
      </w:r>
      <w:r w:rsidR="00CF3264" w:rsidRPr="00821A47">
        <w:rPr>
          <w:spacing w:val="-2"/>
          <w:sz w:val="22"/>
          <w:szCs w:val="22"/>
        </w:rPr>
        <w:tab/>
      </w:r>
      <w:r w:rsidR="00CF3264" w:rsidRPr="00821A47">
        <w:rPr>
          <w:sz w:val="22"/>
          <w:szCs w:val="22"/>
        </w:rPr>
        <w:t>2.</w:t>
      </w:r>
      <w:r w:rsidR="00CF3264" w:rsidRPr="00821A47">
        <w:rPr>
          <w:sz w:val="22"/>
          <w:szCs w:val="22"/>
        </w:rPr>
        <w:tab/>
      </w:r>
      <w:r w:rsidR="00E306CE" w:rsidRPr="00821A47">
        <w:rPr>
          <w:spacing w:val="-2"/>
          <w:sz w:val="22"/>
          <w:szCs w:val="22"/>
        </w:rPr>
        <w:t>"Laser" diagnostic equipment specially designed for dynamic measurement of "SHPL" system angular beam steering errors and having an angular "accuracy" of 10 µrad (microradians) or less (better);</w:t>
      </w:r>
    </w:p>
    <w:p w14:paraId="36DF977C" w14:textId="77777777" w:rsidR="00E306CE" w:rsidRPr="00821A47" w:rsidRDefault="00A26FCD" w:rsidP="00E306CE">
      <w:pPr>
        <w:pStyle w:val="1A1a1"/>
        <w:spacing w:before="60"/>
        <w:ind w:left="2064" w:right="-23" w:hanging="2041"/>
        <w:jc w:val="both"/>
        <w:rPr>
          <w:spacing w:val="-2"/>
          <w:sz w:val="22"/>
          <w:szCs w:val="22"/>
        </w:rPr>
      </w:pPr>
      <w:r w:rsidRPr="00821A47">
        <w:rPr>
          <w:spacing w:val="-2"/>
          <w:sz w:val="22"/>
          <w:szCs w:val="22"/>
        </w:rPr>
        <w:tab/>
      </w:r>
      <w:r w:rsidRPr="00821A47">
        <w:rPr>
          <w:spacing w:val="-2"/>
          <w:sz w:val="22"/>
          <w:szCs w:val="22"/>
        </w:rPr>
        <w:tab/>
      </w:r>
      <w:r w:rsidRPr="00821A47">
        <w:rPr>
          <w:spacing w:val="-2"/>
          <w:sz w:val="22"/>
          <w:szCs w:val="22"/>
        </w:rPr>
        <w:tab/>
      </w:r>
      <w:r w:rsidR="007267B5" w:rsidRPr="00821A47">
        <w:rPr>
          <w:spacing w:val="-2"/>
          <w:sz w:val="22"/>
          <w:szCs w:val="22"/>
        </w:rPr>
        <w:tab/>
      </w:r>
      <w:r w:rsidR="00CF3264" w:rsidRPr="00821A47">
        <w:rPr>
          <w:sz w:val="22"/>
          <w:szCs w:val="22"/>
        </w:rPr>
        <w:t>3.</w:t>
      </w:r>
      <w:r w:rsidR="00CF3264" w:rsidRPr="00821A47">
        <w:rPr>
          <w:sz w:val="22"/>
          <w:szCs w:val="22"/>
        </w:rPr>
        <w:tab/>
      </w:r>
      <w:r w:rsidR="00E306CE" w:rsidRPr="00821A47">
        <w:rPr>
          <w:spacing w:val="-2"/>
          <w:sz w:val="22"/>
          <w:szCs w:val="22"/>
        </w:rPr>
        <w:t>Optical equipment and components, specially designed for coherent beam combination in a phased-array "SHPL" system and having any of the following:</w:t>
      </w:r>
    </w:p>
    <w:p w14:paraId="3AC33DE6" w14:textId="77777777" w:rsidR="00E306CE" w:rsidRPr="00821A47" w:rsidRDefault="00E306CE" w:rsidP="00E306CE">
      <w:pPr>
        <w:pStyle w:val="1A1a1"/>
        <w:tabs>
          <w:tab w:val="clear" w:pos="1179"/>
          <w:tab w:val="left" w:pos="1170"/>
          <w:tab w:val="left" w:pos="2070"/>
        </w:tabs>
        <w:spacing w:line="235" w:lineRule="auto"/>
        <w:ind w:left="2520" w:right="-22" w:hanging="2610"/>
        <w:jc w:val="both"/>
        <w:rPr>
          <w:sz w:val="22"/>
          <w:szCs w:val="22"/>
          <w:u w:val="single"/>
        </w:rPr>
      </w:pP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t>a.</w:t>
      </w:r>
      <w:r w:rsidRPr="00821A47">
        <w:rPr>
          <w:sz w:val="22"/>
          <w:szCs w:val="22"/>
        </w:rPr>
        <w:tab/>
        <w:t>An "accuracy" of 0.1 µm or less</w:t>
      </w:r>
      <w:r w:rsidR="00125F4E" w:rsidRPr="00821A47">
        <w:rPr>
          <w:sz w:val="22"/>
          <w:szCs w:val="22"/>
        </w:rPr>
        <w:t xml:space="preserve"> (better)</w:t>
      </w:r>
      <w:r w:rsidRPr="00821A47">
        <w:rPr>
          <w:sz w:val="22"/>
          <w:szCs w:val="22"/>
        </w:rPr>
        <w:t xml:space="preserve">, for wavelengths greater than 1 µm; </w:t>
      </w:r>
      <w:r w:rsidRPr="00821A47">
        <w:rPr>
          <w:sz w:val="22"/>
          <w:szCs w:val="22"/>
          <w:u w:val="single"/>
        </w:rPr>
        <w:t>or</w:t>
      </w:r>
    </w:p>
    <w:p w14:paraId="6F2A6FD4" w14:textId="77777777" w:rsidR="00E306CE" w:rsidRPr="00821A47" w:rsidRDefault="00E306CE" w:rsidP="00E306CE">
      <w:pPr>
        <w:pStyle w:val="1A1a1"/>
        <w:tabs>
          <w:tab w:val="clear" w:pos="1179"/>
          <w:tab w:val="left" w:pos="1170"/>
          <w:tab w:val="left" w:pos="2070"/>
        </w:tabs>
        <w:spacing w:line="235" w:lineRule="auto"/>
        <w:ind w:left="2520" w:right="-22" w:hanging="2610"/>
        <w:jc w:val="both"/>
        <w:rPr>
          <w:sz w:val="22"/>
          <w:szCs w:val="22"/>
          <w:u w:val="single"/>
        </w:rPr>
      </w:pP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t>b.</w:t>
      </w:r>
      <w:r w:rsidRPr="00821A47">
        <w:rPr>
          <w:sz w:val="22"/>
          <w:szCs w:val="22"/>
        </w:rPr>
        <w:tab/>
        <w:t xml:space="preserve">An "accuracy" of </w:t>
      </w:r>
      <w:r w:rsidRPr="00821A47">
        <w:rPr>
          <w:spacing w:val="-2"/>
          <w:sz w:val="22"/>
          <w:szCs w:val="22"/>
        </w:rPr>
        <w:t>λ/10</w:t>
      </w:r>
      <w:r w:rsidRPr="00821A47">
        <w:rPr>
          <w:sz w:val="22"/>
          <w:szCs w:val="22"/>
        </w:rPr>
        <w:t xml:space="preserve"> or less (better) at the designed wavelength, for wavelengths equal to or less than 1 µm;</w:t>
      </w:r>
    </w:p>
    <w:p w14:paraId="4A10F899" w14:textId="77777777" w:rsidR="00CF3264" w:rsidRPr="00821A47" w:rsidRDefault="00CF3264" w:rsidP="00E306CE">
      <w:pPr>
        <w:pStyle w:val="1A1a1"/>
        <w:spacing w:before="60"/>
        <w:ind w:left="2064" w:right="-23" w:hanging="2041"/>
        <w:jc w:val="both"/>
        <w:rPr>
          <w:sz w:val="22"/>
          <w:szCs w:val="22"/>
        </w:rPr>
      </w:pPr>
      <w:r w:rsidRPr="00821A47">
        <w:rPr>
          <w:sz w:val="22"/>
          <w:szCs w:val="22"/>
        </w:rPr>
        <w:tab/>
      </w:r>
      <w:r w:rsidRPr="00821A47">
        <w:rPr>
          <w:sz w:val="22"/>
          <w:szCs w:val="22"/>
        </w:rPr>
        <w:tab/>
      </w:r>
      <w:r w:rsidRPr="00821A47">
        <w:rPr>
          <w:sz w:val="22"/>
          <w:szCs w:val="22"/>
        </w:rPr>
        <w:tab/>
      </w:r>
      <w:r w:rsidRPr="00821A47">
        <w:rPr>
          <w:sz w:val="22"/>
          <w:szCs w:val="22"/>
        </w:rPr>
        <w:tab/>
        <w:t>4.</w:t>
      </w:r>
      <w:r w:rsidRPr="00821A47">
        <w:rPr>
          <w:sz w:val="22"/>
          <w:szCs w:val="22"/>
        </w:rPr>
        <w:tab/>
        <w:t>Projection telescopes specially desig</w:t>
      </w:r>
      <w:r w:rsidR="00FB637C" w:rsidRPr="00821A47">
        <w:rPr>
          <w:sz w:val="22"/>
          <w:szCs w:val="22"/>
        </w:rPr>
        <w:t>ned for use with "SHPL" systems;</w:t>
      </w:r>
    </w:p>
    <w:p w14:paraId="081DE4AB" w14:textId="77777777" w:rsidR="00CF3264" w:rsidRPr="00821A47" w:rsidRDefault="00CF3264">
      <w:pPr>
        <w:pStyle w:val="1A1a1"/>
        <w:ind w:left="2064" w:right="-23" w:hanging="2041"/>
        <w:jc w:val="both"/>
        <w:rPr>
          <w:sz w:val="16"/>
          <w:szCs w:val="16"/>
        </w:rPr>
      </w:pPr>
    </w:p>
    <w:p w14:paraId="7DDA3ADA" w14:textId="77777777" w:rsidR="00CF3264" w:rsidRPr="00821A47" w:rsidRDefault="00CF3264">
      <w:pPr>
        <w:pStyle w:val="1A1a"/>
        <w:jc w:val="both"/>
        <w:rPr>
          <w:spacing w:val="-2"/>
          <w:sz w:val="22"/>
          <w:szCs w:val="22"/>
        </w:rPr>
      </w:pPr>
      <w:r w:rsidRPr="00821A47">
        <w:rPr>
          <w:spacing w:val="-2"/>
          <w:sz w:val="22"/>
          <w:szCs w:val="22"/>
        </w:rPr>
        <w:t>6.</w:t>
      </w:r>
      <w:r w:rsidRPr="00821A47">
        <w:rPr>
          <w:spacing w:val="-2"/>
          <w:sz w:val="22"/>
          <w:szCs w:val="22"/>
        </w:rPr>
        <w:tab/>
        <w:t>A.</w:t>
      </w:r>
      <w:r w:rsidRPr="00821A47">
        <w:rPr>
          <w:spacing w:val="-2"/>
          <w:sz w:val="22"/>
          <w:szCs w:val="22"/>
        </w:rPr>
        <w:tab/>
        <w:t>5.</w:t>
      </w:r>
      <w:r w:rsidRPr="00821A47">
        <w:rPr>
          <w:spacing w:val="-2"/>
          <w:sz w:val="22"/>
          <w:szCs w:val="22"/>
        </w:rPr>
        <w:tab/>
        <w:t>g.</w:t>
      </w:r>
      <w:r w:rsidRPr="00821A47">
        <w:rPr>
          <w:spacing w:val="-2"/>
          <w:sz w:val="22"/>
          <w:szCs w:val="22"/>
        </w:rPr>
        <w:tab/>
        <w:t>'Laser acoustic detection equipment' having all of the following:</w:t>
      </w:r>
    </w:p>
    <w:p w14:paraId="3810A905" w14:textId="77777777" w:rsidR="00CF3264" w:rsidRPr="00821A47" w:rsidRDefault="00CF3264">
      <w:pPr>
        <w:pStyle w:val="1A1a1"/>
        <w:jc w:val="both"/>
        <w:rPr>
          <w:sz w:val="22"/>
          <w:szCs w:val="22"/>
        </w:rPr>
      </w:pPr>
      <w:r w:rsidRPr="00821A47">
        <w:rPr>
          <w:sz w:val="22"/>
          <w:szCs w:val="22"/>
        </w:rPr>
        <w:tab/>
      </w:r>
      <w:r w:rsidRPr="00821A47">
        <w:rPr>
          <w:sz w:val="22"/>
          <w:szCs w:val="22"/>
        </w:rPr>
        <w:tab/>
      </w:r>
      <w:r w:rsidRPr="00821A47">
        <w:rPr>
          <w:sz w:val="22"/>
          <w:szCs w:val="22"/>
        </w:rPr>
        <w:tab/>
      </w:r>
      <w:r w:rsidRPr="00821A47">
        <w:rPr>
          <w:spacing w:val="-4"/>
          <w:sz w:val="22"/>
          <w:szCs w:val="22"/>
        </w:rPr>
        <w:tab/>
      </w:r>
      <w:r w:rsidRPr="00821A47">
        <w:rPr>
          <w:sz w:val="22"/>
          <w:szCs w:val="22"/>
        </w:rPr>
        <w:t>1.</w:t>
      </w:r>
      <w:r w:rsidRPr="00821A47">
        <w:rPr>
          <w:sz w:val="22"/>
          <w:szCs w:val="22"/>
        </w:rPr>
        <w:tab/>
        <w:t xml:space="preserve">CW </w:t>
      </w:r>
      <w:r w:rsidR="002A6536" w:rsidRPr="00821A47">
        <w:rPr>
          <w:sz w:val="22"/>
          <w:szCs w:val="22"/>
        </w:rPr>
        <w:t>"</w:t>
      </w:r>
      <w:r w:rsidRPr="00821A47">
        <w:rPr>
          <w:sz w:val="22"/>
          <w:szCs w:val="22"/>
        </w:rPr>
        <w:t>laser</w:t>
      </w:r>
      <w:r w:rsidR="002A6536" w:rsidRPr="00821A47">
        <w:rPr>
          <w:sz w:val="22"/>
          <w:szCs w:val="22"/>
        </w:rPr>
        <w:t>"</w:t>
      </w:r>
      <w:r w:rsidRPr="00821A47">
        <w:rPr>
          <w:sz w:val="22"/>
          <w:szCs w:val="22"/>
        </w:rPr>
        <w:t xml:space="preserve"> output power equal to or exceeding 20 </w:t>
      </w:r>
      <w:proofErr w:type="spellStart"/>
      <w:r w:rsidRPr="00821A47">
        <w:rPr>
          <w:sz w:val="22"/>
          <w:szCs w:val="22"/>
        </w:rPr>
        <w:t>mW</w:t>
      </w:r>
      <w:proofErr w:type="spellEnd"/>
      <w:r w:rsidRPr="00821A47">
        <w:rPr>
          <w:sz w:val="22"/>
          <w:szCs w:val="22"/>
        </w:rPr>
        <w:t>;</w:t>
      </w:r>
    </w:p>
    <w:p w14:paraId="7230E6FA" w14:textId="77777777" w:rsidR="00CF3264" w:rsidRPr="00821A47" w:rsidRDefault="00CF3264">
      <w:pPr>
        <w:pStyle w:val="1A1a1"/>
        <w:jc w:val="both"/>
        <w:rPr>
          <w:sz w:val="22"/>
          <w:szCs w:val="22"/>
        </w:rPr>
      </w:pPr>
      <w:r w:rsidRPr="00821A47">
        <w:rPr>
          <w:sz w:val="22"/>
          <w:szCs w:val="22"/>
        </w:rPr>
        <w:tab/>
      </w:r>
      <w:r w:rsidRPr="00821A47">
        <w:rPr>
          <w:sz w:val="22"/>
          <w:szCs w:val="22"/>
        </w:rPr>
        <w:tab/>
      </w:r>
      <w:r w:rsidRPr="00821A47">
        <w:rPr>
          <w:sz w:val="22"/>
          <w:szCs w:val="22"/>
        </w:rPr>
        <w:tab/>
      </w:r>
      <w:r w:rsidRPr="00821A47">
        <w:rPr>
          <w:sz w:val="22"/>
          <w:szCs w:val="22"/>
        </w:rPr>
        <w:tab/>
        <w:t>2.</w:t>
      </w:r>
      <w:r w:rsidRPr="00821A47">
        <w:rPr>
          <w:sz w:val="22"/>
          <w:szCs w:val="22"/>
        </w:rPr>
        <w:tab/>
      </w:r>
      <w:r w:rsidR="002A6536" w:rsidRPr="00821A47">
        <w:rPr>
          <w:sz w:val="22"/>
          <w:szCs w:val="22"/>
        </w:rPr>
        <w:t>"</w:t>
      </w:r>
      <w:r w:rsidRPr="00821A47">
        <w:rPr>
          <w:sz w:val="22"/>
          <w:szCs w:val="22"/>
        </w:rPr>
        <w:t>Laser</w:t>
      </w:r>
      <w:r w:rsidR="002A6536" w:rsidRPr="00821A47">
        <w:rPr>
          <w:sz w:val="22"/>
          <w:szCs w:val="22"/>
        </w:rPr>
        <w:t>"</w:t>
      </w:r>
      <w:r w:rsidRPr="00821A47">
        <w:rPr>
          <w:sz w:val="22"/>
          <w:szCs w:val="22"/>
        </w:rPr>
        <w:t xml:space="preserve"> frequency stability equal to or </w:t>
      </w:r>
      <w:r w:rsidR="00125F4E" w:rsidRPr="00821A47">
        <w:rPr>
          <w:sz w:val="22"/>
          <w:szCs w:val="22"/>
        </w:rPr>
        <w:t>less (</w:t>
      </w:r>
      <w:r w:rsidRPr="00821A47">
        <w:rPr>
          <w:sz w:val="22"/>
          <w:szCs w:val="22"/>
        </w:rPr>
        <w:t>better) than 10 MHz;</w:t>
      </w:r>
    </w:p>
    <w:p w14:paraId="5919ED92" w14:textId="77777777" w:rsidR="00CF3264" w:rsidRPr="00821A47" w:rsidRDefault="00CF3264">
      <w:pPr>
        <w:pStyle w:val="1A1a1"/>
        <w:jc w:val="both"/>
        <w:rPr>
          <w:sz w:val="22"/>
          <w:szCs w:val="22"/>
        </w:rPr>
      </w:pPr>
      <w:r w:rsidRPr="00821A47">
        <w:rPr>
          <w:sz w:val="22"/>
          <w:szCs w:val="22"/>
        </w:rPr>
        <w:tab/>
      </w:r>
      <w:r w:rsidRPr="00821A47">
        <w:rPr>
          <w:sz w:val="22"/>
          <w:szCs w:val="22"/>
        </w:rPr>
        <w:tab/>
      </w:r>
      <w:r w:rsidRPr="00821A47">
        <w:rPr>
          <w:sz w:val="22"/>
          <w:szCs w:val="22"/>
        </w:rPr>
        <w:tab/>
      </w:r>
      <w:r w:rsidRPr="00821A47">
        <w:rPr>
          <w:sz w:val="22"/>
          <w:szCs w:val="22"/>
        </w:rPr>
        <w:tab/>
        <w:t>3.</w:t>
      </w:r>
      <w:r w:rsidRPr="00821A47">
        <w:rPr>
          <w:sz w:val="22"/>
          <w:szCs w:val="22"/>
        </w:rPr>
        <w:tab/>
      </w:r>
      <w:r w:rsidR="002A6536" w:rsidRPr="00821A47">
        <w:rPr>
          <w:sz w:val="22"/>
          <w:szCs w:val="22"/>
        </w:rPr>
        <w:t>"</w:t>
      </w:r>
      <w:r w:rsidRPr="00821A47">
        <w:rPr>
          <w:sz w:val="22"/>
          <w:szCs w:val="22"/>
        </w:rPr>
        <w:t>Laser</w:t>
      </w:r>
      <w:r w:rsidR="002A6536" w:rsidRPr="00821A47">
        <w:rPr>
          <w:sz w:val="22"/>
          <w:szCs w:val="22"/>
        </w:rPr>
        <w:t>"</w:t>
      </w:r>
      <w:r w:rsidRPr="00821A47">
        <w:rPr>
          <w:sz w:val="22"/>
          <w:szCs w:val="22"/>
        </w:rPr>
        <w:t xml:space="preserve"> wavelengths equal to or exceeding 1,000 nm but not exceeding 2,000 nm;</w:t>
      </w:r>
    </w:p>
    <w:p w14:paraId="52BBD17B" w14:textId="77777777" w:rsidR="00CF3264" w:rsidRPr="00821A47" w:rsidRDefault="00CF3264">
      <w:pPr>
        <w:pStyle w:val="1A1a1"/>
        <w:jc w:val="both"/>
        <w:rPr>
          <w:sz w:val="22"/>
          <w:szCs w:val="22"/>
          <w:u w:val="single"/>
        </w:rPr>
      </w:pPr>
      <w:r w:rsidRPr="00821A47">
        <w:rPr>
          <w:sz w:val="22"/>
          <w:szCs w:val="22"/>
        </w:rPr>
        <w:tab/>
      </w:r>
      <w:r w:rsidRPr="00821A47">
        <w:rPr>
          <w:sz w:val="22"/>
          <w:szCs w:val="22"/>
        </w:rPr>
        <w:tab/>
      </w:r>
      <w:r w:rsidRPr="00821A47">
        <w:rPr>
          <w:sz w:val="22"/>
          <w:szCs w:val="22"/>
        </w:rPr>
        <w:tab/>
      </w:r>
      <w:r w:rsidRPr="00821A47">
        <w:rPr>
          <w:sz w:val="22"/>
          <w:szCs w:val="22"/>
        </w:rPr>
        <w:tab/>
        <w:t>4.</w:t>
      </w:r>
      <w:r w:rsidRPr="00821A47">
        <w:rPr>
          <w:sz w:val="22"/>
          <w:szCs w:val="22"/>
        </w:rPr>
        <w:tab/>
        <w:t xml:space="preserve">Optical system resolution </w:t>
      </w:r>
      <w:r w:rsidR="00125F4E" w:rsidRPr="00821A47">
        <w:rPr>
          <w:sz w:val="22"/>
          <w:szCs w:val="22"/>
        </w:rPr>
        <w:t>less (better)</w:t>
      </w:r>
      <w:r w:rsidRPr="00821A47">
        <w:rPr>
          <w:sz w:val="22"/>
          <w:szCs w:val="22"/>
        </w:rPr>
        <w:t xml:space="preserve"> than 1 nm; </w:t>
      </w:r>
      <w:r w:rsidRPr="00821A47">
        <w:rPr>
          <w:sz w:val="22"/>
          <w:szCs w:val="22"/>
          <w:u w:val="single"/>
        </w:rPr>
        <w:t>and</w:t>
      </w:r>
    </w:p>
    <w:p w14:paraId="0A60348D" w14:textId="77777777" w:rsidR="00CF3264" w:rsidRPr="00821A47" w:rsidRDefault="00CF3264">
      <w:pPr>
        <w:pStyle w:val="1A1a1"/>
        <w:jc w:val="both"/>
        <w:rPr>
          <w:sz w:val="22"/>
          <w:szCs w:val="22"/>
        </w:rPr>
      </w:pPr>
      <w:r w:rsidRPr="00821A47">
        <w:rPr>
          <w:sz w:val="22"/>
          <w:szCs w:val="22"/>
        </w:rPr>
        <w:tab/>
      </w:r>
      <w:r w:rsidRPr="00821A47">
        <w:rPr>
          <w:sz w:val="22"/>
          <w:szCs w:val="22"/>
        </w:rPr>
        <w:tab/>
      </w:r>
      <w:r w:rsidRPr="00821A47">
        <w:rPr>
          <w:sz w:val="22"/>
          <w:szCs w:val="22"/>
        </w:rPr>
        <w:tab/>
      </w:r>
      <w:r w:rsidRPr="00821A47">
        <w:rPr>
          <w:sz w:val="22"/>
          <w:szCs w:val="22"/>
        </w:rPr>
        <w:tab/>
        <w:t>5.</w:t>
      </w:r>
      <w:r w:rsidRPr="00821A47">
        <w:rPr>
          <w:sz w:val="22"/>
          <w:szCs w:val="22"/>
        </w:rPr>
        <w:tab/>
        <w:t>Optical Signal to Noise ratio equal to or exceeding 10</w:t>
      </w:r>
      <w:r w:rsidRPr="00821A47">
        <w:rPr>
          <w:sz w:val="22"/>
          <w:szCs w:val="22"/>
          <w:vertAlign w:val="superscript"/>
        </w:rPr>
        <w:t>3</w:t>
      </w:r>
      <w:r w:rsidRPr="00821A47">
        <w:rPr>
          <w:sz w:val="22"/>
          <w:szCs w:val="22"/>
        </w:rPr>
        <w:t>.</w:t>
      </w:r>
    </w:p>
    <w:p w14:paraId="27CCC909" w14:textId="77777777" w:rsidR="00CF3264" w:rsidRPr="00821A47" w:rsidRDefault="00CF3264" w:rsidP="008A0D97">
      <w:pPr>
        <w:pStyle w:val="1A1a1"/>
        <w:tabs>
          <w:tab w:val="clear" w:pos="340"/>
          <w:tab w:val="clear" w:pos="720"/>
          <w:tab w:val="clear" w:pos="1179"/>
          <w:tab w:val="clear" w:pos="1582"/>
        </w:tabs>
        <w:spacing w:before="60"/>
        <w:ind w:left="1622" w:hanging="1599"/>
        <w:rPr>
          <w:i/>
          <w:sz w:val="22"/>
          <w:szCs w:val="22"/>
        </w:rPr>
      </w:pPr>
      <w:r w:rsidRPr="00821A47">
        <w:rPr>
          <w:i/>
          <w:sz w:val="22"/>
          <w:szCs w:val="22"/>
        </w:rPr>
        <w:tab/>
      </w:r>
      <w:r w:rsidRPr="00821A47">
        <w:rPr>
          <w:i/>
          <w:sz w:val="22"/>
          <w:szCs w:val="22"/>
          <w:u w:val="single"/>
        </w:rPr>
        <w:t>Technical Note</w:t>
      </w:r>
    </w:p>
    <w:p w14:paraId="76492081" w14:textId="77777777" w:rsidR="00CF3264" w:rsidRPr="00821A47" w:rsidRDefault="00CF3264">
      <w:pPr>
        <w:pStyle w:val="1A1a1"/>
        <w:tabs>
          <w:tab w:val="clear" w:pos="340"/>
          <w:tab w:val="clear" w:pos="720"/>
          <w:tab w:val="clear" w:pos="1179"/>
          <w:tab w:val="clear" w:pos="1582"/>
        </w:tabs>
        <w:ind w:left="1620" w:hanging="1600"/>
        <w:jc w:val="both"/>
        <w:rPr>
          <w:sz w:val="22"/>
          <w:szCs w:val="22"/>
        </w:rPr>
      </w:pPr>
      <w:r w:rsidRPr="00821A47">
        <w:rPr>
          <w:i/>
          <w:sz w:val="22"/>
          <w:szCs w:val="22"/>
        </w:rPr>
        <w:tab/>
      </w:r>
      <w:r w:rsidR="0017026D" w:rsidRPr="00821A47">
        <w:rPr>
          <w:i/>
          <w:sz w:val="22"/>
          <w:szCs w:val="22"/>
        </w:rPr>
        <w:t xml:space="preserve">For the purposes of 6.A.5.g., </w:t>
      </w:r>
      <w:r w:rsidRPr="00821A47">
        <w:rPr>
          <w:i/>
          <w:sz w:val="22"/>
          <w:szCs w:val="22"/>
        </w:rPr>
        <w:t>'</w:t>
      </w:r>
      <w:r w:rsidR="0017026D" w:rsidRPr="00821A47">
        <w:rPr>
          <w:i/>
          <w:sz w:val="22"/>
          <w:szCs w:val="22"/>
        </w:rPr>
        <w:t>l</w:t>
      </w:r>
      <w:r w:rsidRPr="00821A47">
        <w:rPr>
          <w:i/>
          <w:sz w:val="22"/>
          <w:szCs w:val="22"/>
        </w:rPr>
        <w:t xml:space="preserve">aser acoustic detection equipment' is sometimes referred to as a </w:t>
      </w:r>
      <w:r w:rsidR="002A6536" w:rsidRPr="00821A47">
        <w:rPr>
          <w:i/>
          <w:sz w:val="22"/>
          <w:szCs w:val="22"/>
        </w:rPr>
        <w:t>"</w:t>
      </w:r>
      <w:r w:rsidRPr="00821A47">
        <w:rPr>
          <w:i/>
          <w:sz w:val="22"/>
          <w:szCs w:val="22"/>
        </w:rPr>
        <w:t>Laser</w:t>
      </w:r>
      <w:r w:rsidR="002A6536" w:rsidRPr="00821A47">
        <w:rPr>
          <w:i/>
          <w:sz w:val="22"/>
          <w:szCs w:val="22"/>
        </w:rPr>
        <w:t>"</w:t>
      </w:r>
      <w:r w:rsidRPr="00821A47">
        <w:rPr>
          <w:i/>
          <w:sz w:val="22"/>
          <w:szCs w:val="22"/>
        </w:rPr>
        <w:t xml:space="preserve"> Microphone or Particle Flow Detection Microphone.</w:t>
      </w:r>
    </w:p>
    <w:p w14:paraId="6E70E494" w14:textId="77777777" w:rsidR="00CF3264" w:rsidRPr="00821A47" w:rsidRDefault="00A15172">
      <w:pPr>
        <w:pStyle w:val="1A1"/>
        <w:ind w:right="-22"/>
        <w:jc w:val="both"/>
        <w:rPr>
          <w:sz w:val="22"/>
          <w:szCs w:val="22"/>
          <w:u w:val="single"/>
        </w:rPr>
      </w:pPr>
      <w:r w:rsidRPr="00821A47">
        <w:rPr>
          <w:sz w:val="22"/>
          <w:szCs w:val="22"/>
        </w:rPr>
        <w:br w:type="page"/>
      </w:r>
      <w:r w:rsidR="00CF3264" w:rsidRPr="00821A47">
        <w:rPr>
          <w:sz w:val="22"/>
          <w:szCs w:val="22"/>
        </w:rPr>
        <w:tab/>
      </w:r>
      <w:r w:rsidR="00CF3264" w:rsidRPr="00821A47">
        <w:rPr>
          <w:sz w:val="22"/>
          <w:szCs w:val="22"/>
        </w:rPr>
        <w:tab/>
      </w:r>
      <w:r w:rsidR="00CF3264" w:rsidRPr="00821A47">
        <w:rPr>
          <w:sz w:val="22"/>
          <w:szCs w:val="22"/>
        </w:rPr>
        <w:tab/>
      </w:r>
      <w:r w:rsidR="00CF3264" w:rsidRPr="00821A47">
        <w:rPr>
          <w:sz w:val="22"/>
          <w:szCs w:val="22"/>
          <w:u w:val="single"/>
        </w:rPr>
        <w:t>MAGNETIC AND ELECTRIC FIELD SENSORS</w:t>
      </w:r>
    </w:p>
    <w:p w14:paraId="7BFDFB5F" w14:textId="77777777" w:rsidR="00CF3264" w:rsidRPr="00821A47" w:rsidRDefault="00CF3264">
      <w:pPr>
        <w:pStyle w:val="1A1"/>
        <w:ind w:right="-22"/>
        <w:jc w:val="both"/>
        <w:rPr>
          <w:sz w:val="16"/>
          <w:szCs w:val="16"/>
        </w:rPr>
      </w:pPr>
    </w:p>
    <w:p w14:paraId="59A16438" w14:textId="77777777" w:rsidR="00CF3264" w:rsidRPr="00821A47" w:rsidRDefault="00CF3264">
      <w:pPr>
        <w:pStyle w:val="1A1"/>
        <w:ind w:right="-22"/>
        <w:jc w:val="both"/>
        <w:rPr>
          <w:sz w:val="22"/>
          <w:szCs w:val="22"/>
        </w:rPr>
      </w:pPr>
      <w:r w:rsidRPr="00821A47">
        <w:rPr>
          <w:sz w:val="22"/>
          <w:szCs w:val="22"/>
        </w:rPr>
        <w:t>6.</w:t>
      </w:r>
      <w:r w:rsidRPr="00821A47">
        <w:rPr>
          <w:sz w:val="22"/>
          <w:szCs w:val="22"/>
        </w:rPr>
        <w:tab/>
        <w:t>A.</w:t>
      </w:r>
      <w:r w:rsidRPr="00821A47">
        <w:rPr>
          <w:sz w:val="22"/>
          <w:szCs w:val="22"/>
        </w:rPr>
        <w:tab/>
        <w:t>6.</w:t>
      </w:r>
      <w:r w:rsidRPr="00821A47">
        <w:rPr>
          <w:sz w:val="22"/>
          <w:szCs w:val="22"/>
        </w:rPr>
        <w:tab/>
        <w:t>"Magnetometers", "magnetic gradiometers", "intrinsic magnetic gradiometers", underwater electric field sensors, "compensation systems", and specially designed components therefor, as follows:</w:t>
      </w:r>
    </w:p>
    <w:p w14:paraId="1F8EAA2A" w14:textId="77777777" w:rsidR="00CF3264" w:rsidRPr="00821A47" w:rsidRDefault="00CF3264" w:rsidP="007267B5">
      <w:pPr>
        <w:pStyle w:val="1A1note1"/>
        <w:spacing w:before="60"/>
        <w:ind w:left="1922" w:right="-23" w:hanging="799"/>
        <w:jc w:val="both"/>
        <w:rPr>
          <w:i/>
          <w:sz w:val="22"/>
          <w:szCs w:val="22"/>
          <w:u w:val="single"/>
        </w:rPr>
      </w:pPr>
      <w:r w:rsidRPr="00821A47">
        <w:rPr>
          <w:i/>
          <w:sz w:val="22"/>
          <w:szCs w:val="22"/>
          <w:u w:val="single"/>
        </w:rPr>
        <w:t>Note</w:t>
      </w:r>
      <w:r w:rsidRPr="00821A47">
        <w:rPr>
          <w:i/>
          <w:sz w:val="22"/>
          <w:szCs w:val="22"/>
        </w:rPr>
        <w:tab/>
        <w:t xml:space="preserve">6.A.6. does not apply to instruments specially designed for </w:t>
      </w:r>
      <w:r w:rsidRPr="00821A47">
        <w:rPr>
          <w:i/>
        </w:rPr>
        <w:t xml:space="preserve">fishery applications or </w:t>
      </w:r>
      <w:proofErr w:type="spellStart"/>
      <w:r w:rsidRPr="00821A47">
        <w:rPr>
          <w:i/>
          <w:sz w:val="22"/>
          <w:szCs w:val="22"/>
        </w:rPr>
        <w:t>biomagnetic</w:t>
      </w:r>
      <w:proofErr w:type="spellEnd"/>
      <w:r w:rsidRPr="00821A47">
        <w:rPr>
          <w:i/>
          <w:sz w:val="22"/>
          <w:szCs w:val="22"/>
        </w:rPr>
        <w:t xml:space="preserve"> measurements for medical diagnostics.</w:t>
      </w:r>
    </w:p>
    <w:p w14:paraId="3F22BD5D" w14:textId="77777777" w:rsidR="002A6536" w:rsidRPr="00821A47" w:rsidRDefault="002A6536">
      <w:pPr>
        <w:pStyle w:val="1A1a"/>
        <w:ind w:right="-22"/>
        <w:jc w:val="both"/>
        <w:rPr>
          <w:sz w:val="22"/>
          <w:szCs w:val="22"/>
        </w:rPr>
      </w:pPr>
    </w:p>
    <w:p w14:paraId="32C763CA" w14:textId="77777777" w:rsidR="00CF3264" w:rsidRPr="00821A47" w:rsidRDefault="00CF3264">
      <w:pPr>
        <w:pStyle w:val="1A1a"/>
        <w:ind w:right="-22"/>
        <w:jc w:val="both"/>
        <w:rPr>
          <w:spacing w:val="-2"/>
          <w:sz w:val="22"/>
          <w:szCs w:val="22"/>
        </w:rPr>
      </w:pPr>
      <w:r w:rsidRPr="00821A47">
        <w:rPr>
          <w:sz w:val="22"/>
          <w:szCs w:val="22"/>
        </w:rPr>
        <w:t>6.</w:t>
      </w:r>
      <w:r w:rsidRPr="00821A47">
        <w:rPr>
          <w:sz w:val="22"/>
          <w:szCs w:val="22"/>
        </w:rPr>
        <w:tab/>
        <w:t>A.</w:t>
      </w:r>
      <w:r w:rsidRPr="00821A47">
        <w:rPr>
          <w:sz w:val="22"/>
          <w:szCs w:val="22"/>
        </w:rPr>
        <w:tab/>
        <w:t>6.</w:t>
      </w:r>
      <w:r w:rsidRPr="00821A47">
        <w:rPr>
          <w:sz w:val="22"/>
          <w:szCs w:val="22"/>
        </w:rPr>
        <w:tab/>
      </w:r>
      <w:r w:rsidRPr="00821A47">
        <w:rPr>
          <w:spacing w:val="-2"/>
          <w:sz w:val="22"/>
          <w:szCs w:val="22"/>
        </w:rPr>
        <w:t>a.</w:t>
      </w:r>
      <w:r w:rsidRPr="00821A47">
        <w:rPr>
          <w:spacing w:val="-2"/>
          <w:sz w:val="22"/>
          <w:szCs w:val="22"/>
        </w:rPr>
        <w:tab/>
        <w:t>"Magnetometers" and subsystems, as follows:</w:t>
      </w:r>
    </w:p>
    <w:p w14:paraId="264C0F68" w14:textId="77777777" w:rsidR="00CF3264" w:rsidRPr="00821A47" w:rsidRDefault="00CF3264" w:rsidP="007267B5">
      <w:pPr>
        <w:pStyle w:val="1A1a1"/>
        <w:spacing w:before="60"/>
        <w:ind w:left="2064" w:right="-23" w:hanging="2041"/>
        <w:jc w:val="both"/>
        <w:rPr>
          <w:iCs/>
          <w:sz w:val="22"/>
          <w:szCs w:val="22"/>
        </w:rPr>
      </w:pPr>
      <w:r w:rsidRPr="00821A47">
        <w:rPr>
          <w:sz w:val="22"/>
          <w:szCs w:val="22"/>
        </w:rPr>
        <w:tab/>
      </w:r>
      <w:r w:rsidRPr="00821A47">
        <w:rPr>
          <w:sz w:val="22"/>
          <w:szCs w:val="22"/>
        </w:rPr>
        <w:tab/>
      </w:r>
      <w:r w:rsidRPr="00821A47">
        <w:rPr>
          <w:sz w:val="22"/>
          <w:szCs w:val="22"/>
        </w:rPr>
        <w:tab/>
      </w:r>
      <w:r w:rsidRPr="00821A47">
        <w:rPr>
          <w:sz w:val="22"/>
          <w:szCs w:val="22"/>
        </w:rPr>
        <w:tab/>
        <w:t>1.</w:t>
      </w:r>
      <w:r w:rsidRPr="00821A47">
        <w:rPr>
          <w:sz w:val="22"/>
          <w:szCs w:val="22"/>
        </w:rPr>
        <w:tab/>
        <w:t xml:space="preserve">"Magnetometers" using "superconductive" (SQUID) "technology" </w:t>
      </w:r>
      <w:r w:rsidRPr="00821A47">
        <w:rPr>
          <w:iCs/>
          <w:sz w:val="22"/>
          <w:szCs w:val="22"/>
        </w:rPr>
        <w:t xml:space="preserve">and </w:t>
      </w:r>
      <w:r w:rsidRPr="00821A47">
        <w:rPr>
          <w:sz w:val="22"/>
          <w:szCs w:val="22"/>
        </w:rPr>
        <w:t>having any</w:t>
      </w:r>
      <w:r w:rsidRPr="00821A47">
        <w:rPr>
          <w:iCs/>
          <w:sz w:val="22"/>
          <w:szCs w:val="22"/>
        </w:rPr>
        <w:t xml:space="preserve"> of the following:</w:t>
      </w:r>
    </w:p>
    <w:p w14:paraId="4EF7C626" w14:textId="77777777" w:rsidR="00CF3264" w:rsidRPr="00821A47" w:rsidRDefault="00CF3264">
      <w:pPr>
        <w:pStyle w:val="1A1a1a"/>
        <w:ind w:right="-22"/>
        <w:jc w:val="both"/>
        <w:rPr>
          <w:sz w:val="22"/>
          <w:szCs w:val="22"/>
        </w:rPr>
      </w:pP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t>a.</w:t>
      </w:r>
      <w:r w:rsidRPr="00821A47">
        <w:rPr>
          <w:sz w:val="22"/>
          <w:szCs w:val="22"/>
        </w:rPr>
        <w:tab/>
      </w:r>
      <w:r w:rsidRPr="00821A47">
        <w:rPr>
          <w:iCs/>
          <w:sz w:val="22"/>
          <w:szCs w:val="22"/>
        </w:rPr>
        <w:t xml:space="preserve">SQUID systems designed for stationary operation, without specially designed subsystems designed to reduce in-motion noise, and having </w:t>
      </w:r>
      <w:r w:rsidRPr="00821A47">
        <w:rPr>
          <w:sz w:val="22"/>
          <w:szCs w:val="22"/>
        </w:rPr>
        <w:t xml:space="preserve">a 'sensitivity' equal to or </w:t>
      </w:r>
      <w:r w:rsidR="00AD4A4E" w:rsidRPr="00821A47">
        <w:rPr>
          <w:sz w:val="22"/>
          <w:szCs w:val="22"/>
        </w:rPr>
        <w:t>less</w:t>
      </w:r>
      <w:r w:rsidRPr="00821A47">
        <w:rPr>
          <w:sz w:val="22"/>
          <w:szCs w:val="22"/>
        </w:rPr>
        <w:t xml:space="preserve"> (better) than 50 </w:t>
      </w:r>
      <w:proofErr w:type="spellStart"/>
      <w:r w:rsidRPr="00821A47">
        <w:rPr>
          <w:sz w:val="22"/>
          <w:szCs w:val="22"/>
        </w:rPr>
        <w:t>fT</w:t>
      </w:r>
      <w:proofErr w:type="spellEnd"/>
      <w:r w:rsidRPr="00821A47">
        <w:rPr>
          <w:sz w:val="22"/>
          <w:szCs w:val="22"/>
        </w:rPr>
        <w:t xml:space="preserve"> (rms) per square root Hz at a frequency of 1 Hz; </w:t>
      </w:r>
      <w:r w:rsidRPr="00821A47">
        <w:rPr>
          <w:sz w:val="22"/>
          <w:szCs w:val="22"/>
          <w:u w:val="single"/>
        </w:rPr>
        <w:t>or</w:t>
      </w:r>
    </w:p>
    <w:p w14:paraId="12797095" w14:textId="77777777" w:rsidR="00CF3264" w:rsidRPr="00821A47" w:rsidRDefault="00A15172">
      <w:pPr>
        <w:pStyle w:val="1A1a1a"/>
        <w:ind w:right="-22"/>
        <w:jc w:val="both"/>
        <w:rPr>
          <w:sz w:val="22"/>
          <w:szCs w:val="22"/>
        </w:rPr>
      </w:pPr>
      <w:r w:rsidRPr="00821A47">
        <w:rPr>
          <w:sz w:val="22"/>
          <w:szCs w:val="22"/>
        </w:rPr>
        <w:tab/>
      </w:r>
      <w:r w:rsidRPr="00821A47">
        <w:rPr>
          <w:sz w:val="22"/>
          <w:szCs w:val="22"/>
        </w:rPr>
        <w:tab/>
      </w:r>
      <w:r w:rsidR="00E306CE" w:rsidRPr="00821A47">
        <w:rPr>
          <w:sz w:val="22"/>
          <w:szCs w:val="22"/>
        </w:rPr>
        <w:tab/>
      </w:r>
      <w:r w:rsidR="00E306CE" w:rsidRPr="00821A47">
        <w:rPr>
          <w:spacing w:val="-2"/>
          <w:sz w:val="22"/>
          <w:szCs w:val="22"/>
        </w:rPr>
        <w:tab/>
      </w:r>
      <w:r w:rsidR="00CF3264" w:rsidRPr="00821A47">
        <w:rPr>
          <w:sz w:val="22"/>
          <w:szCs w:val="22"/>
        </w:rPr>
        <w:tab/>
        <w:t>b.</w:t>
      </w:r>
      <w:r w:rsidR="00CF3264" w:rsidRPr="00821A47">
        <w:rPr>
          <w:sz w:val="22"/>
          <w:szCs w:val="22"/>
        </w:rPr>
        <w:tab/>
        <w:t xml:space="preserve">SQUID systems having an in-motion-magnetometer 'sensitivity' </w:t>
      </w:r>
      <w:r w:rsidR="00AD4A4E" w:rsidRPr="00821A47">
        <w:rPr>
          <w:sz w:val="22"/>
          <w:szCs w:val="22"/>
        </w:rPr>
        <w:t>less</w:t>
      </w:r>
      <w:r w:rsidR="00CF3264" w:rsidRPr="00821A47">
        <w:rPr>
          <w:sz w:val="22"/>
          <w:szCs w:val="22"/>
        </w:rPr>
        <w:t xml:space="preserve"> (better) than 20 </w:t>
      </w:r>
      <w:proofErr w:type="spellStart"/>
      <w:r w:rsidR="00CF3264" w:rsidRPr="00821A47">
        <w:rPr>
          <w:sz w:val="22"/>
          <w:szCs w:val="22"/>
        </w:rPr>
        <w:t>pT</w:t>
      </w:r>
      <w:proofErr w:type="spellEnd"/>
      <w:r w:rsidR="00CF3264" w:rsidRPr="00821A47">
        <w:rPr>
          <w:sz w:val="22"/>
          <w:szCs w:val="22"/>
        </w:rPr>
        <w:t xml:space="preserve"> (rms) per square root Hz at a frequency of 1 Hz and specially designed to reduce in-motion noise;</w:t>
      </w:r>
    </w:p>
    <w:p w14:paraId="57E0B043" w14:textId="77777777" w:rsidR="00CF3264" w:rsidRPr="00821A47" w:rsidRDefault="00701141" w:rsidP="000439F2">
      <w:pPr>
        <w:pStyle w:val="1A1a1"/>
        <w:spacing w:before="60"/>
        <w:ind w:left="2064" w:right="-23" w:hanging="2041"/>
        <w:jc w:val="both"/>
        <w:rPr>
          <w:iCs/>
          <w:sz w:val="22"/>
          <w:szCs w:val="22"/>
        </w:rPr>
      </w:pPr>
      <w:r w:rsidRPr="00821A47">
        <w:rPr>
          <w:sz w:val="22"/>
          <w:szCs w:val="22"/>
        </w:rPr>
        <w:t>6.</w:t>
      </w:r>
      <w:r w:rsidRPr="00821A47">
        <w:rPr>
          <w:sz w:val="22"/>
          <w:szCs w:val="22"/>
        </w:rPr>
        <w:tab/>
        <w:t>A.</w:t>
      </w:r>
      <w:r w:rsidRPr="00821A47">
        <w:rPr>
          <w:sz w:val="22"/>
          <w:szCs w:val="22"/>
        </w:rPr>
        <w:tab/>
        <w:t>6.</w:t>
      </w:r>
      <w:r w:rsidRPr="00821A47">
        <w:rPr>
          <w:sz w:val="22"/>
          <w:szCs w:val="22"/>
        </w:rPr>
        <w:tab/>
      </w:r>
      <w:r w:rsidRPr="00821A47">
        <w:rPr>
          <w:spacing w:val="-2"/>
          <w:sz w:val="22"/>
          <w:szCs w:val="22"/>
        </w:rPr>
        <w:t>a.</w:t>
      </w:r>
      <w:r w:rsidRPr="00821A47">
        <w:rPr>
          <w:spacing w:val="-2"/>
          <w:sz w:val="22"/>
          <w:szCs w:val="22"/>
        </w:rPr>
        <w:tab/>
      </w:r>
      <w:r w:rsidR="00CF3264" w:rsidRPr="00821A47">
        <w:rPr>
          <w:iCs/>
          <w:sz w:val="22"/>
          <w:szCs w:val="22"/>
        </w:rPr>
        <w:t>2.</w:t>
      </w:r>
      <w:r w:rsidR="00CF3264" w:rsidRPr="00821A47">
        <w:rPr>
          <w:iCs/>
          <w:sz w:val="22"/>
          <w:szCs w:val="22"/>
        </w:rPr>
        <w:tab/>
      </w:r>
      <w:r w:rsidR="00CF3264" w:rsidRPr="00821A47">
        <w:rPr>
          <w:sz w:val="22"/>
          <w:szCs w:val="22"/>
        </w:rPr>
        <w:t>"Magnetometers" u</w:t>
      </w:r>
      <w:r w:rsidR="00CF3264" w:rsidRPr="00821A47">
        <w:rPr>
          <w:iCs/>
          <w:sz w:val="22"/>
          <w:szCs w:val="22"/>
        </w:rPr>
        <w:t xml:space="preserve">sing optically pumped or nuclear precession (proton/Overhauser) "technology" having a 'sensitivity' </w:t>
      </w:r>
      <w:r w:rsidR="00AD4A4E" w:rsidRPr="00821A47">
        <w:rPr>
          <w:iCs/>
          <w:sz w:val="22"/>
          <w:szCs w:val="22"/>
        </w:rPr>
        <w:t>less</w:t>
      </w:r>
      <w:r w:rsidR="00CF3264" w:rsidRPr="00821A47">
        <w:rPr>
          <w:iCs/>
          <w:sz w:val="22"/>
          <w:szCs w:val="22"/>
        </w:rPr>
        <w:t xml:space="preserve"> (better) than </w:t>
      </w:r>
      <w:r w:rsidR="00CF3264" w:rsidRPr="00821A47">
        <w:rPr>
          <w:bCs/>
          <w:iCs/>
          <w:sz w:val="22"/>
          <w:szCs w:val="22"/>
        </w:rPr>
        <w:t>20 </w:t>
      </w:r>
      <w:proofErr w:type="spellStart"/>
      <w:r w:rsidR="00CF3264" w:rsidRPr="00821A47">
        <w:rPr>
          <w:bCs/>
          <w:iCs/>
          <w:sz w:val="22"/>
          <w:szCs w:val="22"/>
        </w:rPr>
        <w:t>pT</w:t>
      </w:r>
      <w:proofErr w:type="spellEnd"/>
      <w:r w:rsidR="00CF3264" w:rsidRPr="00821A47">
        <w:rPr>
          <w:bCs/>
          <w:iCs/>
          <w:sz w:val="22"/>
          <w:szCs w:val="22"/>
        </w:rPr>
        <w:t xml:space="preserve"> </w:t>
      </w:r>
      <w:r w:rsidR="00CF3264" w:rsidRPr="00821A47">
        <w:rPr>
          <w:iCs/>
          <w:sz w:val="22"/>
          <w:szCs w:val="22"/>
        </w:rPr>
        <w:t>(rms) per square root Hz at a frequency of 1 Hz;</w:t>
      </w:r>
    </w:p>
    <w:p w14:paraId="61D6D3A7" w14:textId="77777777" w:rsidR="00CF3264" w:rsidRPr="00821A47" w:rsidRDefault="00CF3264" w:rsidP="000439F2">
      <w:pPr>
        <w:pStyle w:val="1A1a1"/>
        <w:spacing w:before="60"/>
        <w:ind w:left="2064" w:right="-23" w:hanging="2041"/>
        <w:jc w:val="both"/>
        <w:rPr>
          <w:iCs/>
          <w:sz w:val="22"/>
          <w:szCs w:val="22"/>
        </w:rPr>
      </w:pPr>
      <w:r w:rsidRPr="00821A47">
        <w:rPr>
          <w:sz w:val="22"/>
          <w:szCs w:val="22"/>
        </w:rPr>
        <w:tab/>
      </w:r>
      <w:r w:rsidRPr="00821A47">
        <w:rPr>
          <w:sz w:val="22"/>
          <w:szCs w:val="22"/>
        </w:rPr>
        <w:tab/>
      </w:r>
      <w:r w:rsidRPr="00821A47">
        <w:rPr>
          <w:sz w:val="22"/>
          <w:szCs w:val="22"/>
        </w:rPr>
        <w:tab/>
      </w:r>
      <w:r w:rsidRPr="00821A47">
        <w:rPr>
          <w:iCs/>
          <w:sz w:val="22"/>
          <w:szCs w:val="22"/>
        </w:rPr>
        <w:tab/>
        <w:t>3.</w:t>
      </w:r>
      <w:r w:rsidRPr="00821A47">
        <w:rPr>
          <w:iCs/>
          <w:sz w:val="22"/>
          <w:szCs w:val="22"/>
        </w:rPr>
        <w:tab/>
      </w:r>
      <w:r w:rsidRPr="00821A47">
        <w:rPr>
          <w:sz w:val="22"/>
          <w:szCs w:val="22"/>
        </w:rPr>
        <w:t>"Magnetometers" u</w:t>
      </w:r>
      <w:r w:rsidRPr="00821A47">
        <w:rPr>
          <w:bCs/>
          <w:iCs/>
          <w:sz w:val="22"/>
          <w:szCs w:val="22"/>
        </w:rPr>
        <w:t>sing fluxgate "technology" having a '</w:t>
      </w:r>
      <w:r w:rsidRPr="00821A47">
        <w:rPr>
          <w:iCs/>
          <w:sz w:val="22"/>
          <w:szCs w:val="22"/>
        </w:rPr>
        <w:t xml:space="preserve">sensitivity' </w:t>
      </w:r>
      <w:r w:rsidRPr="00821A47">
        <w:rPr>
          <w:bCs/>
          <w:iCs/>
          <w:sz w:val="22"/>
          <w:szCs w:val="22"/>
        </w:rPr>
        <w:t xml:space="preserve">equal to or </w:t>
      </w:r>
      <w:r w:rsidR="00AD4A4E" w:rsidRPr="00821A47">
        <w:rPr>
          <w:bCs/>
          <w:iCs/>
          <w:sz w:val="22"/>
          <w:szCs w:val="22"/>
        </w:rPr>
        <w:t>less</w:t>
      </w:r>
      <w:r w:rsidRPr="00821A47">
        <w:rPr>
          <w:bCs/>
          <w:iCs/>
          <w:sz w:val="22"/>
          <w:szCs w:val="22"/>
        </w:rPr>
        <w:t xml:space="preserve"> (better) than 10 </w:t>
      </w:r>
      <w:proofErr w:type="spellStart"/>
      <w:r w:rsidRPr="00821A47">
        <w:rPr>
          <w:bCs/>
          <w:iCs/>
          <w:sz w:val="22"/>
          <w:szCs w:val="22"/>
        </w:rPr>
        <w:t>pT</w:t>
      </w:r>
      <w:proofErr w:type="spellEnd"/>
      <w:r w:rsidRPr="00821A47">
        <w:rPr>
          <w:bCs/>
          <w:iCs/>
          <w:sz w:val="22"/>
          <w:szCs w:val="22"/>
        </w:rPr>
        <w:t xml:space="preserve"> (rms) per square root Hz at a frequency of 1 Hz;</w:t>
      </w:r>
    </w:p>
    <w:p w14:paraId="09829B4B" w14:textId="77777777" w:rsidR="00CF3264" w:rsidRPr="00821A47" w:rsidRDefault="00701141" w:rsidP="000439F2">
      <w:pPr>
        <w:pStyle w:val="1A1a1"/>
        <w:spacing w:before="60"/>
        <w:ind w:left="2064" w:right="-23" w:hanging="2041"/>
        <w:jc w:val="both"/>
        <w:rPr>
          <w:iCs/>
          <w:sz w:val="22"/>
          <w:szCs w:val="22"/>
        </w:rPr>
      </w:pPr>
      <w:r w:rsidRPr="00821A47">
        <w:rPr>
          <w:sz w:val="22"/>
          <w:szCs w:val="22"/>
        </w:rPr>
        <w:tab/>
      </w:r>
      <w:r w:rsidRPr="00821A47">
        <w:rPr>
          <w:sz w:val="22"/>
          <w:szCs w:val="22"/>
        </w:rPr>
        <w:tab/>
      </w:r>
      <w:r w:rsidR="007267B5" w:rsidRPr="00821A47">
        <w:rPr>
          <w:sz w:val="22"/>
          <w:szCs w:val="22"/>
        </w:rPr>
        <w:tab/>
      </w:r>
      <w:r w:rsidR="007267B5" w:rsidRPr="00821A47">
        <w:rPr>
          <w:spacing w:val="-2"/>
          <w:sz w:val="22"/>
          <w:szCs w:val="22"/>
        </w:rPr>
        <w:tab/>
      </w:r>
      <w:r w:rsidR="00CF3264" w:rsidRPr="00821A47">
        <w:rPr>
          <w:sz w:val="22"/>
          <w:szCs w:val="22"/>
        </w:rPr>
        <w:t>4.</w:t>
      </w:r>
      <w:r w:rsidR="00CF3264" w:rsidRPr="00821A47">
        <w:rPr>
          <w:sz w:val="22"/>
          <w:szCs w:val="22"/>
        </w:rPr>
        <w:tab/>
        <w:t xml:space="preserve">Induction coil "magnetometers" having a 'sensitivity' </w:t>
      </w:r>
      <w:r w:rsidR="00AD4A4E" w:rsidRPr="00821A47">
        <w:rPr>
          <w:sz w:val="22"/>
          <w:szCs w:val="22"/>
        </w:rPr>
        <w:t>less</w:t>
      </w:r>
      <w:r w:rsidR="00CF3264" w:rsidRPr="00821A47">
        <w:rPr>
          <w:sz w:val="22"/>
          <w:szCs w:val="22"/>
        </w:rPr>
        <w:t xml:space="preserve"> (better) than</w:t>
      </w:r>
      <w:r w:rsidR="00CF3264" w:rsidRPr="00821A47">
        <w:rPr>
          <w:b/>
          <w:sz w:val="22"/>
          <w:szCs w:val="22"/>
        </w:rPr>
        <w:t xml:space="preserve"> </w:t>
      </w:r>
      <w:r w:rsidR="00CF3264" w:rsidRPr="00821A47">
        <w:rPr>
          <w:sz w:val="22"/>
          <w:szCs w:val="22"/>
        </w:rPr>
        <w:t>any of the following:</w:t>
      </w:r>
      <w:r w:rsidR="00CF3264" w:rsidRPr="00821A47">
        <w:rPr>
          <w:iCs/>
          <w:sz w:val="22"/>
          <w:szCs w:val="22"/>
        </w:rPr>
        <w:t xml:space="preserve"> </w:t>
      </w:r>
    </w:p>
    <w:p w14:paraId="728C35C1" w14:textId="77777777" w:rsidR="00CF3264" w:rsidRPr="00821A47" w:rsidRDefault="00CF3264">
      <w:pPr>
        <w:pStyle w:val="1A1a1a"/>
        <w:ind w:right="-22"/>
        <w:jc w:val="both"/>
        <w:rPr>
          <w:sz w:val="22"/>
          <w:szCs w:val="22"/>
        </w:rPr>
      </w:pP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t>a.</w:t>
      </w:r>
      <w:r w:rsidRPr="00821A47">
        <w:rPr>
          <w:sz w:val="22"/>
          <w:szCs w:val="22"/>
        </w:rPr>
        <w:tab/>
        <w:t>0.05 </w:t>
      </w:r>
      <w:proofErr w:type="spellStart"/>
      <w:r w:rsidRPr="00821A47">
        <w:rPr>
          <w:sz w:val="22"/>
          <w:szCs w:val="22"/>
        </w:rPr>
        <w:t>nT</w:t>
      </w:r>
      <w:proofErr w:type="spellEnd"/>
      <w:r w:rsidRPr="00821A47">
        <w:rPr>
          <w:sz w:val="22"/>
          <w:szCs w:val="22"/>
        </w:rPr>
        <w:t xml:space="preserve"> (rms)/square root Hz at frequencies of less than 1 Hz;</w:t>
      </w:r>
    </w:p>
    <w:p w14:paraId="07F71F15" w14:textId="77777777" w:rsidR="00CF3264" w:rsidRPr="00821A47" w:rsidRDefault="00CF3264">
      <w:pPr>
        <w:pStyle w:val="1A1a1a"/>
        <w:ind w:right="-22"/>
        <w:jc w:val="both"/>
        <w:rPr>
          <w:sz w:val="22"/>
          <w:szCs w:val="22"/>
        </w:rPr>
      </w:pP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t>b.</w:t>
      </w:r>
      <w:r w:rsidRPr="00821A47">
        <w:rPr>
          <w:sz w:val="22"/>
          <w:szCs w:val="22"/>
        </w:rPr>
        <w:tab/>
        <w:t>1 x 10</w:t>
      </w:r>
      <w:r w:rsidR="00E70AAC" w:rsidRPr="00821A47">
        <w:rPr>
          <w:sz w:val="22"/>
          <w:szCs w:val="22"/>
          <w:vertAlign w:val="superscript"/>
        </w:rPr>
        <w:t>-3</w:t>
      </w:r>
      <w:r w:rsidRPr="00821A47">
        <w:rPr>
          <w:sz w:val="22"/>
          <w:szCs w:val="22"/>
        </w:rPr>
        <w:t xml:space="preserve"> </w:t>
      </w:r>
      <w:proofErr w:type="spellStart"/>
      <w:r w:rsidRPr="00821A47">
        <w:rPr>
          <w:sz w:val="22"/>
          <w:szCs w:val="22"/>
        </w:rPr>
        <w:t>nT</w:t>
      </w:r>
      <w:proofErr w:type="spellEnd"/>
      <w:r w:rsidRPr="00821A47">
        <w:rPr>
          <w:sz w:val="22"/>
          <w:szCs w:val="22"/>
        </w:rPr>
        <w:t xml:space="preserve"> (rms)/square root Hz at frequencies of 1 Hz or more but not exceeding 10 Hz; </w:t>
      </w:r>
      <w:r w:rsidRPr="00821A47">
        <w:rPr>
          <w:sz w:val="22"/>
          <w:szCs w:val="22"/>
          <w:u w:val="single"/>
        </w:rPr>
        <w:t>or</w:t>
      </w:r>
    </w:p>
    <w:p w14:paraId="2E7026BF" w14:textId="77777777" w:rsidR="00CF3264" w:rsidRPr="00821A47" w:rsidRDefault="00CF3264">
      <w:pPr>
        <w:pStyle w:val="1A1a1a"/>
        <w:ind w:right="-22"/>
        <w:jc w:val="both"/>
        <w:rPr>
          <w:sz w:val="22"/>
          <w:szCs w:val="22"/>
        </w:rPr>
      </w:pP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t>c.</w:t>
      </w:r>
      <w:r w:rsidRPr="00821A47">
        <w:rPr>
          <w:sz w:val="22"/>
          <w:szCs w:val="22"/>
        </w:rPr>
        <w:tab/>
        <w:t>1 x 10</w:t>
      </w:r>
      <w:r w:rsidR="00E70AAC" w:rsidRPr="00821A47">
        <w:rPr>
          <w:sz w:val="22"/>
          <w:szCs w:val="22"/>
          <w:vertAlign w:val="superscript"/>
        </w:rPr>
        <w:t>-4</w:t>
      </w:r>
      <w:r w:rsidRPr="00821A47">
        <w:rPr>
          <w:sz w:val="22"/>
          <w:szCs w:val="22"/>
        </w:rPr>
        <w:t xml:space="preserve"> </w:t>
      </w:r>
      <w:proofErr w:type="spellStart"/>
      <w:r w:rsidRPr="00821A47">
        <w:rPr>
          <w:sz w:val="22"/>
          <w:szCs w:val="22"/>
        </w:rPr>
        <w:t>nT</w:t>
      </w:r>
      <w:proofErr w:type="spellEnd"/>
      <w:r w:rsidRPr="00821A47">
        <w:rPr>
          <w:sz w:val="22"/>
          <w:szCs w:val="22"/>
        </w:rPr>
        <w:t xml:space="preserve"> (rms)/square root Hz at frequencies exceeding 10 Hz;</w:t>
      </w:r>
    </w:p>
    <w:p w14:paraId="1F8B371E" w14:textId="77777777" w:rsidR="00CF3264" w:rsidRPr="00821A47" w:rsidRDefault="007267B5" w:rsidP="000439F2">
      <w:pPr>
        <w:pStyle w:val="1A1a1"/>
        <w:spacing w:before="60"/>
        <w:ind w:left="2064" w:right="-23" w:hanging="2041"/>
        <w:jc w:val="both"/>
        <w:rPr>
          <w:iCs/>
          <w:sz w:val="22"/>
          <w:szCs w:val="22"/>
        </w:rPr>
      </w:pPr>
      <w:r w:rsidRPr="00821A47">
        <w:rPr>
          <w:sz w:val="22"/>
          <w:szCs w:val="22"/>
        </w:rPr>
        <w:tab/>
      </w:r>
      <w:r w:rsidRPr="00821A47">
        <w:rPr>
          <w:sz w:val="22"/>
          <w:szCs w:val="22"/>
        </w:rPr>
        <w:tab/>
      </w:r>
      <w:r w:rsidRPr="00821A47">
        <w:rPr>
          <w:sz w:val="22"/>
          <w:szCs w:val="22"/>
        </w:rPr>
        <w:tab/>
      </w:r>
      <w:r w:rsidR="00CF3264" w:rsidRPr="00821A47">
        <w:rPr>
          <w:iCs/>
          <w:sz w:val="22"/>
          <w:szCs w:val="22"/>
        </w:rPr>
        <w:tab/>
      </w:r>
      <w:r w:rsidR="00CF3264" w:rsidRPr="00821A47">
        <w:rPr>
          <w:sz w:val="22"/>
          <w:szCs w:val="22"/>
        </w:rPr>
        <w:t>5.</w:t>
      </w:r>
      <w:r w:rsidR="00CF3264" w:rsidRPr="00821A47">
        <w:rPr>
          <w:sz w:val="22"/>
          <w:szCs w:val="22"/>
        </w:rPr>
        <w:tab/>
        <w:t xml:space="preserve">Fibre optic "magnetometers" having a 'sensitivity' </w:t>
      </w:r>
      <w:r w:rsidR="00AD4A4E" w:rsidRPr="00821A47">
        <w:rPr>
          <w:sz w:val="22"/>
          <w:szCs w:val="22"/>
        </w:rPr>
        <w:t>less</w:t>
      </w:r>
      <w:r w:rsidR="00CF3264" w:rsidRPr="00821A47">
        <w:rPr>
          <w:sz w:val="22"/>
          <w:szCs w:val="22"/>
        </w:rPr>
        <w:t xml:space="preserve"> (better) than 1 </w:t>
      </w:r>
      <w:proofErr w:type="spellStart"/>
      <w:r w:rsidR="00CF3264" w:rsidRPr="00821A47">
        <w:rPr>
          <w:sz w:val="22"/>
          <w:szCs w:val="22"/>
        </w:rPr>
        <w:t>nT</w:t>
      </w:r>
      <w:proofErr w:type="spellEnd"/>
      <w:r w:rsidR="00CF3264" w:rsidRPr="00821A47">
        <w:rPr>
          <w:sz w:val="22"/>
          <w:szCs w:val="22"/>
        </w:rPr>
        <w:t> (rms) per square root Hz;</w:t>
      </w:r>
      <w:r w:rsidR="00CF3264" w:rsidRPr="00821A47">
        <w:rPr>
          <w:iCs/>
          <w:sz w:val="22"/>
          <w:szCs w:val="22"/>
        </w:rPr>
        <w:t xml:space="preserve"> </w:t>
      </w:r>
    </w:p>
    <w:p w14:paraId="3ACE498C" w14:textId="77777777" w:rsidR="00CF3264" w:rsidRPr="00821A47" w:rsidRDefault="00CF3264">
      <w:pPr>
        <w:pStyle w:val="1A1a"/>
        <w:ind w:right="-22"/>
        <w:jc w:val="both"/>
        <w:rPr>
          <w:sz w:val="20"/>
        </w:rPr>
      </w:pPr>
    </w:p>
    <w:p w14:paraId="16E85CEC" w14:textId="77777777" w:rsidR="00CF3264" w:rsidRPr="00821A47" w:rsidRDefault="00CF3264">
      <w:pPr>
        <w:pStyle w:val="1A1a"/>
        <w:ind w:right="-22"/>
        <w:jc w:val="both"/>
        <w:rPr>
          <w:spacing w:val="-2"/>
          <w:sz w:val="22"/>
          <w:szCs w:val="22"/>
        </w:rPr>
      </w:pPr>
      <w:r w:rsidRPr="00821A47">
        <w:rPr>
          <w:sz w:val="22"/>
          <w:szCs w:val="22"/>
        </w:rPr>
        <w:t>6.</w:t>
      </w:r>
      <w:r w:rsidRPr="00821A47">
        <w:rPr>
          <w:sz w:val="22"/>
          <w:szCs w:val="22"/>
        </w:rPr>
        <w:tab/>
        <w:t>A.</w:t>
      </w:r>
      <w:r w:rsidRPr="00821A47">
        <w:rPr>
          <w:sz w:val="22"/>
          <w:szCs w:val="22"/>
        </w:rPr>
        <w:tab/>
        <w:t>6.</w:t>
      </w:r>
      <w:r w:rsidRPr="00821A47">
        <w:rPr>
          <w:sz w:val="22"/>
          <w:szCs w:val="22"/>
        </w:rPr>
        <w:tab/>
      </w:r>
      <w:r w:rsidRPr="00821A47">
        <w:rPr>
          <w:spacing w:val="-2"/>
          <w:sz w:val="22"/>
          <w:szCs w:val="22"/>
        </w:rPr>
        <w:t>b.</w:t>
      </w:r>
      <w:r w:rsidRPr="00821A47">
        <w:rPr>
          <w:spacing w:val="-2"/>
          <w:sz w:val="22"/>
          <w:szCs w:val="22"/>
        </w:rPr>
        <w:tab/>
        <w:t xml:space="preserve">Underwater </w:t>
      </w:r>
      <w:r w:rsidR="00E70AAC" w:rsidRPr="00821A47">
        <w:rPr>
          <w:spacing w:val="-2"/>
          <w:sz w:val="22"/>
          <w:szCs w:val="22"/>
        </w:rPr>
        <w:t>e</w:t>
      </w:r>
      <w:r w:rsidRPr="00821A47">
        <w:rPr>
          <w:spacing w:val="-2"/>
          <w:sz w:val="22"/>
          <w:szCs w:val="22"/>
        </w:rPr>
        <w:t xml:space="preserve">lectric </w:t>
      </w:r>
      <w:r w:rsidR="00E70AAC" w:rsidRPr="00821A47">
        <w:rPr>
          <w:spacing w:val="-2"/>
          <w:sz w:val="22"/>
          <w:szCs w:val="22"/>
        </w:rPr>
        <w:t>f</w:t>
      </w:r>
      <w:r w:rsidRPr="00821A47">
        <w:rPr>
          <w:spacing w:val="-2"/>
          <w:sz w:val="22"/>
          <w:szCs w:val="22"/>
        </w:rPr>
        <w:t xml:space="preserve">ield </w:t>
      </w:r>
      <w:r w:rsidR="00E70AAC" w:rsidRPr="00821A47">
        <w:rPr>
          <w:spacing w:val="-2"/>
          <w:sz w:val="22"/>
          <w:szCs w:val="22"/>
        </w:rPr>
        <w:t>s</w:t>
      </w:r>
      <w:r w:rsidRPr="00821A47">
        <w:rPr>
          <w:spacing w:val="-2"/>
          <w:sz w:val="22"/>
          <w:szCs w:val="22"/>
        </w:rPr>
        <w:t xml:space="preserve">ensors having a 'sensitivity' </w:t>
      </w:r>
      <w:r w:rsidR="00AD4A4E" w:rsidRPr="00821A47">
        <w:rPr>
          <w:spacing w:val="-2"/>
          <w:sz w:val="22"/>
          <w:szCs w:val="22"/>
        </w:rPr>
        <w:t>less</w:t>
      </w:r>
      <w:r w:rsidRPr="00821A47">
        <w:rPr>
          <w:spacing w:val="-2"/>
          <w:sz w:val="22"/>
          <w:szCs w:val="22"/>
        </w:rPr>
        <w:t xml:space="preserve"> (better) than 8 nanovolt per meter per square root Hz when measured at 1 Hz;</w:t>
      </w:r>
    </w:p>
    <w:p w14:paraId="6B419423" w14:textId="77777777" w:rsidR="00CF3264" w:rsidRPr="00821A47" w:rsidRDefault="00CF3264">
      <w:pPr>
        <w:pStyle w:val="1A1a"/>
        <w:ind w:right="-22"/>
        <w:jc w:val="both"/>
        <w:rPr>
          <w:sz w:val="20"/>
        </w:rPr>
      </w:pPr>
    </w:p>
    <w:p w14:paraId="4DDCEAB7" w14:textId="77777777" w:rsidR="00CF3264" w:rsidRPr="00821A47" w:rsidRDefault="00CF3264">
      <w:pPr>
        <w:pStyle w:val="1A1a"/>
        <w:ind w:right="-22"/>
        <w:jc w:val="both"/>
        <w:rPr>
          <w:spacing w:val="-2"/>
          <w:sz w:val="22"/>
          <w:szCs w:val="22"/>
        </w:rPr>
      </w:pPr>
      <w:r w:rsidRPr="00821A47">
        <w:rPr>
          <w:sz w:val="22"/>
          <w:szCs w:val="22"/>
        </w:rPr>
        <w:t>6.</w:t>
      </w:r>
      <w:r w:rsidRPr="00821A47">
        <w:rPr>
          <w:sz w:val="22"/>
          <w:szCs w:val="22"/>
        </w:rPr>
        <w:tab/>
        <w:t>A.</w:t>
      </w:r>
      <w:r w:rsidRPr="00821A47">
        <w:rPr>
          <w:sz w:val="22"/>
          <w:szCs w:val="22"/>
        </w:rPr>
        <w:tab/>
        <w:t>6.</w:t>
      </w:r>
      <w:r w:rsidRPr="00821A47">
        <w:rPr>
          <w:sz w:val="22"/>
          <w:szCs w:val="22"/>
        </w:rPr>
        <w:tab/>
        <w:t>c.</w:t>
      </w:r>
      <w:r w:rsidRPr="00821A47">
        <w:rPr>
          <w:sz w:val="22"/>
          <w:szCs w:val="22"/>
        </w:rPr>
        <w:tab/>
        <w:t>"Magnetic gradiometers" as follows:</w:t>
      </w:r>
    </w:p>
    <w:p w14:paraId="2F254CD1" w14:textId="77777777" w:rsidR="00CF3264" w:rsidRPr="00821A47" w:rsidRDefault="00CF3264">
      <w:pPr>
        <w:pStyle w:val="1A1a1"/>
        <w:ind w:right="-22"/>
        <w:jc w:val="both"/>
        <w:rPr>
          <w:sz w:val="22"/>
          <w:szCs w:val="22"/>
        </w:rPr>
      </w:pPr>
      <w:r w:rsidRPr="00821A47">
        <w:rPr>
          <w:sz w:val="22"/>
          <w:szCs w:val="22"/>
        </w:rPr>
        <w:tab/>
      </w:r>
      <w:r w:rsidRPr="00821A47">
        <w:rPr>
          <w:sz w:val="22"/>
          <w:szCs w:val="22"/>
        </w:rPr>
        <w:tab/>
      </w:r>
      <w:r w:rsidRPr="00821A47">
        <w:rPr>
          <w:sz w:val="22"/>
          <w:szCs w:val="22"/>
        </w:rPr>
        <w:tab/>
      </w:r>
      <w:r w:rsidRPr="00821A47">
        <w:rPr>
          <w:sz w:val="22"/>
          <w:szCs w:val="22"/>
        </w:rPr>
        <w:tab/>
        <w:t>1.</w:t>
      </w:r>
      <w:r w:rsidRPr="00821A47">
        <w:rPr>
          <w:sz w:val="22"/>
          <w:szCs w:val="22"/>
        </w:rPr>
        <w:tab/>
        <w:t xml:space="preserve">"Magnetic gradiometers" using multiple "magnetometers" specified </w:t>
      </w:r>
      <w:r w:rsidR="00901970" w:rsidRPr="00821A47">
        <w:rPr>
          <w:sz w:val="22"/>
          <w:szCs w:val="22"/>
        </w:rPr>
        <w:t>in</w:t>
      </w:r>
      <w:r w:rsidRPr="00821A47">
        <w:rPr>
          <w:sz w:val="22"/>
          <w:szCs w:val="22"/>
        </w:rPr>
        <w:t xml:space="preserve"> 6.A.6.a.;</w:t>
      </w:r>
    </w:p>
    <w:p w14:paraId="4500BBB4" w14:textId="77777777" w:rsidR="00CF3264" w:rsidRPr="00821A47" w:rsidRDefault="00CF3264">
      <w:pPr>
        <w:pStyle w:val="1A1a1"/>
        <w:ind w:right="-22"/>
        <w:jc w:val="both"/>
        <w:rPr>
          <w:sz w:val="22"/>
          <w:szCs w:val="22"/>
        </w:rPr>
      </w:pPr>
      <w:r w:rsidRPr="00821A47">
        <w:rPr>
          <w:sz w:val="22"/>
          <w:szCs w:val="22"/>
        </w:rPr>
        <w:tab/>
      </w:r>
      <w:r w:rsidRPr="00821A47">
        <w:rPr>
          <w:sz w:val="22"/>
          <w:szCs w:val="22"/>
        </w:rPr>
        <w:tab/>
      </w:r>
      <w:r w:rsidRPr="00821A47">
        <w:rPr>
          <w:sz w:val="22"/>
          <w:szCs w:val="22"/>
        </w:rPr>
        <w:tab/>
      </w:r>
      <w:r w:rsidRPr="00821A47">
        <w:rPr>
          <w:sz w:val="22"/>
          <w:szCs w:val="22"/>
        </w:rPr>
        <w:tab/>
        <w:t>2.</w:t>
      </w:r>
      <w:r w:rsidRPr="00821A47">
        <w:rPr>
          <w:sz w:val="22"/>
          <w:szCs w:val="22"/>
        </w:rPr>
        <w:tab/>
        <w:t xml:space="preserve">Fibre optic "intrinsic magnetic gradiometers" having a magnetic gradient field 'sensitivity' </w:t>
      </w:r>
      <w:r w:rsidR="00AD4A4E" w:rsidRPr="00821A47">
        <w:rPr>
          <w:sz w:val="22"/>
          <w:szCs w:val="22"/>
        </w:rPr>
        <w:t>less</w:t>
      </w:r>
      <w:r w:rsidRPr="00821A47">
        <w:rPr>
          <w:sz w:val="22"/>
          <w:szCs w:val="22"/>
        </w:rPr>
        <w:t xml:space="preserve"> (better) than 0.3 </w:t>
      </w:r>
      <w:proofErr w:type="spellStart"/>
      <w:r w:rsidRPr="00821A47">
        <w:rPr>
          <w:sz w:val="22"/>
          <w:szCs w:val="22"/>
        </w:rPr>
        <w:t>nT</w:t>
      </w:r>
      <w:proofErr w:type="spellEnd"/>
      <w:r w:rsidRPr="00821A47">
        <w:rPr>
          <w:sz w:val="22"/>
          <w:szCs w:val="22"/>
        </w:rPr>
        <w:t>/m (rms) per square root Hz;</w:t>
      </w:r>
    </w:p>
    <w:p w14:paraId="482DB0B2" w14:textId="77777777" w:rsidR="00CF3264" w:rsidRPr="00821A47" w:rsidRDefault="00CF3264">
      <w:pPr>
        <w:pStyle w:val="1A1a1"/>
        <w:ind w:right="-22"/>
        <w:jc w:val="both"/>
        <w:rPr>
          <w:sz w:val="22"/>
          <w:szCs w:val="22"/>
        </w:rPr>
      </w:pPr>
      <w:r w:rsidRPr="00821A47">
        <w:rPr>
          <w:sz w:val="22"/>
          <w:szCs w:val="22"/>
        </w:rPr>
        <w:tab/>
      </w:r>
      <w:r w:rsidRPr="00821A47">
        <w:rPr>
          <w:sz w:val="22"/>
          <w:szCs w:val="22"/>
        </w:rPr>
        <w:tab/>
      </w:r>
      <w:r w:rsidRPr="00821A47">
        <w:rPr>
          <w:sz w:val="22"/>
          <w:szCs w:val="22"/>
        </w:rPr>
        <w:tab/>
      </w:r>
      <w:r w:rsidRPr="00821A47">
        <w:rPr>
          <w:sz w:val="22"/>
          <w:szCs w:val="22"/>
        </w:rPr>
        <w:tab/>
        <w:t>3.</w:t>
      </w:r>
      <w:r w:rsidRPr="00821A47">
        <w:rPr>
          <w:sz w:val="22"/>
          <w:szCs w:val="22"/>
        </w:rPr>
        <w:tab/>
        <w:t xml:space="preserve">"Intrinsic magnetic gradiometers", using "technology" other than fibre-optic "technology", having a magnetic gradient field 'sensitivity' </w:t>
      </w:r>
      <w:r w:rsidR="00AD4A4E" w:rsidRPr="00821A47">
        <w:rPr>
          <w:sz w:val="22"/>
          <w:szCs w:val="22"/>
        </w:rPr>
        <w:t>less</w:t>
      </w:r>
      <w:r w:rsidRPr="00821A47">
        <w:rPr>
          <w:sz w:val="22"/>
          <w:szCs w:val="22"/>
        </w:rPr>
        <w:t xml:space="preserve"> (better) than 0.015 </w:t>
      </w:r>
      <w:proofErr w:type="spellStart"/>
      <w:r w:rsidRPr="00821A47">
        <w:rPr>
          <w:sz w:val="22"/>
          <w:szCs w:val="22"/>
        </w:rPr>
        <w:t>nT</w:t>
      </w:r>
      <w:proofErr w:type="spellEnd"/>
      <w:r w:rsidRPr="00821A47">
        <w:rPr>
          <w:sz w:val="22"/>
          <w:szCs w:val="22"/>
        </w:rPr>
        <w:t>/m (rms) per square root Hz;</w:t>
      </w:r>
    </w:p>
    <w:p w14:paraId="1BE0815F" w14:textId="77777777" w:rsidR="00CF3264" w:rsidRPr="00821A47" w:rsidRDefault="00CF3264">
      <w:pPr>
        <w:pStyle w:val="1A1a1"/>
        <w:ind w:right="-22"/>
        <w:jc w:val="both"/>
        <w:rPr>
          <w:sz w:val="20"/>
        </w:rPr>
      </w:pPr>
    </w:p>
    <w:p w14:paraId="0ECFD1C9" w14:textId="77777777" w:rsidR="00CF3264" w:rsidRPr="00821A47" w:rsidRDefault="00CF3264">
      <w:pPr>
        <w:pStyle w:val="1A1a"/>
        <w:ind w:right="-22"/>
        <w:jc w:val="both"/>
        <w:rPr>
          <w:sz w:val="22"/>
          <w:szCs w:val="22"/>
        </w:rPr>
      </w:pPr>
      <w:r w:rsidRPr="00821A47">
        <w:rPr>
          <w:sz w:val="22"/>
          <w:szCs w:val="22"/>
        </w:rPr>
        <w:t>6.</w:t>
      </w:r>
      <w:r w:rsidRPr="00821A47">
        <w:rPr>
          <w:sz w:val="22"/>
          <w:szCs w:val="22"/>
        </w:rPr>
        <w:tab/>
        <w:t>A.</w:t>
      </w:r>
      <w:r w:rsidRPr="00821A47">
        <w:rPr>
          <w:sz w:val="22"/>
          <w:szCs w:val="22"/>
        </w:rPr>
        <w:tab/>
        <w:t>6.</w:t>
      </w:r>
      <w:r w:rsidRPr="00821A47">
        <w:rPr>
          <w:sz w:val="22"/>
          <w:szCs w:val="22"/>
        </w:rPr>
        <w:tab/>
        <w:t>d.</w:t>
      </w:r>
      <w:r w:rsidRPr="00821A47">
        <w:rPr>
          <w:sz w:val="22"/>
          <w:szCs w:val="22"/>
        </w:rPr>
        <w:tab/>
        <w:t xml:space="preserve">"Compensation systems" for magnetic or underwater electric field sensors resulting in a performance equal to or better than the parameters </w:t>
      </w:r>
      <w:r w:rsidR="00901970" w:rsidRPr="00821A47">
        <w:rPr>
          <w:sz w:val="22"/>
          <w:szCs w:val="22"/>
        </w:rPr>
        <w:t xml:space="preserve">specified in </w:t>
      </w:r>
      <w:r w:rsidRPr="00821A47">
        <w:rPr>
          <w:sz w:val="22"/>
          <w:szCs w:val="22"/>
        </w:rPr>
        <w:t>6.A.6.a., 6.A.6.b., or 6.A.6.c.</w:t>
      </w:r>
      <w:r w:rsidR="00FB637C" w:rsidRPr="00821A47">
        <w:rPr>
          <w:sz w:val="22"/>
          <w:szCs w:val="22"/>
        </w:rPr>
        <w:t>;</w:t>
      </w:r>
    </w:p>
    <w:p w14:paraId="55AFCF4E" w14:textId="77777777" w:rsidR="00CF3264" w:rsidRPr="00821A47" w:rsidRDefault="00A15172">
      <w:pPr>
        <w:pStyle w:val="1A1a"/>
        <w:ind w:right="-22"/>
        <w:jc w:val="both"/>
        <w:rPr>
          <w:sz w:val="22"/>
          <w:szCs w:val="22"/>
        </w:rPr>
      </w:pPr>
      <w:r w:rsidRPr="00821A47">
        <w:rPr>
          <w:sz w:val="20"/>
        </w:rPr>
        <w:br w:type="page"/>
      </w:r>
      <w:r w:rsidR="00CF3264" w:rsidRPr="00821A47">
        <w:rPr>
          <w:sz w:val="22"/>
          <w:szCs w:val="22"/>
        </w:rPr>
        <w:t>6.</w:t>
      </w:r>
      <w:r w:rsidR="00CF3264" w:rsidRPr="00821A47">
        <w:rPr>
          <w:sz w:val="22"/>
          <w:szCs w:val="22"/>
        </w:rPr>
        <w:tab/>
        <w:t>A.</w:t>
      </w:r>
      <w:r w:rsidR="00CF3264" w:rsidRPr="00821A47">
        <w:rPr>
          <w:sz w:val="22"/>
          <w:szCs w:val="22"/>
        </w:rPr>
        <w:tab/>
        <w:t>6.</w:t>
      </w:r>
      <w:r w:rsidR="00CF3264" w:rsidRPr="00821A47">
        <w:rPr>
          <w:sz w:val="22"/>
          <w:szCs w:val="22"/>
        </w:rPr>
        <w:tab/>
        <w:t>e.</w:t>
      </w:r>
      <w:r w:rsidR="00CF3264" w:rsidRPr="00821A47">
        <w:rPr>
          <w:sz w:val="22"/>
          <w:szCs w:val="22"/>
        </w:rPr>
        <w:tab/>
        <w:t xml:space="preserve">Underwater electromagnetic receivers incorporating magnetic field sensors specified </w:t>
      </w:r>
      <w:r w:rsidR="00473610" w:rsidRPr="00821A47">
        <w:rPr>
          <w:sz w:val="22"/>
          <w:szCs w:val="22"/>
        </w:rPr>
        <w:t>in</w:t>
      </w:r>
      <w:r w:rsidR="00CF3264" w:rsidRPr="00821A47">
        <w:rPr>
          <w:sz w:val="22"/>
          <w:szCs w:val="22"/>
        </w:rPr>
        <w:t xml:space="preserve"> 6.A.6.a. or underwater electric field sensors specified </w:t>
      </w:r>
      <w:r w:rsidR="00473610" w:rsidRPr="00821A47">
        <w:rPr>
          <w:sz w:val="22"/>
          <w:szCs w:val="22"/>
        </w:rPr>
        <w:t>in</w:t>
      </w:r>
      <w:r w:rsidR="00CF3264" w:rsidRPr="00821A47">
        <w:rPr>
          <w:sz w:val="22"/>
          <w:szCs w:val="22"/>
        </w:rPr>
        <w:t xml:space="preserve"> 6.A.6.b.</w:t>
      </w:r>
    </w:p>
    <w:p w14:paraId="54B0C185" w14:textId="77777777" w:rsidR="00CF3264" w:rsidRPr="00821A47" w:rsidRDefault="00CF3264" w:rsidP="00EE2991">
      <w:pPr>
        <w:pStyle w:val="1A1a"/>
        <w:tabs>
          <w:tab w:val="clear" w:pos="340"/>
          <w:tab w:val="clear" w:pos="700"/>
          <w:tab w:val="clear" w:pos="1179"/>
        </w:tabs>
        <w:spacing w:before="60"/>
        <w:ind w:left="1174" w:hanging="1174"/>
        <w:jc w:val="both"/>
        <w:rPr>
          <w:i/>
          <w:spacing w:val="-2"/>
          <w:sz w:val="22"/>
          <w:szCs w:val="22"/>
        </w:rPr>
      </w:pPr>
      <w:r w:rsidRPr="00821A47">
        <w:rPr>
          <w:i/>
          <w:spacing w:val="-2"/>
          <w:sz w:val="22"/>
          <w:szCs w:val="22"/>
        </w:rPr>
        <w:tab/>
      </w:r>
      <w:r w:rsidRPr="00821A47">
        <w:rPr>
          <w:i/>
          <w:spacing w:val="-2"/>
          <w:sz w:val="22"/>
          <w:szCs w:val="22"/>
          <w:u w:val="single"/>
        </w:rPr>
        <w:t>Technical Note</w:t>
      </w:r>
    </w:p>
    <w:p w14:paraId="1BFCF185" w14:textId="77777777" w:rsidR="00CF3264" w:rsidRPr="00821A47" w:rsidRDefault="00CF3264" w:rsidP="00EE2991">
      <w:pPr>
        <w:pStyle w:val="1A1a"/>
        <w:tabs>
          <w:tab w:val="clear" w:pos="340"/>
          <w:tab w:val="clear" w:pos="700"/>
          <w:tab w:val="clear" w:pos="1179"/>
        </w:tabs>
        <w:ind w:left="1176" w:hanging="1176"/>
        <w:jc w:val="both"/>
        <w:rPr>
          <w:i/>
          <w:spacing w:val="-2"/>
          <w:sz w:val="22"/>
          <w:szCs w:val="22"/>
          <w:lang w:val="en-CA"/>
        </w:rPr>
      </w:pPr>
      <w:r w:rsidRPr="00821A47">
        <w:rPr>
          <w:i/>
          <w:spacing w:val="-2"/>
          <w:sz w:val="22"/>
          <w:szCs w:val="22"/>
        </w:rPr>
        <w:tab/>
      </w:r>
      <w:r w:rsidRPr="00821A47">
        <w:rPr>
          <w:i/>
          <w:spacing w:val="-2"/>
          <w:sz w:val="22"/>
          <w:szCs w:val="22"/>
          <w:lang w:val="en-CA"/>
        </w:rPr>
        <w:t>For the purposes of 6.A.6., 'sensitivity' (noise level) is the root mean square of the device-limited noise floor which is the lowest signal that can be measured.</w:t>
      </w:r>
    </w:p>
    <w:p w14:paraId="51CA4BDD" w14:textId="77777777" w:rsidR="00CF3264" w:rsidRPr="00821A47" w:rsidRDefault="00CF3264">
      <w:pPr>
        <w:pStyle w:val="1A"/>
        <w:jc w:val="both"/>
        <w:rPr>
          <w:sz w:val="16"/>
          <w:szCs w:val="16"/>
        </w:rPr>
      </w:pPr>
    </w:p>
    <w:p w14:paraId="58CD413D" w14:textId="77777777" w:rsidR="00A15172" w:rsidRPr="00821A47" w:rsidRDefault="00A15172">
      <w:pPr>
        <w:pStyle w:val="1A"/>
        <w:jc w:val="both"/>
        <w:rPr>
          <w:sz w:val="16"/>
          <w:szCs w:val="16"/>
        </w:rPr>
      </w:pPr>
    </w:p>
    <w:p w14:paraId="554CA6D6" w14:textId="77777777" w:rsidR="00CF3264" w:rsidRPr="00821A47" w:rsidRDefault="00CF3264">
      <w:pPr>
        <w:pStyle w:val="1A1"/>
        <w:ind w:right="-22"/>
        <w:jc w:val="both"/>
        <w:rPr>
          <w:sz w:val="22"/>
          <w:szCs w:val="22"/>
        </w:rPr>
      </w:pPr>
      <w:r w:rsidRPr="00821A47">
        <w:rPr>
          <w:sz w:val="22"/>
          <w:szCs w:val="22"/>
        </w:rPr>
        <w:tab/>
      </w:r>
      <w:r w:rsidRPr="00821A47">
        <w:rPr>
          <w:sz w:val="22"/>
          <w:szCs w:val="22"/>
        </w:rPr>
        <w:tab/>
      </w:r>
      <w:r w:rsidRPr="00821A47">
        <w:rPr>
          <w:sz w:val="22"/>
          <w:szCs w:val="22"/>
        </w:rPr>
        <w:tab/>
      </w:r>
      <w:r w:rsidRPr="00821A47">
        <w:rPr>
          <w:sz w:val="22"/>
          <w:szCs w:val="22"/>
          <w:u w:val="single"/>
        </w:rPr>
        <w:t>GRAVIMETERS</w:t>
      </w:r>
    </w:p>
    <w:p w14:paraId="78A94C3C" w14:textId="77777777" w:rsidR="00CF3264" w:rsidRPr="00821A47" w:rsidRDefault="00CF3264">
      <w:pPr>
        <w:pStyle w:val="1A"/>
        <w:jc w:val="both"/>
        <w:rPr>
          <w:sz w:val="16"/>
          <w:szCs w:val="16"/>
        </w:rPr>
      </w:pPr>
    </w:p>
    <w:p w14:paraId="11DE9A9A" w14:textId="77777777" w:rsidR="00CF3264" w:rsidRPr="00821A47" w:rsidRDefault="00CF3264">
      <w:pPr>
        <w:pStyle w:val="1A1"/>
        <w:ind w:right="-22"/>
        <w:jc w:val="both"/>
        <w:rPr>
          <w:sz w:val="22"/>
          <w:szCs w:val="22"/>
        </w:rPr>
      </w:pPr>
      <w:r w:rsidRPr="00821A47">
        <w:rPr>
          <w:sz w:val="22"/>
          <w:szCs w:val="22"/>
        </w:rPr>
        <w:t>6.</w:t>
      </w:r>
      <w:r w:rsidRPr="00821A47">
        <w:rPr>
          <w:sz w:val="22"/>
          <w:szCs w:val="22"/>
        </w:rPr>
        <w:tab/>
        <w:t>A.</w:t>
      </w:r>
      <w:r w:rsidRPr="00821A47">
        <w:rPr>
          <w:sz w:val="22"/>
          <w:szCs w:val="22"/>
        </w:rPr>
        <w:tab/>
        <w:t>7.</w:t>
      </w:r>
      <w:r w:rsidRPr="00821A47">
        <w:rPr>
          <w:sz w:val="22"/>
          <w:szCs w:val="22"/>
        </w:rPr>
        <w:tab/>
        <w:t>Gravity meters (gravimeters) and gravity gradiometers, as follows:</w:t>
      </w:r>
    </w:p>
    <w:p w14:paraId="23DDC2B7" w14:textId="77777777" w:rsidR="00CF3264" w:rsidRPr="00821A47" w:rsidRDefault="00CF3264" w:rsidP="00B77B2A">
      <w:pPr>
        <w:pStyle w:val="1A1a"/>
        <w:spacing w:before="60"/>
        <w:ind w:left="1582" w:right="-23" w:hanging="1582"/>
        <w:jc w:val="both"/>
        <w:rPr>
          <w:sz w:val="22"/>
          <w:szCs w:val="22"/>
        </w:rPr>
      </w:pPr>
      <w:r w:rsidRPr="00821A47">
        <w:rPr>
          <w:sz w:val="22"/>
          <w:szCs w:val="22"/>
        </w:rPr>
        <w:tab/>
      </w:r>
      <w:r w:rsidRPr="00821A47">
        <w:rPr>
          <w:sz w:val="22"/>
          <w:szCs w:val="22"/>
        </w:rPr>
        <w:tab/>
      </w:r>
      <w:r w:rsidRPr="00821A47">
        <w:rPr>
          <w:sz w:val="22"/>
          <w:szCs w:val="22"/>
        </w:rPr>
        <w:tab/>
        <w:t>a.</w:t>
      </w:r>
      <w:r w:rsidRPr="00821A47">
        <w:rPr>
          <w:sz w:val="22"/>
          <w:szCs w:val="22"/>
        </w:rPr>
        <w:tab/>
        <w:t xml:space="preserve">Gravity meters designed or modified for ground use and having a static </w:t>
      </w:r>
      <w:r w:rsidR="002A6536" w:rsidRPr="00821A47">
        <w:rPr>
          <w:sz w:val="22"/>
          <w:szCs w:val="22"/>
        </w:rPr>
        <w:t>"</w:t>
      </w:r>
      <w:r w:rsidRPr="00821A47">
        <w:rPr>
          <w:sz w:val="22"/>
          <w:szCs w:val="22"/>
        </w:rPr>
        <w:t>accuracy</w:t>
      </w:r>
      <w:r w:rsidR="002A6536" w:rsidRPr="00821A47">
        <w:rPr>
          <w:sz w:val="22"/>
          <w:szCs w:val="22"/>
        </w:rPr>
        <w:t>"</w:t>
      </w:r>
      <w:r w:rsidRPr="00821A47">
        <w:rPr>
          <w:sz w:val="22"/>
          <w:szCs w:val="22"/>
        </w:rPr>
        <w:t xml:space="preserve"> of less (better) than 10 µ</w:t>
      </w:r>
      <w:r w:rsidR="00F83855" w:rsidRPr="00821A47">
        <w:rPr>
          <w:sz w:val="22"/>
          <w:szCs w:val="22"/>
        </w:rPr>
        <w:t>G</w:t>
      </w:r>
      <w:r w:rsidRPr="00821A47">
        <w:rPr>
          <w:sz w:val="22"/>
          <w:szCs w:val="22"/>
        </w:rPr>
        <w:t>al;</w:t>
      </w:r>
    </w:p>
    <w:p w14:paraId="0D83A5E0" w14:textId="77777777" w:rsidR="00CF3264" w:rsidRPr="00821A47" w:rsidRDefault="00CF3264" w:rsidP="00B77B2A">
      <w:pPr>
        <w:pStyle w:val="1A1anote1"/>
        <w:spacing w:before="60"/>
        <w:ind w:left="2381" w:right="-23" w:hanging="782"/>
        <w:jc w:val="both"/>
        <w:rPr>
          <w:i/>
          <w:sz w:val="22"/>
          <w:szCs w:val="22"/>
        </w:rPr>
      </w:pPr>
      <w:r w:rsidRPr="00821A47">
        <w:rPr>
          <w:i/>
          <w:sz w:val="22"/>
          <w:szCs w:val="22"/>
          <w:u w:val="single"/>
        </w:rPr>
        <w:t>Note</w:t>
      </w:r>
      <w:r w:rsidRPr="00821A47">
        <w:rPr>
          <w:i/>
          <w:sz w:val="22"/>
          <w:szCs w:val="22"/>
        </w:rPr>
        <w:tab/>
        <w:t>6.A.7.a. does not apply to ground gravity meters of the quartz element (Worden) type.</w:t>
      </w:r>
    </w:p>
    <w:p w14:paraId="0E7F291E" w14:textId="77777777" w:rsidR="00CF3264" w:rsidRPr="00821A47" w:rsidRDefault="00CF3264">
      <w:pPr>
        <w:pStyle w:val="1A"/>
        <w:jc w:val="both"/>
        <w:rPr>
          <w:sz w:val="12"/>
          <w:szCs w:val="12"/>
        </w:rPr>
      </w:pPr>
    </w:p>
    <w:p w14:paraId="3F5913DA" w14:textId="77777777" w:rsidR="00CF3264" w:rsidRPr="00821A47" w:rsidRDefault="00302C49">
      <w:pPr>
        <w:pStyle w:val="1A1a"/>
        <w:ind w:right="-22"/>
        <w:jc w:val="both"/>
        <w:rPr>
          <w:spacing w:val="-2"/>
          <w:sz w:val="22"/>
          <w:szCs w:val="22"/>
        </w:rPr>
      </w:pPr>
      <w:r w:rsidRPr="00821A47">
        <w:rPr>
          <w:sz w:val="22"/>
          <w:szCs w:val="22"/>
        </w:rPr>
        <w:tab/>
      </w:r>
      <w:r w:rsidRPr="00821A47">
        <w:rPr>
          <w:sz w:val="22"/>
          <w:szCs w:val="22"/>
        </w:rPr>
        <w:tab/>
      </w:r>
      <w:r w:rsidR="00701141" w:rsidRPr="00821A47">
        <w:rPr>
          <w:sz w:val="22"/>
          <w:szCs w:val="22"/>
        </w:rPr>
        <w:tab/>
      </w:r>
      <w:r w:rsidR="00CF3264" w:rsidRPr="00821A47">
        <w:rPr>
          <w:sz w:val="22"/>
          <w:szCs w:val="22"/>
        </w:rPr>
        <w:t>b.</w:t>
      </w:r>
      <w:r w:rsidR="00CF3264" w:rsidRPr="00821A47">
        <w:rPr>
          <w:sz w:val="22"/>
          <w:szCs w:val="22"/>
        </w:rPr>
        <w:tab/>
      </w:r>
      <w:r w:rsidR="00CF3264" w:rsidRPr="00821A47">
        <w:rPr>
          <w:spacing w:val="-2"/>
          <w:sz w:val="22"/>
          <w:szCs w:val="22"/>
        </w:rPr>
        <w:t>Gravity meters designed for mobile platforms and having all of the following:</w:t>
      </w:r>
    </w:p>
    <w:p w14:paraId="575B75A0" w14:textId="77777777" w:rsidR="00CF3264" w:rsidRPr="00821A47" w:rsidRDefault="00CF3264">
      <w:pPr>
        <w:pStyle w:val="1A1a1"/>
        <w:ind w:right="-22"/>
        <w:jc w:val="both"/>
        <w:rPr>
          <w:sz w:val="22"/>
          <w:szCs w:val="22"/>
        </w:rPr>
      </w:pPr>
      <w:r w:rsidRPr="00821A47">
        <w:rPr>
          <w:sz w:val="22"/>
          <w:szCs w:val="22"/>
        </w:rPr>
        <w:tab/>
      </w:r>
      <w:r w:rsidRPr="00821A47">
        <w:rPr>
          <w:sz w:val="22"/>
          <w:szCs w:val="22"/>
        </w:rPr>
        <w:tab/>
      </w:r>
      <w:r w:rsidRPr="00821A47">
        <w:rPr>
          <w:sz w:val="22"/>
          <w:szCs w:val="22"/>
        </w:rPr>
        <w:tab/>
      </w:r>
      <w:r w:rsidRPr="00821A47">
        <w:rPr>
          <w:sz w:val="22"/>
          <w:szCs w:val="22"/>
        </w:rPr>
        <w:tab/>
        <w:t>1.</w:t>
      </w:r>
      <w:r w:rsidRPr="00821A47">
        <w:rPr>
          <w:sz w:val="22"/>
          <w:szCs w:val="22"/>
        </w:rPr>
        <w:tab/>
        <w:t xml:space="preserve">A static </w:t>
      </w:r>
      <w:r w:rsidR="002A6536" w:rsidRPr="00821A47">
        <w:rPr>
          <w:sz w:val="22"/>
          <w:szCs w:val="22"/>
        </w:rPr>
        <w:t>"</w:t>
      </w:r>
      <w:r w:rsidRPr="00821A47">
        <w:rPr>
          <w:sz w:val="22"/>
          <w:szCs w:val="22"/>
        </w:rPr>
        <w:t>accuracy</w:t>
      </w:r>
      <w:r w:rsidR="002A6536" w:rsidRPr="00821A47">
        <w:rPr>
          <w:sz w:val="22"/>
          <w:szCs w:val="22"/>
        </w:rPr>
        <w:t>"</w:t>
      </w:r>
      <w:r w:rsidRPr="00821A47">
        <w:rPr>
          <w:sz w:val="22"/>
          <w:szCs w:val="22"/>
        </w:rPr>
        <w:t xml:space="preserve"> of less (better) than 0.7 </w:t>
      </w:r>
      <w:proofErr w:type="spellStart"/>
      <w:r w:rsidRPr="00821A47">
        <w:rPr>
          <w:sz w:val="22"/>
          <w:szCs w:val="22"/>
        </w:rPr>
        <w:t>m</w:t>
      </w:r>
      <w:r w:rsidR="008F414B" w:rsidRPr="00821A47">
        <w:rPr>
          <w:sz w:val="22"/>
          <w:szCs w:val="22"/>
        </w:rPr>
        <w:t>G</w:t>
      </w:r>
      <w:r w:rsidRPr="00821A47">
        <w:rPr>
          <w:sz w:val="22"/>
          <w:szCs w:val="22"/>
        </w:rPr>
        <w:t>al</w:t>
      </w:r>
      <w:proofErr w:type="spellEnd"/>
      <w:r w:rsidRPr="00821A47">
        <w:rPr>
          <w:sz w:val="22"/>
          <w:szCs w:val="22"/>
        </w:rPr>
        <w:t xml:space="preserve">; </w:t>
      </w:r>
      <w:r w:rsidRPr="00821A47">
        <w:rPr>
          <w:sz w:val="22"/>
          <w:szCs w:val="22"/>
          <w:u w:val="single"/>
        </w:rPr>
        <w:t>and</w:t>
      </w:r>
    </w:p>
    <w:p w14:paraId="6ABC5663" w14:textId="77777777" w:rsidR="00CF3264" w:rsidRPr="00821A47" w:rsidRDefault="00CF3264">
      <w:pPr>
        <w:pStyle w:val="1A1a1"/>
        <w:ind w:right="-22"/>
        <w:jc w:val="both"/>
        <w:rPr>
          <w:sz w:val="22"/>
          <w:szCs w:val="22"/>
        </w:rPr>
      </w:pPr>
      <w:r w:rsidRPr="00821A47">
        <w:rPr>
          <w:sz w:val="22"/>
          <w:szCs w:val="22"/>
        </w:rPr>
        <w:tab/>
      </w:r>
      <w:r w:rsidRPr="00821A47">
        <w:rPr>
          <w:sz w:val="22"/>
          <w:szCs w:val="22"/>
        </w:rPr>
        <w:tab/>
      </w:r>
      <w:r w:rsidRPr="00821A47">
        <w:rPr>
          <w:sz w:val="22"/>
          <w:szCs w:val="22"/>
        </w:rPr>
        <w:tab/>
      </w:r>
      <w:r w:rsidRPr="00821A47">
        <w:rPr>
          <w:sz w:val="22"/>
          <w:szCs w:val="22"/>
        </w:rPr>
        <w:tab/>
        <w:t>2.</w:t>
      </w:r>
      <w:r w:rsidRPr="00821A47">
        <w:rPr>
          <w:sz w:val="22"/>
          <w:szCs w:val="22"/>
        </w:rPr>
        <w:tab/>
        <w:t xml:space="preserve">An in-service (operational) </w:t>
      </w:r>
      <w:r w:rsidR="002A6536" w:rsidRPr="00821A47">
        <w:rPr>
          <w:sz w:val="22"/>
          <w:szCs w:val="22"/>
        </w:rPr>
        <w:t>"</w:t>
      </w:r>
      <w:r w:rsidRPr="00821A47">
        <w:rPr>
          <w:sz w:val="22"/>
          <w:szCs w:val="22"/>
        </w:rPr>
        <w:t>accuracy</w:t>
      </w:r>
      <w:r w:rsidR="002A6536" w:rsidRPr="00821A47">
        <w:rPr>
          <w:sz w:val="22"/>
          <w:szCs w:val="22"/>
        </w:rPr>
        <w:t>"</w:t>
      </w:r>
      <w:r w:rsidRPr="00821A47">
        <w:rPr>
          <w:sz w:val="22"/>
          <w:szCs w:val="22"/>
        </w:rPr>
        <w:t xml:space="preserve"> of less (better) than 0.7 </w:t>
      </w:r>
      <w:proofErr w:type="spellStart"/>
      <w:r w:rsidRPr="00821A47">
        <w:rPr>
          <w:sz w:val="22"/>
          <w:szCs w:val="22"/>
        </w:rPr>
        <w:t>m</w:t>
      </w:r>
      <w:r w:rsidR="008F414B" w:rsidRPr="00821A47">
        <w:rPr>
          <w:sz w:val="22"/>
          <w:szCs w:val="22"/>
        </w:rPr>
        <w:t>G</w:t>
      </w:r>
      <w:r w:rsidRPr="00821A47">
        <w:rPr>
          <w:sz w:val="22"/>
          <w:szCs w:val="22"/>
        </w:rPr>
        <w:t>al</w:t>
      </w:r>
      <w:proofErr w:type="spellEnd"/>
      <w:r w:rsidRPr="00821A47">
        <w:rPr>
          <w:sz w:val="22"/>
          <w:szCs w:val="22"/>
        </w:rPr>
        <w:t xml:space="preserve"> having a </w:t>
      </w:r>
      <w:r w:rsidR="008F414B" w:rsidRPr="00821A47">
        <w:rPr>
          <w:sz w:val="22"/>
          <w:szCs w:val="22"/>
        </w:rPr>
        <w:t>'</w:t>
      </w:r>
      <w:r w:rsidRPr="00821A47">
        <w:rPr>
          <w:sz w:val="22"/>
          <w:szCs w:val="22"/>
        </w:rPr>
        <w:t>time-to-steady-state registration</w:t>
      </w:r>
      <w:r w:rsidR="008F414B" w:rsidRPr="00821A47">
        <w:rPr>
          <w:sz w:val="22"/>
          <w:szCs w:val="22"/>
        </w:rPr>
        <w:t>'</w:t>
      </w:r>
      <w:r w:rsidRPr="00821A47">
        <w:rPr>
          <w:sz w:val="22"/>
          <w:szCs w:val="22"/>
        </w:rPr>
        <w:t xml:space="preserve"> of less than 2 minutes under any combination of attendant corrective compensations and motional influences;</w:t>
      </w:r>
    </w:p>
    <w:p w14:paraId="564AF6F2" w14:textId="77777777" w:rsidR="008F414B" w:rsidRPr="00821A47" w:rsidRDefault="008F414B" w:rsidP="00B77B2A">
      <w:pPr>
        <w:spacing w:before="60"/>
        <w:ind w:left="1593" w:right="-23"/>
        <w:jc w:val="both"/>
        <w:rPr>
          <w:i/>
          <w:sz w:val="22"/>
          <w:szCs w:val="22"/>
          <w:lang w:val="en-CA"/>
        </w:rPr>
      </w:pPr>
      <w:r w:rsidRPr="00821A47">
        <w:rPr>
          <w:i/>
          <w:sz w:val="22"/>
          <w:szCs w:val="22"/>
          <w:u w:val="single"/>
          <w:lang w:val="en-CA"/>
        </w:rPr>
        <w:t>Technical Note</w:t>
      </w:r>
    </w:p>
    <w:p w14:paraId="14F079BC" w14:textId="77777777" w:rsidR="008F414B" w:rsidRPr="00821A47" w:rsidRDefault="008F414B" w:rsidP="008F414B">
      <w:pPr>
        <w:ind w:left="1596" w:right="-22"/>
        <w:jc w:val="both"/>
        <w:rPr>
          <w:sz w:val="22"/>
          <w:szCs w:val="22"/>
        </w:rPr>
      </w:pPr>
      <w:r w:rsidRPr="00821A47">
        <w:rPr>
          <w:i/>
          <w:spacing w:val="-2"/>
          <w:sz w:val="22"/>
          <w:szCs w:val="22"/>
        </w:rPr>
        <w:t>For the purposes of 6.A.7.b.</w:t>
      </w:r>
      <w:r w:rsidR="003D244B" w:rsidRPr="00821A47">
        <w:rPr>
          <w:i/>
          <w:spacing w:val="-2"/>
          <w:sz w:val="22"/>
          <w:szCs w:val="22"/>
        </w:rPr>
        <w:t>2.</w:t>
      </w:r>
      <w:r w:rsidRPr="00821A47">
        <w:rPr>
          <w:i/>
          <w:spacing w:val="-2"/>
          <w:sz w:val="22"/>
          <w:szCs w:val="22"/>
        </w:rPr>
        <w:t xml:space="preserve">, </w:t>
      </w:r>
      <w:r w:rsidRPr="00821A47">
        <w:rPr>
          <w:i/>
          <w:sz w:val="22"/>
          <w:szCs w:val="22"/>
        </w:rPr>
        <w:t>'time-to-steady-state registration'</w:t>
      </w:r>
      <w:r w:rsidRPr="00821A47">
        <w:rPr>
          <w:i/>
          <w:spacing w:val="-2"/>
          <w:sz w:val="22"/>
          <w:szCs w:val="22"/>
        </w:rPr>
        <w:t xml:space="preserve"> </w:t>
      </w:r>
      <w:r w:rsidRPr="00821A47">
        <w:rPr>
          <w:i/>
          <w:sz w:val="22"/>
          <w:szCs w:val="22"/>
        </w:rPr>
        <w:t>(also referred to as the gravimeter’s response time)</w:t>
      </w:r>
      <w:r w:rsidRPr="00821A47">
        <w:rPr>
          <w:i/>
          <w:spacing w:val="-2"/>
          <w:sz w:val="22"/>
          <w:szCs w:val="22"/>
        </w:rPr>
        <w:t xml:space="preserve"> is the time over which the disturbing effects of platform induced accelerations (high frequency noise) are reduced.</w:t>
      </w:r>
    </w:p>
    <w:p w14:paraId="687AD046" w14:textId="77777777" w:rsidR="00CF3264" w:rsidRPr="00821A47" w:rsidRDefault="00CF3264">
      <w:pPr>
        <w:pStyle w:val="1A"/>
        <w:jc w:val="both"/>
        <w:rPr>
          <w:sz w:val="12"/>
          <w:szCs w:val="12"/>
        </w:rPr>
      </w:pPr>
    </w:p>
    <w:p w14:paraId="4A95095C" w14:textId="77777777" w:rsidR="00CF3264" w:rsidRPr="00821A47" w:rsidRDefault="00701141">
      <w:pPr>
        <w:pStyle w:val="1A1a"/>
        <w:ind w:right="-22"/>
        <w:jc w:val="both"/>
        <w:rPr>
          <w:sz w:val="22"/>
          <w:szCs w:val="22"/>
        </w:rPr>
      </w:pPr>
      <w:r w:rsidRPr="00821A47">
        <w:rPr>
          <w:sz w:val="22"/>
          <w:szCs w:val="22"/>
        </w:rPr>
        <w:t>6.</w:t>
      </w:r>
      <w:r w:rsidRPr="00821A47">
        <w:rPr>
          <w:sz w:val="22"/>
          <w:szCs w:val="22"/>
        </w:rPr>
        <w:tab/>
        <w:t>A.</w:t>
      </w:r>
      <w:r w:rsidRPr="00821A47">
        <w:rPr>
          <w:sz w:val="22"/>
          <w:szCs w:val="22"/>
        </w:rPr>
        <w:tab/>
        <w:t>7.</w:t>
      </w:r>
      <w:r w:rsidRPr="00821A47">
        <w:rPr>
          <w:sz w:val="22"/>
          <w:szCs w:val="22"/>
        </w:rPr>
        <w:tab/>
      </w:r>
      <w:r w:rsidR="00CF3264" w:rsidRPr="00821A47">
        <w:rPr>
          <w:sz w:val="22"/>
          <w:szCs w:val="22"/>
        </w:rPr>
        <w:t>c.</w:t>
      </w:r>
      <w:r w:rsidR="00CF3264" w:rsidRPr="00821A47">
        <w:rPr>
          <w:sz w:val="22"/>
          <w:szCs w:val="22"/>
        </w:rPr>
        <w:tab/>
        <w:t>Gravity gradiometers.</w:t>
      </w:r>
    </w:p>
    <w:p w14:paraId="5294F8E5" w14:textId="77777777" w:rsidR="00CF3264" w:rsidRPr="00821A47" w:rsidRDefault="00CF3264">
      <w:pPr>
        <w:pStyle w:val="1A1"/>
        <w:ind w:right="-22"/>
        <w:jc w:val="both"/>
        <w:rPr>
          <w:sz w:val="16"/>
          <w:szCs w:val="16"/>
        </w:rPr>
      </w:pPr>
    </w:p>
    <w:p w14:paraId="381D474D" w14:textId="77777777" w:rsidR="00A758A4" w:rsidRPr="00821A47" w:rsidRDefault="00A758A4">
      <w:pPr>
        <w:pStyle w:val="1A1"/>
        <w:ind w:right="-22"/>
        <w:jc w:val="both"/>
        <w:rPr>
          <w:sz w:val="16"/>
          <w:szCs w:val="16"/>
        </w:rPr>
      </w:pPr>
    </w:p>
    <w:p w14:paraId="56453435" w14:textId="77777777" w:rsidR="00CF3264" w:rsidRPr="00821A47" w:rsidRDefault="00CF3264">
      <w:pPr>
        <w:pStyle w:val="1A1"/>
        <w:ind w:right="-22"/>
        <w:jc w:val="both"/>
        <w:rPr>
          <w:sz w:val="22"/>
          <w:szCs w:val="22"/>
        </w:rPr>
      </w:pPr>
      <w:r w:rsidRPr="00821A47">
        <w:rPr>
          <w:sz w:val="22"/>
          <w:szCs w:val="22"/>
        </w:rPr>
        <w:tab/>
      </w:r>
      <w:r w:rsidRPr="00821A47">
        <w:rPr>
          <w:sz w:val="22"/>
          <w:szCs w:val="22"/>
        </w:rPr>
        <w:tab/>
      </w:r>
      <w:r w:rsidRPr="00821A47">
        <w:rPr>
          <w:sz w:val="22"/>
          <w:szCs w:val="22"/>
        </w:rPr>
        <w:tab/>
      </w:r>
      <w:r w:rsidRPr="00821A47">
        <w:rPr>
          <w:sz w:val="22"/>
          <w:szCs w:val="22"/>
          <w:u w:val="single"/>
        </w:rPr>
        <w:t>RADAR</w:t>
      </w:r>
    </w:p>
    <w:p w14:paraId="37F0A9EC" w14:textId="77777777" w:rsidR="00CF3264" w:rsidRPr="00821A47" w:rsidRDefault="00CF3264">
      <w:pPr>
        <w:pStyle w:val="1A"/>
        <w:jc w:val="both"/>
        <w:rPr>
          <w:sz w:val="12"/>
          <w:szCs w:val="12"/>
        </w:rPr>
      </w:pPr>
    </w:p>
    <w:p w14:paraId="26B3A651" w14:textId="77777777" w:rsidR="00CF3264" w:rsidRPr="00821A47" w:rsidRDefault="00CF3264">
      <w:pPr>
        <w:pStyle w:val="1A1"/>
        <w:ind w:right="-22"/>
        <w:jc w:val="both"/>
        <w:rPr>
          <w:sz w:val="22"/>
          <w:szCs w:val="22"/>
        </w:rPr>
      </w:pPr>
      <w:r w:rsidRPr="00821A47">
        <w:rPr>
          <w:sz w:val="22"/>
          <w:szCs w:val="22"/>
        </w:rPr>
        <w:t>6.</w:t>
      </w:r>
      <w:r w:rsidRPr="00821A47">
        <w:rPr>
          <w:sz w:val="22"/>
          <w:szCs w:val="22"/>
        </w:rPr>
        <w:tab/>
        <w:t>A.</w:t>
      </w:r>
      <w:r w:rsidRPr="00821A47">
        <w:rPr>
          <w:sz w:val="22"/>
          <w:szCs w:val="22"/>
        </w:rPr>
        <w:tab/>
        <w:t>8.</w:t>
      </w:r>
      <w:r w:rsidRPr="00821A47">
        <w:rPr>
          <w:sz w:val="22"/>
          <w:szCs w:val="22"/>
        </w:rPr>
        <w:tab/>
        <w:t>Radar systems, equipment and assemblies, having any of the following, and specially designed components therefor:</w:t>
      </w:r>
    </w:p>
    <w:p w14:paraId="55003443" w14:textId="77777777" w:rsidR="00CF3264" w:rsidRPr="00821A47" w:rsidRDefault="00CF3264">
      <w:pPr>
        <w:pStyle w:val="1A1note1"/>
        <w:spacing w:before="60"/>
        <w:ind w:left="1922" w:right="-23" w:hanging="799"/>
        <w:jc w:val="both"/>
        <w:rPr>
          <w:i/>
          <w:sz w:val="22"/>
          <w:szCs w:val="22"/>
        </w:rPr>
      </w:pPr>
      <w:r w:rsidRPr="00821A47">
        <w:rPr>
          <w:i/>
          <w:sz w:val="22"/>
          <w:szCs w:val="22"/>
          <w:u w:val="single"/>
        </w:rPr>
        <w:t>Note</w:t>
      </w:r>
      <w:r w:rsidRPr="00821A47">
        <w:rPr>
          <w:i/>
          <w:sz w:val="22"/>
          <w:szCs w:val="22"/>
        </w:rPr>
        <w:tab/>
        <w:t>6.A.8. does not apply to:</w:t>
      </w:r>
    </w:p>
    <w:p w14:paraId="03E1C915" w14:textId="77777777" w:rsidR="00CF3264" w:rsidRPr="00821A47" w:rsidRDefault="00CF3264">
      <w:pPr>
        <w:pStyle w:val="1A1note1a"/>
        <w:ind w:right="-22"/>
        <w:jc w:val="both"/>
        <w:rPr>
          <w:i/>
          <w:sz w:val="22"/>
          <w:szCs w:val="22"/>
          <w:lang w:val="fr-FR"/>
        </w:rPr>
      </w:pPr>
      <w:r w:rsidRPr="00821A47">
        <w:rPr>
          <w:i/>
          <w:sz w:val="22"/>
          <w:szCs w:val="22"/>
          <w:lang w:val="fr-FR"/>
        </w:rPr>
        <w:t>-</w:t>
      </w:r>
      <w:r w:rsidRPr="00821A47">
        <w:rPr>
          <w:i/>
          <w:sz w:val="22"/>
          <w:szCs w:val="22"/>
          <w:lang w:val="fr-FR"/>
        </w:rPr>
        <w:tab/>
      </w:r>
      <w:proofErr w:type="spellStart"/>
      <w:r w:rsidRPr="00821A47">
        <w:rPr>
          <w:i/>
          <w:sz w:val="22"/>
          <w:szCs w:val="22"/>
          <w:lang w:val="fr-FR"/>
        </w:rPr>
        <w:t>Secondary</w:t>
      </w:r>
      <w:proofErr w:type="spellEnd"/>
      <w:r w:rsidRPr="00821A47">
        <w:rPr>
          <w:i/>
          <w:sz w:val="22"/>
          <w:szCs w:val="22"/>
          <w:lang w:val="fr-FR"/>
        </w:rPr>
        <w:t xml:space="preserve"> Surveillance Radar (SSR);</w:t>
      </w:r>
    </w:p>
    <w:p w14:paraId="07EBDCD6" w14:textId="77777777" w:rsidR="00CF3264" w:rsidRPr="00821A47" w:rsidRDefault="00CF3264">
      <w:pPr>
        <w:pStyle w:val="1A1note1a"/>
        <w:ind w:right="-22"/>
        <w:jc w:val="both"/>
        <w:rPr>
          <w:i/>
          <w:sz w:val="22"/>
          <w:szCs w:val="22"/>
          <w:lang w:val="fr-FR"/>
        </w:rPr>
      </w:pPr>
      <w:r w:rsidRPr="00821A47">
        <w:rPr>
          <w:i/>
          <w:sz w:val="22"/>
          <w:szCs w:val="22"/>
          <w:lang w:val="fr-FR"/>
        </w:rPr>
        <w:t>-</w:t>
      </w:r>
      <w:r w:rsidRPr="00821A47">
        <w:rPr>
          <w:i/>
          <w:sz w:val="22"/>
          <w:szCs w:val="22"/>
          <w:lang w:val="fr-FR"/>
        </w:rPr>
        <w:tab/>
        <w:t>Civil Automotive Radar;</w:t>
      </w:r>
    </w:p>
    <w:p w14:paraId="7E83A5AD" w14:textId="77777777" w:rsidR="00CF3264" w:rsidRPr="00821A47" w:rsidRDefault="00CF3264">
      <w:pPr>
        <w:pStyle w:val="1A1note1a"/>
        <w:ind w:right="-22"/>
        <w:jc w:val="both"/>
        <w:rPr>
          <w:i/>
          <w:sz w:val="22"/>
          <w:szCs w:val="22"/>
        </w:rPr>
      </w:pPr>
      <w:r w:rsidRPr="00821A47">
        <w:rPr>
          <w:i/>
          <w:sz w:val="22"/>
          <w:szCs w:val="22"/>
        </w:rPr>
        <w:t>-</w:t>
      </w:r>
      <w:r w:rsidRPr="00821A47">
        <w:rPr>
          <w:i/>
          <w:sz w:val="22"/>
          <w:szCs w:val="22"/>
        </w:rPr>
        <w:tab/>
        <w:t>Displays or monitors used for Air Traffic Control (ATC);</w:t>
      </w:r>
    </w:p>
    <w:p w14:paraId="1B77D6EF" w14:textId="77777777" w:rsidR="00CF3264" w:rsidRPr="00821A47" w:rsidRDefault="00CF3264">
      <w:pPr>
        <w:pStyle w:val="1A1note1a"/>
        <w:ind w:right="-22"/>
        <w:jc w:val="both"/>
        <w:rPr>
          <w:i/>
          <w:sz w:val="22"/>
          <w:szCs w:val="22"/>
        </w:rPr>
      </w:pPr>
      <w:r w:rsidRPr="00821A47">
        <w:rPr>
          <w:i/>
          <w:sz w:val="22"/>
          <w:szCs w:val="22"/>
        </w:rPr>
        <w:t>-</w:t>
      </w:r>
      <w:r w:rsidRPr="00821A47">
        <w:rPr>
          <w:i/>
          <w:sz w:val="22"/>
          <w:szCs w:val="22"/>
        </w:rPr>
        <w:tab/>
        <w:t>Meteorological (weather) Radar;</w:t>
      </w:r>
    </w:p>
    <w:p w14:paraId="5F7D56AE" w14:textId="77777777" w:rsidR="00CF3264" w:rsidRPr="00821A47" w:rsidRDefault="00CF3264">
      <w:pPr>
        <w:pStyle w:val="1A1note1a"/>
        <w:ind w:right="-22"/>
        <w:jc w:val="both"/>
        <w:rPr>
          <w:i/>
          <w:sz w:val="22"/>
          <w:szCs w:val="22"/>
        </w:rPr>
      </w:pPr>
      <w:r w:rsidRPr="00821A47">
        <w:rPr>
          <w:i/>
          <w:sz w:val="22"/>
          <w:szCs w:val="22"/>
        </w:rPr>
        <w:t>-</w:t>
      </w:r>
      <w:r w:rsidRPr="00821A47">
        <w:rPr>
          <w:i/>
          <w:sz w:val="22"/>
          <w:szCs w:val="22"/>
        </w:rPr>
        <w:tab/>
      </w:r>
      <w:r w:rsidRPr="00821A47">
        <w:rPr>
          <w:i/>
          <w:sz w:val="22"/>
          <w:szCs w:val="22"/>
          <w:lang w:val="en-US"/>
        </w:rPr>
        <w:t xml:space="preserve">Precision Approach Radar (PAR) equipment </w:t>
      </w:r>
      <w:r w:rsidRPr="00821A47">
        <w:rPr>
          <w:i/>
          <w:sz w:val="22"/>
          <w:szCs w:val="22"/>
          <w:lang w:val="da-DK"/>
        </w:rPr>
        <w:t xml:space="preserve">conforming to </w:t>
      </w:r>
      <w:r w:rsidR="00366166" w:rsidRPr="00821A47">
        <w:rPr>
          <w:i/>
          <w:sz w:val="22"/>
          <w:szCs w:val="22"/>
          <w:lang w:val="da-DK"/>
        </w:rPr>
        <w:t>International Civil Aviation Organization (</w:t>
      </w:r>
      <w:r w:rsidRPr="00821A47">
        <w:rPr>
          <w:i/>
          <w:sz w:val="22"/>
          <w:szCs w:val="22"/>
          <w:lang w:val="da-DK"/>
        </w:rPr>
        <w:t>ICAO</w:t>
      </w:r>
      <w:r w:rsidR="00366166" w:rsidRPr="00821A47">
        <w:rPr>
          <w:i/>
          <w:sz w:val="22"/>
          <w:szCs w:val="22"/>
          <w:lang w:val="da-DK"/>
        </w:rPr>
        <w:t>)</w:t>
      </w:r>
      <w:r w:rsidRPr="00821A47">
        <w:rPr>
          <w:i/>
          <w:sz w:val="22"/>
          <w:szCs w:val="22"/>
          <w:lang w:val="da-DK"/>
        </w:rPr>
        <w:t xml:space="preserve"> standards and employing electronically steerable linear (1-dimensional) arrays or mechanically positioned passive antennae.</w:t>
      </w:r>
    </w:p>
    <w:p w14:paraId="66733277" w14:textId="77777777" w:rsidR="00CF3264" w:rsidRPr="00821A47" w:rsidRDefault="00CF3264">
      <w:pPr>
        <w:pStyle w:val="1A"/>
        <w:jc w:val="both"/>
        <w:rPr>
          <w:sz w:val="12"/>
          <w:szCs w:val="12"/>
        </w:rPr>
      </w:pPr>
    </w:p>
    <w:p w14:paraId="6C63F697" w14:textId="77777777" w:rsidR="00CF3264" w:rsidRPr="00821A47" w:rsidRDefault="00CF3264">
      <w:pPr>
        <w:pStyle w:val="1A1a"/>
        <w:ind w:right="-22"/>
        <w:jc w:val="both"/>
        <w:rPr>
          <w:sz w:val="22"/>
          <w:szCs w:val="22"/>
        </w:rPr>
      </w:pPr>
      <w:r w:rsidRPr="00821A47">
        <w:rPr>
          <w:sz w:val="22"/>
          <w:szCs w:val="22"/>
        </w:rPr>
        <w:t>6.</w:t>
      </w:r>
      <w:r w:rsidRPr="00821A47">
        <w:rPr>
          <w:sz w:val="22"/>
          <w:szCs w:val="22"/>
        </w:rPr>
        <w:tab/>
        <w:t>A.</w:t>
      </w:r>
      <w:r w:rsidRPr="00821A47">
        <w:rPr>
          <w:sz w:val="22"/>
          <w:szCs w:val="22"/>
        </w:rPr>
        <w:tab/>
        <w:t>8.</w:t>
      </w:r>
      <w:r w:rsidRPr="00821A47">
        <w:rPr>
          <w:sz w:val="22"/>
          <w:szCs w:val="22"/>
        </w:rPr>
        <w:tab/>
        <w:t>a.</w:t>
      </w:r>
      <w:r w:rsidRPr="00821A47">
        <w:rPr>
          <w:sz w:val="22"/>
          <w:szCs w:val="22"/>
        </w:rPr>
        <w:tab/>
        <w:t>Operating at frequencies from 40 GHz to 230 GHz and having any of the following:</w:t>
      </w:r>
    </w:p>
    <w:p w14:paraId="51F7E641" w14:textId="77777777" w:rsidR="00CF3264" w:rsidRPr="00821A47" w:rsidRDefault="00CF3264">
      <w:pPr>
        <w:pStyle w:val="1A1a1"/>
        <w:ind w:right="-22"/>
        <w:jc w:val="both"/>
        <w:rPr>
          <w:sz w:val="22"/>
          <w:szCs w:val="22"/>
        </w:rPr>
      </w:pPr>
      <w:r w:rsidRPr="00821A47">
        <w:rPr>
          <w:sz w:val="22"/>
          <w:szCs w:val="22"/>
        </w:rPr>
        <w:tab/>
      </w:r>
      <w:r w:rsidRPr="00821A47">
        <w:rPr>
          <w:sz w:val="22"/>
          <w:szCs w:val="22"/>
        </w:rPr>
        <w:tab/>
      </w:r>
      <w:r w:rsidRPr="00821A47">
        <w:rPr>
          <w:sz w:val="22"/>
          <w:szCs w:val="22"/>
        </w:rPr>
        <w:tab/>
      </w:r>
      <w:r w:rsidRPr="00821A47">
        <w:rPr>
          <w:sz w:val="22"/>
          <w:szCs w:val="22"/>
        </w:rPr>
        <w:tab/>
        <w:t>1.</w:t>
      </w:r>
      <w:r w:rsidRPr="00821A47">
        <w:rPr>
          <w:sz w:val="22"/>
          <w:szCs w:val="22"/>
        </w:rPr>
        <w:tab/>
        <w:t>An average output power exceeding 100 </w:t>
      </w:r>
      <w:proofErr w:type="spellStart"/>
      <w:r w:rsidRPr="00821A47">
        <w:rPr>
          <w:sz w:val="22"/>
          <w:szCs w:val="22"/>
        </w:rPr>
        <w:t>mW</w:t>
      </w:r>
      <w:proofErr w:type="spellEnd"/>
      <w:r w:rsidRPr="00821A47">
        <w:rPr>
          <w:sz w:val="22"/>
          <w:szCs w:val="22"/>
        </w:rPr>
        <w:t xml:space="preserve">; </w:t>
      </w:r>
      <w:r w:rsidRPr="00821A47">
        <w:rPr>
          <w:sz w:val="22"/>
          <w:szCs w:val="22"/>
          <w:u w:val="single"/>
        </w:rPr>
        <w:t>or</w:t>
      </w:r>
    </w:p>
    <w:p w14:paraId="2E493EEE" w14:textId="77777777" w:rsidR="00CF3264" w:rsidRPr="00821A47" w:rsidRDefault="00CF3264">
      <w:pPr>
        <w:pStyle w:val="1A1a1"/>
        <w:ind w:right="-22"/>
        <w:jc w:val="both"/>
        <w:rPr>
          <w:sz w:val="22"/>
          <w:szCs w:val="22"/>
        </w:rPr>
      </w:pPr>
      <w:r w:rsidRPr="00821A47">
        <w:rPr>
          <w:sz w:val="22"/>
          <w:szCs w:val="22"/>
        </w:rPr>
        <w:tab/>
      </w:r>
      <w:r w:rsidRPr="00821A47">
        <w:rPr>
          <w:sz w:val="22"/>
          <w:szCs w:val="22"/>
        </w:rPr>
        <w:tab/>
      </w:r>
      <w:r w:rsidRPr="00821A47">
        <w:rPr>
          <w:sz w:val="22"/>
          <w:szCs w:val="22"/>
        </w:rPr>
        <w:tab/>
      </w:r>
      <w:r w:rsidRPr="00821A47">
        <w:rPr>
          <w:sz w:val="22"/>
          <w:szCs w:val="22"/>
        </w:rPr>
        <w:tab/>
        <w:t>2.</w:t>
      </w:r>
      <w:r w:rsidRPr="00821A47">
        <w:rPr>
          <w:sz w:val="22"/>
          <w:szCs w:val="22"/>
        </w:rPr>
        <w:tab/>
        <w:t xml:space="preserve">Locating </w:t>
      </w:r>
      <w:r w:rsidR="002A6536" w:rsidRPr="00821A47">
        <w:rPr>
          <w:sz w:val="22"/>
          <w:szCs w:val="22"/>
        </w:rPr>
        <w:t>"</w:t>
      </w:r>
      <w:r w:rsidRPr="00821A47">
        <w:rPr>
          <w:sz w:val="22"/>
          <w:szCs w:val="22"/>
        </w:rPr>
        <w:t>accuracy</w:t>
      </w:r>
      <w:r w:rsidR="002A6536" w:rsidRPr="00821A47">
        <w:rPr>
          <w:sz w:val="22"/>
          <w:szCs w:val="22"/>
        </w:rPr>
        <w:t>"</w:t>
      </w:r>
      <w:r w:rsidRPr="00821A47">
        <w:rPr>
          <w:sz w:val="22"/>
          <w:szCs w:val="22"/>
        </w:rPr>
        <w:t xml:space="preserve"> of 1 m or less (better) in range and 0.2 degree or less (better) in azimuth;</w:t>
      </w:r>
    </w:p>
    <w:p w14:paraId="4AFFF8D7" w14:textId="77777777" w:rsidR="00CF3264" w:rsidRPr="00821A47" w:rsidRDefault="00CF3264" w:rsidP="00B80F65">
      <w:pPr>
        <w:pStyle w:val="1A1a"/>
        <w:spacing w:before="60"/>
        <w:ind w:left="1582" w:right="-23" w:hanging="1582"/>
        <w:jc w:val="both"/>
        <w:rPr>
          <w:sz w:val="22"/>
          <w:szCs w:val="22"/>
        </w:rPr>
      </w:pPr>
      <w:r w:rsidRPr="00821A47">
        <w:rPr>
          <w:sz w:val="22"/>
          <w:szCs w:val="22"/>
        </w:rPr>
        <w:tab/>
      </w:r>
      <w:r w:rsidRPr="00821A47">
        <w:rPr>
          <w:sz w:val="22"/>
          <w:szCs w:val="22"/>
        </w:rPr>
        <w:tab/>
      </w:r>
      <w:r w:rsidRPr="00821A47">
        <w:rPr>
          <w:sz w:val="22"/>
          <w:szCs w:val="22"/>
        </w:rPr>
        <w:tab/>
        <w:t>b.</w:t>
      </w:r>
      <w:r w:rsidRPr="00821A47">
        <w:rPr>
          <w:sz w:val="22"/>
          <w:szCs w:val="22"/>
        </w:rPr>
        <w:tab/>
        <w:t>A tunable bandwidth exceeding ± 6.25% of the 'centre operating frequency';</w:t>
      </w:r>
    </w:p>
    <w:p w14:paraId="58FA3BC7" w14:textId="77777777" w:rsidR="00CF3264" w:rsidRPr="00821A47" w:rsidRDefault="00CF3264">
      <w:pPr>
        <w:pStyle w:val="1A1a"/>
        <w:spacing w:before="60"/>
        <w:ind w:left="1582" w:right="-23" w:hanging="1582"/>
        <w:jc w:val="both"/>
        <w:rPr>
          <w:i/>
          <w:sz w:val="22"/>
          <w:szCs w:val="22"/>
        </w:rPr>
      </w:pPr>
      <w:r w:rsidRPr="00821A47">
        <w:rPr>
          <w:i/>
          <w:sz w:val="22"/>
          <w:szCs w:val="22"/>
        </w:rPr>
        <w:tab/>
      </w:r>
      <w:r w:rsidRPr="00821A47">
        <w:rPr>
          <w:i/>
          <w:sz w:val="22"/>
          <w:szCs w:val="22"/>
        </w:rPr>
        <w:tab/>
      </w:r>
      <w:r w:rsidRPr="00821A47">
        <w:rPr>
          <w:i/>
          <w:sz w:val="22"/>
          <w:szCs w:val="22"/>
        </w:rPr>
        <w:tab/>
      </w:r>
      <w:r w:rsidRPr="00821A47">
        <w:rPr>
          <w:i/>
          <w:sz w:val="22"/>
          <w:szCs w:val="22"/>
        </w:rPr>
        <w:tab/>
      </w:r>
      <w:r w:rsidRPr="00821A47">
        <w:rPr>
          <w:i/>
          <w:sz w:val="22"/>
          <w:szCs w:val="22"/>
          <w:u w:val="single"/>
        </w:rPr>
        <w:t>Technical Note</w:t>
      </w:r>
    </w:p>
    <w:p w14:paraId="12D41BCF" w14:textId="77777777" w:rsidR="00CF3264" w:rsidRPr="00821A47" w:rsidRDefault="00CF3264">
      <w:pPr>
        <w:pStyle w:val="1A1a"/>
        <w:ind w:right="-22"/>
        <w:jc w:val="both"/>
        <w:rPr>
          <w:i/>
          <w:sz w:val="22"/>
          <w:szCs w:val="22"/>
        </w:rPr>
      </w:pPr>
      <w:r w:rsidRPr="00821A47">
        <w:rPr>
          <w:i/>
          <w:sz w:val="22"/>
          <w:szCs w:val="22"/>
        </w:rPr>
        <w:tab/>
      </w:r>
      <w:r w:rsidRPr="00821A47">
        <w:rPr>
          <w:i/>
          <w:sz w:val="22"/>
          <w:szCs w:val="22"/>
        </w:rPr>
        <w:tab/>
      </w:r>
      <w:r w:rsidRPr="00821A47">
        <w:rPr>
          <w:i/>
          <w:sz w:val="22"/>
          <w:szCs w:val="22"/>
        </w:rPr>
        <w:tab/>
      </w:r>
      <w:r w:rsidRPr="00821A47">
        <w:rPr>
          <w:i/>
          <w:sz w:val="22"/>
          <w:szCs w:val="22"/>
        </w:rPr>
        <w:tab/>
      </w:r>
      <w:r w:rsidR="005F61E0" w:rsidRPr="00821A47">
        <w:rPr>
          <w:i/>
          <w:sz w:val="22"/>
          <w:szCs w:val="22"/>
        </w:rPr>
        <w:t>For the purposes of 6.A.8.b., t</w:t>
      </w:r>
      <w:r w:rsidRPr="00821A47">
        <w:rPr>
          <w:i/>
          <w:sz w:val="22"/>
          <w:szCs w:val="22"/>
        </w:rPr>
        <w:t>he 'centre operating frequency' equals one half of the sum of the highest plus the lowest specified operating frequencies.</w:t>
      </w:r>
    </w:p>
    <w:p w14:paraId="6E3B97DB" w14:textId="77777777" w:rsidR="00CF3264" w:rsidRPr="00821A47" w:rsidRDefault="00A15172" w:rsidP="00B80F65">
      <w:pPr>
        <w:pStyle w:val="1A1a"/>
        <w:spacing w:before="120"/>
        <w:ind w:left="1582" w:right="-23" w:hanging="1582"/>
        <w:jc w:val="both"/>
        <w:rPr>
          <w:sz w:val="22"/>
          <w:szCs w:val="22"/>
        </w:rPr>
      </w:pPr>
      <w:r w:rsidRPr="00821A47">
        <w:rPr>
          <w:sz w:val="22"/>
          <w:szCs w:val="22"/>
        </w:rPr>
        <w:br w:type="page"/>
        <w:t>6.</w:t>
      </w:r>
      <w:r w:rsidRPr="00821A47">
        <w:rPr>
          <w:sz w:val="22"/>
          <w:szCs w:val="22"/>
        </w:rPr>
        <w:tab/>
        <w:t>A.</w:t>
      </w:r>
      <w:r w:rsidRPr="00821A47">
        <w:rPr>
          <w:sz w:val="22"/>
          <w:szCs w:val="22"/>
        </w:rPr>
        <w:tab/>
        <w:t>8.</w:t>
      </w:r>
      <w:r w:rsidRPr="00821A47">
        <w:rPr>
          <w:sz w:val="22"/>
          <w:szCs w:val="22"/>
        </w:rPr>
        <w:tab/>
      </w:r>
      <w:r w:rsidR="00CF3264" w:rsidRPr="00821A47">
        <w:rPr>
          <w:sz w:val="22"/>
          <w:szCs w:val="22"/>
        </w:rPr>
        <w:t>c.</w:t>
      </w:r>
      <w:r w:rsidR="00CF3264" w:rsidRPr="00821A47">
        <w:rPr>
          <w:sz w:val="22"/>
          <w:szCs w:val="22"/>
        </w:rPr>
        <w:tab/>
        <w:t>Capable of operating simultaneously on more than two carrier frequencies;</w:t>
      </w:r>
    </w:p>
    <w:p w14:paraId="7F3DAD95" w14:textId="77777777" w:rsidR="00CF3264" w:rsidRPr="00821A47" w:rsidRDefault="00CF3264" w:rsidP="00820754">
      <w:pPr>
        <w:pStyle w:val="1A1a"/>
        <w:ind w:left="1582" w:right="-23" w:hanging="1582"/>
        <w:jc w:val="both"/>
        <w:rPr>
          <w:sz w:val="22"/>
          <w:szCs w:val="22"/>
        </w:rPr>
      </w:pPr>
      <w:r w:rsidRPr="00821A47">
        <w:rPr>
          <w:sz w:val="22"/>
          <w:szCs w:val="22"/>
        </w:rPr>
        <w:tab/>
      </w:r>
      <w:r w:rsidRPr="00821A47">
        <w:rPr>
          <w:sz w:val="22"/>
          <w:szCs w:val="22"/>
        </w:rPr>
        <w:tab/>
      </w:r>
      <w:r w:rsidRPr="00821A47">
        <w:rPr>
          <w:sz w:val="22"/>
          <w:szCs w:val="22"/>
        </w:rPr>
        <w:tab/>
        <w:t>d.</w:t>
      </w:r>
      <w:r w:rsidRPr="00821A47">
        <w:rPr>
          <w:sz w:val="22"/>
          <w:szCs w:val="22"/>
        </w:rPr>
        <w:tab/>
        <w:t xml:space="preserve">Capable of operating in </w:t>
      </w:r>
      <w:r w:rsidR="008B4F92" w:rsidRPr="00821A47">
        <w:rPr>
          <w:sz w:val="22"/>
          <w:szCs w:val="22"/>
        </w:rPr>
        <w:t>S</w:t>
      </w:r>
      <w:r w:rsidRPr="00821A47">
        <w:rPr>
          <w:sz w:val="22"/>
          <w:szCs w:val="22"/>
        </w:rPr>
        <w:t xml:space="preserve">ynthetic </w:t>
      </w:r>
      <w:r w:rsidR="008B4F92" w:rsidRPr="00821A47">
        <w:rPr>
          <w:sz w:val="22"/>
          <w:szCs w:val="22"/>
        </w:rPr>
        <w:t>A</w:t>
      </w:r>
      <w:r w:rsidRPr="00821A47">
        <w:rPr>
          <w:sz w:val="22"/>
          <w:szCs w:val="22"/>
        </w:rPr>
        <w:t xml:space="preserve">perture </w:t>
      </w:r>
      <w:r w:rsidR="008B4F92" w:rsidRPr="00821A47">
        <w:rPr>
          <w:sz w:val="22"/>
          <w:szCs w:val="22"/>
        </w:rPr>
        <w:t xml:space="preserve">Radar </w:t>
      </w:r>
      <w:r w:rsidRPr="00821A47">
        <w:rPr>
          <w:sz w:val="22"/>
          <w:szCs w:val="22"/>
        </w:rPr>
        <w:t>(SAR)</w:t>
      </w:r>
      <w:r w:rsidR="008B4F92" w:rsidRPr="00821A47">
        <w:rPr>
          <w:sz w:val="22"/>
          <w:szCs w:val="22"/>
        </w:rPr>
        <w:t xml:space="preserve"> mode</w:t>
      </w:r>
      <w:r w:rsidRPr="00821A47">
        <w:rPr>
          <w:sz w:val="22"/>
          <w:szCs w:val="22"/>
        </w:rPr>
        <w:t xml:space="preserve">, </w:t>
      </w:r>
      <w:r w:rsidR="008B4F92" w:rsidRPr="00821A47">
        <w:rPr>
          <w:sz w:val="22"/>
          <w:szCs w:val="22"/>
        </w:rPr>
        <w:t>I</w:t>
      </w:r>
      <w:r w:rsidRPr="00821A47">
        <w:rPr>
          <w:sz w:val="22"/>
          <w:szCs w:val="22"/>
        </w:rPr>
        <w:t xml:space="preserve">nverse </w:t>
      </w:r>
      <w:r w:rsidR="008B4F92" w:rsidRPr="00821A47">
        <w:rPr>
          <w:sz w:val="22"/>
          <w:szCs w:val="22"/>
        </w:rPr>
        <w:t>S</w:t>
      </w:r>
      <w:r w:rsidRPr="00821A47">
        <w:rPr>
          <w:sz w:val="22"/>
          <w:szCs w:val="22"/>
        </w:rPr>
        <w:t xml:space="preserve">ynthetic </w:t>
      </w:r>
      <w:r w:rsidR="008B4F92" w:rsidRPr="00821A47">
        <w:rPr>
          <w:sz w:val="22"/>
          <w:szCs w:val="22"/>
        </w:rPr>
        <w:t>A</w:t>
      </w:r>
      <w:r w:rsidRPr="00821A47">
        <w:rPr>
          <w:sz w:val="22"/>
          <w:szCs w:val="22"/>
        </w:rPr>
        <w:t>perture</w:t>
      </w:r>
      <w:r w:rsidR="008B4F92" w:rsidRPr="00821A47">
        <w:rPr>
          <w:sz w:val="22"/>
          <w:szCs w:val="22"/>
        </w:rPr>
        <w:t xml:space="preserve"> Radar</w:t>
      </w:r>
      <w:r w:rsidRPr="00821A47">
        <w:rPr>
          <w:sz w:val="22"/>
          <w:szCs w:val="22"/>
        </w:rPr>
        <w:t xml:space="preserve"> (ISAR) mode, or </w:t>
      </w:r>
      <w:proofErr w:type="spellStart"/>
      <w:r w:rsidR="008B4F92" w:rsidRPr="00821A47">
        <w:rPr>
          <w:sz w:val="22"/>
          <w:szCs w:val="22"/>
        </w:rPr>
        <w:t>S</w:t>
      </w:r>
      <w:r w:rsidRPr="00821A47">
        <w:rPr>
          <w:sz w:val="22"/>
          <w:szCs w:val="22"/>
        </w:rPr>
        <w:t>idelooking</w:t>
      </w:r>
      <w:proofErr w:type="spellEnd"/>
      <w:r w:rsidRPr="00821A47">
        <w:rPr>
          <w:sz w:val="22"/>
          <w:szCs w:val="22"/>
        </w:rPr>
        <w:t xml:space="preserve"> </w:t>
      </w:r>
      <w:r w:rsidR="008B4F92" w:rsidRPr="00821A47">
        <w:rPr>
          <w:sz w:val="22"/>
          <w:szCs w:val="22"/>
        </w:rPr>
        <w:t>A</w:t>
      </w:r>
      <w:r w:rsidRPr="00821A47">
        <w:rPr>
          <w:sz w:val="22"/>
          <w:szCs w:val="22"/>
        </w:rPr>
        <w:t xml:space="preserve">irborne </w:t>
      </w:r>
      <w:r w:rsidR="008B4F92" w:rsidRPr="00821A47">
        <w:rPr>
          <w:sz w:val="22"/>
          <w:szCs w:val="22"/>
        </w:rPr>
        <w:t xml:space="preserve">Radar </w:t>
      </w:r>
      <w:r w:rsidRPr="00821A47">
        <w:rPr>
          <w:sz w:val="22"/>
          <w:szCs w:val="22"/>
        </w:rPr>
        <w:t>(SLAR) mode;</w:t>
      </w:r>
    </w:p>
    <w:p w14:paraId="7C39253C" w14:textId="77777777" w:rsidR="00CF3264" w:rsidRPr="00821A47" w:rsidRDefault="00CF3264" w:rsidP="00820754">
      <w:pPr>
        <w:pStyle w:val="1A1a"/>
        <w:ind w:left="1582" w:right="-23" w:hanging="1582"/>
        <w:jc w:val="both"/>
        <w:rPr>
          <w:sz w:val="22"/>
          <w:szCs w:val="22"/>
        </w:rPr>
      </w:pPr>
      <w:r w:rsidRPr="00821A47">
        <w:rPr>
          <w:sz w:val="22"/>
          <w:szCs w:val="22"/>
        </w:rPr>
        <w:tab/>
      </w:r>
      <w:r w:rsidRPr="00821A47">
        <w:rPr>
          <w:sz w:val="22"/>
          <w:szCs w:val="22"/>
        </w:rPr>
        <w:tab/>
      </w:r>
      <w:r w:rsidRPr="00821A47">
        <w:rPr>
          <w:sz w:val="22"/>
          <w:szCs w:val="22"/>
        </w:rPr>
        <w:tab/>
        <w:t>e.</w:t>
      </w:r>
      <w:r w:rsidRPr="00821A47">
        <w:rPr>
          <w:sz w:val="22"/>
          <w:szCs w:val="22"/>
        </w:rPr>
        <w:tab/>
        <w:t xml:space="preserve">Incorporating electronically </w:t>
      </w:r>
      <w:r w:rsidR="000439F2" w:rsidRPr="00821A47">
        <w:rPr>
          <w:sz w:val="22"/>
          <w:szCs w:val="22"/>
        </w:rPr>
        <w:t>scanned</w:t>
      </w:r>
      <w:r w:rsidRPr="00821A47">
        <w:rPr>
          <w:sz w:val="22"/>
          <w:szCs w:val="22"/>
        </w:rPr>
        <w:t xml:space="preserve"> array antennae;</w:t>
      </w:r>
    </w:p>
    <w:p w14:paraId="37567598" w14:textId="77777777" w:rsidR="000439F2" w:rsidRPr="00821A47" w:rsidRDefault="000439F2" w:rsidP="00820754">
      <w:pPr>
        <w:pStyle w:val="1A1"/>
        <w:tabs>
          <w:tab w:val="clear" w:pos="340"/>
          <w:tab w:val="clear" w:pos="697"/>
        </w:tabs>
        <w:spacing w:before="60" w:line="233" w:lineRule="auto"/>
        <w:ind w:left="2285" w:hanging="714"/>
        <w:jc w:val="both"/>
        <w:rPr>
          <w:i/>
          <w:sz w:val="22"/>
          <w:szCs w:val="22"/>
        </w:rPr>
      </w:pPr>
      <w:r w:rsidRPr="00821A47">
        <w:rPr>
          <w:i/>
          <w:sz w:val="22"/>
          <w:szCs w:val="22"/>
          <w:u w:val="single"/>
        </w:rPr>
        <w:t>Technical Note</w:t>
      </w:r>
    </w:p>
    <w:p w14:paraId="0AEA195F" w14:textId="77777777" w:rsidR="000439F2" w:rsidRPr="00821A47" w:rsidRDefault="005F61E0" w:rsidP="000439F2">
      <w:pPr>
        <w:pStyle w:val="1A1"/>
        <w:tabs>
          <w:tab w:val="clear" w:pos="340"/>
          <w:tab w:val="clear" w:pos="697"/>
        </w:tabs>
        <w:spacing w:line="232" w:lineRule="auto"/>
        <w:ind w:left="1568" w:firstLine="0"/>
        <w:jc w:val="both"/>
        <w:rPr>
          <w:sz w:val="22"/>
          <w:szCs w:val="22"/>
        </w:rPr>
      </w:pPr>
      <w:r w:rsidRPr="00821A47">
        <w:rPr>
          <w:i/>
          <w:sz w:val="22"/>
          <w:szCs w:val="22"/>
        </w:rPr>
        <w:t>For the purposes of 6.A.8.e., e</w:t>
      </w:r>
      <w:r w:rsidR="000439F2" w:rsidRPr="00821A47">
        <w:rPr>
          <w:i/>
          <w:sz w:val="22"/>
          <w:szCs w:val="22"/>
        </w:rPr>
        <w:t>lectronically scanned array antennae are also known as electronically steerable array antennae.</w:t>
      </w:r>
    </w:p>
    <w:p w14:paraId="51DBFA1F" w14:textId="77777777" w:rsidR="00CF3264" w:rsidRPr="00821A47" w:rsidRDefault="00302C49" w:rsidP="00E00011">
      <w:pPr>
        <w:pStyle w:val="1A1a"/>
        <w:spacing w:before="60"/>
        <w:ind w:left="1582" w:right="-23" w:hanging="1582"/>
        <w:jc w:val="both"/>
        <w:rPr>
          <w:sz w:val="22"/>
          <w:szCs w:val="22"/>
        </w:rPr>
      </w:pPr>
      <w:r w:rsidRPr="00821A47">
        <w:rPr>
          <w:sz w:val="22"/>
          <w:szCs w:val="22"/>
        </w:rPr>
        <w:t>6.</w:t>
      </w:r>
      <w:r w:rsidRPr="00821A47">
        <w:rPr>
          <w:sz w:val="22"/>
          <w:szCs w:val="22"/>
        </w:rPr>
        <w:tab/>
        <w:t>A.</w:t>
      </w:r>
      <w:r w:rsidRPr="00821A47">
        <w:rPr>
          <w:sz w:val="22"/>
          <w:szCs w:val="22"/>
        </w:rPr>
        <w:tab/>
        <w:t>8.</w:t>
      </w:r>
      <w:r w:rsidRPr="00821A47">
        <w:rPr>
          <w:sz w:val="22"/>
          <w:szCs w:val="22"/>
        </w:rPr>
        <w:tab/>
      </w:r>
      <w:r w:rsidR="00CF3264" w:rsidRPr="00821A47">
        <w:rPr>
          <w:sz w:val="22"/>
          <w:szCs w:val="22"/>
        </w:rPr>
        <w:t>f.</w:t>
      </w:r>
      <w:r w:rsidR="00CF3264" w:rsidRPr="00821A47">
        <w:rPr>
          <w:sz w:val="22"/>
          <w:szCs w:val="22"/>
        </w:rPr>
        <w:tab/>
        <w:t xml:space="preserve">Capable of </w:t>
      </w:r>
      <w:proofErr w:type="spellStart"/>
      <w:r w:rsidR="00CF3264" w:rsidRPr="00821A47">
        <w:rPr>
          <w:sz w:val="22"/>
          <w:szCs w:val="22"/>
        </w:rPr>
        <w:t>heightfinding</w:t>
      </w:r>
      <w:proofErr w:type="spellEnd"/>
      <w:r w:rsidR="00CF3264" w:rsidRPr="00821A47">
        <w:rPr>
          <w:sz w:val="22"/>
          <w:szCs w:val="22"/>
        </w:rPr>
        <w:t xml:space="preserve"> non-cooperative targets;</w:t>
      </w:r>
    </w:p>
    <w:p w14:paraId="7F176255" w14:textId="77777777" w:rsidR="00CF3264" w:rsidRPr="00821A47" w:rsidRDefault="00CF3264" w:rsidP="00B80F65">
      <w:pPr>
        <w:pStyle w:val="1A1a"/>
        <w:ind w:left="1582" w:right="-23" w:hanging="1582"/>
        <w:jc w:val="both"/>
        <w:rPr>
          <w:sz w:val="22"/>
          <w:szCs w:val="22"/>
        </w:rPr>
      </w:pPr>
      <w:r w:rsidRPr="00821A47">
        <w:rPr>
          <w:sz w:val="22"/>
          <w:szCs w:val="22"/>
        </w:rPr>
        <w:tab/>
      </w:r>
      <w:r w:rsidRPr="00821A47">
        <w:rPr>
          <w:sz w:val="22"/>
          <w:szCs w:val="22"/>
        </w:rPr>
        <w:tab/>
      </w:r>
      <w:r w:rsidRPr="00821A47">
        <w:rPr>
          <w:sz w:val="22"/>
          <w:szCs w:val="22"/>
        </w:rPr>
        <w:tab/>
        <w:t>g.</w:t>
      </w:r>
      <w:r w:rsidRPr="00821A47">
        <w:rPr>
          <w:sz w:val="22"/>
          <w:szCs w:val="22"/>
        </w:rPr>
        <w:tab/>
        <w:t>Specially designed for airborne (balloon or airframe mounted) operation and having Doppler "signal processing" for the detection of moving targets;</w:t>
      </w:r>
    </w:p>
    <w:p w14:paraId="3F24465F" w14:textId="77777777" w:rsidR="00CF3264" w:rsidRPr="00821A47" w:rsidRDefault="00302C49">
      <w:pPr>
        <w:pStyle w:val="1A1a"/>
        <w:ind w:right="-22"/>
        <w:jc w:val="both"/>
        <w:rPr>
          <w:sz w:val="22"/>
          <w:szCs w:val="22"/>
        </w:rPr>
      </w:pPr>
      <w:r w:rsidRPr="00821A47">
        <w:rPr>
          <w:sz w:val="22"/>
          <w:szCs w:val="22"/>
        </w:rPr>
        <w:tab/>
      </w:r>
      <w:r w:rsidRPr="00821A47">
        <w:rPr>
          <w:sz w:val="22"/>
          <w:szCs w:val="22"/>
        </w:rPr>
        <w:tab/>
      </w:r>
      <w:r w:rsidR="00B80F65" w:rsidRPr="00821A47">
        <w:rPr>
          <w:sz w:val="22"/>
          <w:szCs w:val="22"/>
        </w:rPr>
        <w:tab/>
      </w:r>
      <w:r w:rsidR="00CF3264" w:rsidRPr="00821A47">
        <w:rPr>
          <w:sz w:val="22"/>
          <w:szCs w:val="22"/>
        </w:rPr>
        <w:t>h.</w:t>
      </w:r>
      <w:r w:rsidR="00CF3264" w:rsidRPr="00821A47">
        <w:rPr>
          <w:sz w:val="22"/>
          <w:szCs w:val="22"/>
        </w:rPr>
        <w:tab/>
        <w:t>Employing processing of radar signals and using any of the following:</w:t>
      </w:r>
    </w:p>
    <w:p w14:paraId="6DAC8F23" w14:textId="77777777" w:rsidR="00CF3264" w:rsidRPr="00821A47" w:rsidRDefault="00CF3264">
      <w:pPr>
        <w:pStyle w:val="1A1a1"/>
        <w:ind w:right="-22"/>
        <w:jc w:val="both"/>
        <w:rPr>
          <w:sz w:val="22"/>
          <w:szCs w:val="22"/>
          <w:u w:val="single"/>
        </w:rPr>
      </w:pPr>
      <w:r w:rsidRPr="00821A47">
        <w:rPr>
          <w:sz w:val="22"/>
          <w:szCs w:val="22"/>
        </w:rPr>
        <w:tab/>
      </w:r>
      <w:r w:rsidRPr="00821A47">
        <w:rPr>
          <w:sz w:val="22"/>
          <w:szCs w:val="22"/>
        </w:rPr>
        <w:tab/>
      </w:r>
      <w:r w:rsidRPr="00821A47">
        <w:rPr>
          <w:sz w:val="22"/>
          <w:szCs w:val="22"/>
        </w:rPr>
        <w:tab/>
      </w:r>
      <w:r w:rsidRPr="00821A47">
        <w:rPr>
          <w:sz w:val="22"/>
          <w:szCs w:val="22"/>
        </w:rPr>
        <w:tab/>
        <w:t>1.</w:t>
      </w:r>
      <w:r w:rsidRPr="00821A47">
        <w:rPr>
          <w:sz w:val="22"/>
          <w:szCs w:val="22"/>
        </w:rPr>
        <w:tab/>
        <w:t xml:space="preserve">"Radar spread spectrum" techniques; </w:t>
      </w:r>
      <w:r w:rsidRPr="00821A47">
        <w:rPr>
          <w:sz w:val="22"/>
          <w:szCs w:val="22"/>
          <w:u w:val="single"/>
        </w:rPr>
        <w:t>or</w:t>
      </w:r>
    </w:p>
    <w:p w14:paraId="0FFC2FBF" w14:textId="77777777" w:rsidR="00CF3264" w:rsidRPr="00821A47" w:rsidRDefault="00CF3264">
      <w:pPr>
        <w:pStyle w:val="1A1a1"/>
        <w:ind w:right="-22"/>
        <w:jc w:val="both"/>
        <w:rPr>
          <w:sz w:val="22"/>
          <w:szCs w:val="22"/>
        </w:rPr>
      </w:pPr>
      <w:r w:rsidRPr="00821A47">
        <w:rPr>
          <w:sz w:val="22"/>
          <w:szCs w:val="22"/>
        </w:rPr>
        <w:tab/>
      </w:r>
      <w:r w:rsidRPr="00821A47">
        <w:rPr>
          <w:sz w:val="22"/>
          <w:szCs w:val="22"/>
        </w:rPr>
        <w:tab/>
      </w:r>
      <w:r w:rsidRPr="00821A47">
        <w:rPr>
          <w:sz w:val="22"/>
          <w:szCs w:val="22"/>
        </w:rPr>
        <w:tab/>
      </w:r>
      <w:r w:rsidRPr="00821A47">
        <w:rPr>
          <w:sz w:val="22"/>
          <w:szCs w:val="22"/>
        </w:rPr>
        <w:tab/>
        <w:t>2.</w:t>
      </w:r>
      <w:r w:rsidRPr="00821A47">
        <w:rPr>
          <w:sz w:val="22"/>
          <w:szCs w:val="22"/>
        </w:rPr>
        <w:tab/>
      </w:r>
      <w:r w:rsidR="00E70AAC" w:rsidRPr="00821A47">
        <w:rPr>
          <w:sz w:val="22"/>
          <w:szCs w:val="22"/>
        </w:rPr>
        <w:t>'</w:t>
      </w:r>
      <w:r w:rsidRPr="00821A47">
        <w:rPr>
          <w:sz w:val="22"/>
          <w:szCs w:val="22"/>
        </w:rPr>
        <w:t>Radar frequency agility</w:t>
      </w:r>
      <w:r w:rsidR="00E70AAC" w:rsidRPr="00821A47">
        <w:rPr>
          <w:sz w:val="22"/>
          <w:szCs w:val="22"/>
        </w:rPr>
        <w:t>'</w:t>
      </w:r>
      <w:r w:rsidRPr="00821A47">
        <w:rPr>
          <w:sz w:val="22"/>
          <w:szCs w:val="22"/>
        </w:rPr>
        <w:t xml:space="preserve"> techniques;</w:t>
      </w:r>
    </w:p>
    <w:p w14:paraId="58C079F1" w14:textId="77777777" w:rsidR="00E70AAC" w:rsidRPr="00821A47" w:rsidRDefault="00E70AAC" w:rsidP="00E70AAC">
      <w:pPr>
        <w:pStyle w:val="1A1a1"/>
        <w:spacing w:before="60"/>
        <w:ind w:left="2064" w:right="-23" w:hanging="2041"/>
        <w:jc w:val="both"/>
        <w:rPr>
          <w:i/>
          <w:iCs/>
          <w:sz w:val="22"/>
          <w:szCs w:val="22"/>
          <w:u w:val="single"/>
        </w:rPr>
      </w:pP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r>
      <w:r w:rsidRPr="00821A47">
        <w:rPr>
          <w:i/>
          <w:iCs/>
          <w:sz w:val="22"/>
          <w:szCs w:val="22"/>
          <w:u w:val="single"/>
        </w:rPr>
        <w:t>Technical Note</w:t>
      </w:r>
    </w:p>
    <w:p w14:paraId="6B12FE4C" w14:textId="77777777" w:rsidR="00E70AAC" w:rsidRPr="00821A47" w:rsidRDefault="00E70AAC" w:rsidP="00E70AAC">
      <w:pPr>
        <w:pStyle w:val="1A1a1"/>
        <w:ind w:left="2058" w:right="-23" w:firstLine="0"/>
        <w:jc w:val="both"/>
        <w:rPr>
          <w:i/>
          <w:iCs/>
          <w:sz w:val="22"/>
          <w:szCs w:val="22"/>
        </w:rPr>
      </w:pPr>
      <w:r w:rsidRPr="00821A47">
        <w:rPr>
          <w:i/>
          <w:iCs/>
          <w:sz w:val="22"/>
          <w:szCs w:val="22"/>
        </w:rPr>
        <w:t>For the purposes of 6.A.8.h., 'radar frequency agility' applies to any technique which changes, in a pseudo-random sequence, the carrier frequency of a pulsed radar transmitter between pulses or between groups of pulses by an amount equal to or larger than the pulse bandwidth.</w:t>
      </w:r>
    </w:p>
    <w:p w14:paraId="52B28B17" w14:textId="77777777" w:rsidR="00CF3264" w:rsidRPr="00821A47" w:rsidRDefault="00302C49" w:rsidP="00302C49">
      <w:pPr>
        <w:pStyle w:val="1A1a"/>
        <w:spacing w:before="60"/>
        <w:ind w:left="1582" w:right="-23" w:hanging="1582"/>
        <w:jc w:val="both"/>
        <w:rPr>
          <w:sz w:val="22"/>
          <w:szCs w:val="22"/>
        </w:rPr>
      </w:pPr>
      <w:r w:rsidRPr="00821A47">
        <w:rPr>
          <w:sz w:val="22"/>
          <w:szCs w:val="22"/>
        </w:rPr>
        <w:tab/>
      </w:r>
      <w:r w:rsidRPr="00821A47">
        <w:rPr>
          <w:sz w:val="22"/>
          <w:szCs w:val="22"/>
        </w:rPr>
        <w:tab/>
      </w:r>
      <w:r w:rsidR="00417C04" w:rsidRPr="00821A47">
        <w:rPr>
          <w:sz w:val="22"/>
          <w:szCs w:val="22"/>
        </w:rPr>
        <w:tab/>
      </w:r>
      <w:proofErr w:type="spellStart"/>
      <w:r w:rsidR="00CF3264" w:rsidRPr="00821A47">
        <w:rPr>
          <w:sz w:val="22"/>
          <w:szCs w:val="22"/>
        </w:rPr>
        <w:t>i</w:t>
      </w:r>
      <w:proofErr w:type="spellEnd"/>
      <w:r w:rsidR="00CF3264" w:rsidRPr="00821A47">
        <w:rPr>
          <w:sz w:val="22"/>
          <w:szCs w:val="22"/>
        </w:rPr>
        <w:t>.</w:t>
      </w:r>
      <w:r w:rsidR="00CF3264" w:rsidRPr="00821A47">
        <w:rPr>
          <w:sz w:val="22"/>
          <w:szCs w:val="22"/>
        </w:rPr>
        <w:tab/>
        <w:t>Providing ground-</w:t>
      </w:r>
      <w:r w:rsidR="00A45A96" w:rsidRPr="00821A47">
        <w:rPr>
          <w:sz w:val="22"/>
          <w:szCs w:val="22"/>
        </w:rPr>
        <w:t>based operation with a maximum '</w:t>
      </w:r>
      <w:r w:rsidR="00CF3264" w:rsidRPr="00821A47">
        <w:rPr>
          <w:sz w:val="22"/>
          <w:szCs w:val="22"/>
        </w:rPr>
        <w:t>instrumented range</w:t>
      </w:r>
      <w:r w:rsidR="00A45A96" w:rsidRPr="00821A47">
        <w:rPr>
          <w:sz w:val="22"/>
          <w:szCs w:val="22"/>
        </w:rPr>
        <w:t>'</w:t>
      </w:r>
      <w:r w:rsidR="00CF3264" w:rsidRPr="00821A47">
        <w:rPr>
          <w:sz w:val="22"/>
          <w:szCs w:val="22"/>
        </w:rPr>
        <w:t xml:space="preserve"> exceeding 185 km;</w:t>
      </w:r>
    </w:p>
    <w:p w14:paraId="268ED756" w14:textId="77777777" w:rsidR="00CF3264" w:rsidRPr="00821A47" w:rsidRDefault="00CF3264">
      <w:pPr>
        <w:pStyle w:val="1A1anote1"/>
        <w:spacing w:before="60"/>
        <w:ind w:left="2381" w:right="-23" w:hanging="782"/>
        <w:jc w:val="both"/>
        <w:rPr>
          <w:i/>
          <w:sz w:val="22"/>
          <w:szCs w:val="22"/>
        </w:rPr>
      </w:pPr>
      <w:r w:rsidRPr="00821A47">
        <w:rPr>
          <w:i/>
          <w:sz w:val="22"/>
          <w:szCs w:val="22"/>
          <w:u w:val="single"/>
        </w:rPr>
        <w:t>Note</w:t>
      </w:r>
      <w:r w:rsidRPr="00821A47">
        <w:rPr>
          <w:i/>
          <w:sz w:val="22"/>
          <w:szCs w:val="22"/>
        </w:rPr>
        <w:tab/>
        <w:t>6.A.8.i. does not apply to:</w:t>
      </w:r>
    </w:p>
    <w:p w14:paraId="50E7B9E2" w14:textId="77777777" w:rsidR="00CF3264" w:rsidRPr="00821A47" w:rsidRDefault="00CF3264">
      <w:pPr>
        <w:pStyle w:val="1A1anote1a"/>
        <w:ind w:right="-22"/>
        <w:jc w:val="both"/>
        <w:rPr>
          <w:i/>
          <w:sz w:val="22"/>
          <w:szCs w:val="22"/>
        </w:rPr>
      </w:pPr>
      <w:r w:rsidRPr="00821A47">
        <w:rPr>
          <w:i/>
          <w:sz w:val="22"/>
          <w:szCs w:val="22"/>
        </w:rPr>
        <w:t>a.</w:t>
      </w:r>
      <w:r w:rsidRPr="00821A47">
        <w:rPr>
          <w:i/>
          <w:sz w:val="22"/>
          <w:szCs w:val="22"/>
        </w:rPr>
        <w:tab/>
        <w:t>Fishing ground surveillance radar;</w:t>
      </w:r>
    </w:p>
    <w:p w14:paraId="64D3036B" w14:textId="77777777" w:rsidR="00CF3264" w:rsidRPr="00821A47" w:rsidRDefault="00CF3264">
      <w:pPr>
        <w:pStyle w:val="1A1anote1a"/>
        <w:ind w:right="-22"/>
        <w:jc w:val="both"/>
        <w:rPr>
          <w:i/>
          <w:sz w:val="22"/>
          <w:szCs w:val="22"/>
        </w:rPr>
      </w:pPr>
      <w:r w:rsidRPr="00821A47">
        <w:rPr>
          <w:i/>
          <w:sz w:val="22"/>
          <w:szCs w:val="22"/>
        </w:rPr>
        <w:t>b.</w:t>
      </w:r>
      <w:r w:rsidRPr="00821A47">
        <w:rPr>
          <w:i/>
          <w:sz w:val="22"/>
          <w:szCs w:val="22"/>
        </w:rPr>
        <w:tab/>
        <w:t>Ground radar equipment specially designed for enroute air traffic control and having all of the following:</w:t>
      </w:r>
    </w:p>
    <w:p w14:paraId="0E37046E" w14:textId="77777777" w:rsidR="00CF3264" w:rsidRPr="00821A47" w:rsidRDefault="00A45A96">
      <w:pPr>
        <w:pStyle w:val="1A1anote1a1"/>
        <w:ind w:right="-22"/>
        <w:jc w:val="both"/>
        <w:rPr>
          <w:i/>
          <w:sz w:val="22"/>
          <w:szCs w:val="22"/>
        </w:rPr>
      </w:pPr>
      <w:r w:rsidRPr="00821A47">
        <w:rPr>
          <w:i/>
          <w:sz w:val="22"/>
          <w:szCs w:val="22"/>
        </w:rPr>
        <w:t>1.</w:t>
      </w:r>
      <w:r w:rsidRPr="00821A47">
        <w:rPr>
          <w:i/>
          <w:sz w:val="22"/>
          <w:szCs w:val="22"/>
        </w:rPr>
        <w:tab/>
        <w:t>A maximum '</w:t>
      </w:r>
      <w:r w:rsidR="00CF3264" w:rsidRPr="00821A47">
        <w:rPr>
          <w:i/>
          <w:sz w:val="22"/>
          <w:szCs w:val="22"/>
        </w:rPr>
        <w:t>instrumented range</w:t>
      </w:r>
      <w:r w:rsidRPr="00821A47">
        <w:rPr>
          <w:i/>
          <w:sz w:val="22"/>
          <w:szCs w:val="22"/>
        </w:rPr>
        <w:t>'</w:t>
      </w:r>
      <w:r w:rsidR="00CF3264" w:rsidRPr="00821A47">
        <w:rPr>
          <w:i/>
          <w:sz w:val="22"/>
          <w:szCs w:val="22"/>
        </w:rPr>
        <w:t xml:space="preserve"> of 500 km or less;</w:t>
      </w:r>
    </w:p>
    <w:p w14:paraId="6FB19A4B" w14:textId="77777777" w:rsidR="00CF3264" w:rsidRPr="00821A47" w:rsidRDefault="00CF3264">
      <w:pPr>
        <w:pStyle w:val="1A1anote1a1"/>
        <w:ind w:right="-22"/>
        <w:jc w:val="both"/>
        <w:rPr>
          <w:i/>
          <w:sz w:val="22"/>
          <w:szCs w:val="22"/>
        </w:rPr>
      </w:pPr>
      <w:r w:rsidRPr="00821A47">
        <w:rPr>
          <w:i/>
          <w:sz w:val="22"/>
          <w:szCs w:val="22"/>
        </w:rPr>
        <w:t>2.</w:t>
      </w:r>
      <w:r w:rsidRPr="00821A47">
        <w:rPr>
          <w:i/>
          <w:sz w:val="22"/>
          <w:szCs w:val="22"/>
        </w:rPr>
        <w:tab/>
        <w:t>Configured so that radar target data can be transmitted only one way from the radar site to one or more civil ATC centres;</w:t>
      </w:r>
    </w:p>
    <w:p w14:paraId="0B792124" w14:textId="77777777" w:rsidR="00CF3264" w:rsidRPr="00821A47" w:rsidRDefault="00CF3264">
      <w:pPr>
        <w:pStyle w:val="1A1anote1a1"/>
        <w:ind w:right="-22"/>
        <w:jc w:val="both"/>
        <w:rPr>
          <w:i/>
          <w:sz w:val="22"/>
          <w:szCs w:val="22"/>
        </w:rPr>
      </w:pPr>
      <w:r w:rsidRPr="00821A47">
        <w:rPr>
          <w:i/>
          <w:sz w:val="22"/>
          <w:szCs w:val="22"/>
        </w:rPr>
        <w:t>3.</w:t>
      </w:r>
      <w:r w:rsidRPr="00821A47">
        <w:rPr>
          <w:i/>
          <w:sz w:val="22"/>
          <w:szCs w:val="22"/>
        </w:rPr>
        <w:tab/>
        <w:t xml:space="preserve">Contains no provisions for remote control of the radar scan rate from the enroute ATC centre; </w:t>
      </w:r>
      <w:r w:rsidRPr="00821A47">
        <w:rPr>
          <w:i/>
          <w:sz w:val="22"/>
          <w:szCs w:val="22"/>
          <w:u w:val="single"/>
        </w:rPr>
        <w:t>and</w:t>
      </w:r>
    </w:p>
    <w:p w14:paraId="40F91927" w14:textId="77777777" w:rsidR="00CF3264" w:rsidRPr="00821A47" w:rsidRDefault="00CF3264">
      <w:pPr>
        <w:pStyle w:val="1A1anote1a1"/>
        <w:ind w:right="-22"/>
        <w:jc w:val="both"/>
        <w:rPr>
          <w:i/>
          <w:sz w:val="22"/>
          <w:szCs w:val="22"/>
        </w:rPr>
      </w:pPr>
      <w:r w:rsidRPr="00821A47">
        <w:rPr>
          <w:i/>
          <w:sz w:val="22"/>
          <w:szCs w:val="22"/>
        </w:rPr>
        <w:t>4.</w:t>
      </w:r>
      <w:r w:rsidRPr="00821A47">
        <w:rPr>
          <w:i/>
          <w:sz w:val="22"/>
          <w:szCs w:val="22"/>
        </w:rPr>
        <w:tab/>
        <w:t>Permanently installed</w:t>
      </w:r>
      <w:r w:rsidR="001A5D8C" w:rsidRPr="00821A47">
        <w:rPr>
          <w:i/>
          <w:sz w:val="22"/>
          <w:szCs w:val="22"/>
        </w:rPr>
        <w:t>;</w:t>
      </w:r>
    </w:p>
    <w:p w14:paraId="2F46B40D" w14:textId="77777777" w:rsidR="00CF3264" w:rsidRPr="00821A47" w:rsidRDefault="00CF3264">
      <w:pPr>
        <w:pStyle w:val="1A1anote1a"/>
        <w:ind w:right="-22" w:hanging="420"/>
        <w:jc w:val="both"/>
        <w:rPr>
          <w:i/>
          <w:sz w:val="22"/>
          <w:szCs w:val="22"/>
          <w:u w:val="single"/>
        </w:rPr>
      </w:pPr>
      <w:r w:rsidRPr="00821A47">
        <w:rPr>
          <w:i/>
          <w:sz w:val="22"/>
          <w:szCs w:val="22"/>
        </w:rPr>
        <w:t>c.</w:t>
      </w:r>
      <w:r w:rsidRPr="00821A47">
        <w:rPr>
          <w:i/>
          <w:sz w:val="22"/>
          <w:szCs w:val="22"/>
        </w:rPr>
        <w:tab/>
        <w:t>Weather balloon tracking radars.</w:t>
      </w:r>
    </w:p>
    <w:p w14:paraId="46762A1E" w14:textId="77777777" w:rsidR="00A45A96" w:rsidRPr="00821A47" w:rsidRDefault="00A45A96" w:rsidP="00C85301">
      <w:pPr>
        <w:pStyle w:val="1A1anote1a"/>
        <w:spacing w:before="60"/>
        <w:ind w:left="1610" w:right="74" w:firstLine="0"/>
        <w:jc w:val="both"/>
        <w:rPr>
          <w:i/>
          <w:sz w:val="22"/>
          <w:szCs w:val="22"/>
          <w:u w:val="single"/>
        </w:rPr>
      </w:pPr>
      <w:r w:rsidRPr="00821A47">
        <w:rPr>
          <w:i/>
          <w:sz w:val="22"/>
          <w:szCs w:val="22"/>
          <w:u w:val="single"/>
        </w:rPr>
        <w:t>Technical Note</w:t>
      </w:r>
    </w:p>
    <w:p w14:paraId="3E3AA11B" w14:textId="77777777" w:rsidR="00A45A96" w:rsidRPr="00821A47" w:rsidRDefault="00A45A96" w:rsidP="00A45A96">
      <w:pPr>
        <w:pStyle w:val="1A1anote1a"/>
        <w:ind w:left="1610" w:right="71" w:firstLine="0"/>
        <w:jc w:val="both"/>
        <w:rPr>
          <w:i/>
          <w:sz w:val="22"/>
          <w:szCs w:val="22"/>
        </w:rPr>
      </w:pPr>
      <w:r w:rsidRPr="00821A47">
        <w:rPr>
          <w:i/>
          <w:sz w:val="22"/>
          <w:szCs w:val="22"/>
        </w:rPr>
        <w:t>For the purposes of 6.A.8.i., 'instrumented range' is the specified unambiguous display range of a radar.</w:t>
      </w:r>
    </w:p>
    <w:p w14:paraId="6A436B56" w14:textId="77777777" w:rsidR="00CF3264" w:rsidRPr="00821A47" w:rsidRDefault="00CF3264" w:rsidP="00E00011">
      <w:pPr>
        <w:pStyle w:val="1A1a"/>
        <w:spacing w:before="60"/>
        <w:ind w:left="1582" w:right="-23" w:hanging="1582"/>
        <w:jc w:val="both"/>
        <w:rPr>
          <w:sz w:val="22"/>
          <w:szCs w:val="22"/>
        </w:rPr>
      </w:pPr>
      <w:r w:rsidRPr="00821A47">
        <w:rPr>
          <w:sz w:val="22"/>
          <w:szCs w:val="22"/>
        </w:rPr>
        <w:t>6.</w:t>
      </w:r>
      <w:r w:rsidRPr="00821A47">
        <w:rPr>
          <w:sz w:val="22"/>
          <w:szCs w:val="22"/>
        </w:rPr>
        <w:tab/>
        <w:t>A.</w:t>
      </w:r>
      <w:r w:rsidRPr="00821A47">
        <w:rPr>
          <w:sz w:val="22"/>
          <w:szCs w:val="22"/>
        </w:rPr>
        <w:tab/>
        <w:t>8.</w:t>
      </w:r>
      <w:r w:rsidRPr="00821A47">
        <w:rPr>
          <w:sz w:val="22"/>
          <w:szCs w:val="22"/>
        </w:rPr>
        <w:tab/>
        <w:t>j.</w:t>
      </w:r>
      <w:r w:rsidRPr="00821A47">
        <w:rPr>
          <w:sz w:val="22"/>
          <w:szCs w:val="22"/>
        </w:rPr>
        <w:tab/>
        <w:t>Being "laser" radar or Light Detection and Ranging (LIDAR) equipment and having any of the following:</w:t>
      </w:r>
    </w:p>
    <w:p w14:paraId="3779BCFA" w14:textId="77777777" w:rsidR="00CF3264" w:rsidRPr="00821A47" w:rsidRDefault="00CF3264">
      <w:pPr>
        <w:pStyle w:val="1A1a1"/>
        <w:ind w:right="-22"/>
        <w:jc w:val="both"/>
        <w:rPr>
          <w:sz w:val="22"/>
          <w:szCs w:val="22"/>
        </w:rPr>
      </w:pPr>
      <w:r w:rsidRPr="00821A47">
        <w:rPr>
          <w:sz w:val="22"/>
          <w:szCs w:val="22"/>
        </w:rPr>
        <w:tab/>
      </w:r>
      <w:r w:rsidRPr="00821A47">
        <w:rPr>
          <w:sz w:val="22"/>
          <w:szCs w:val="22"/>
        </w:rPr>
        <w:tab/>
      </w:r>
      <w:r w:rsidRPr="00821A47">
        <w:rPr>
          <w:sz w:val="22"/>
          <w:szCs w:val="22"/>
        </w:rPr>
        <w:tab/>
      </w:r>
      <w:r w:rsidRPr="00821A47">
        <w:rPr>
          <w:sz w:val="22"/>
          <w:szCs w:val="22"/>
        </w:rPr>
        <w:tab/>
        <w:t>1.</w:t>
      </w:r>
      <w:r w:rsidRPr="00821A47">
        <w:rPr>
          <w:sz w:val="22"/>
          <w:szCs w:val="22"/>
        </w:rPr>
        <w:tab/>
        <w:t>"Space-qualified";</w:t>
      </w:r>
    </w:p>
    <w:p w14:paraId="54538A87" w14:textId="77777777" w:rsidR="00CF3264" w:rsidRPr="00821A47" w:rsidRDefault="00CF3264">
      <w:pPr>
        <w:pStyle w:val="1A1a1"/>
        <w:ind w:right="-22"/>
        <w:jc w:val="both"/>
        <w:rPr>
          <w:sz w:val="22"/>
          <w:szCs w:val="22"/>
        </w:rPr>
      </w:pPr>
      <w:r w:rsidRPr="00821A47">
        <w:rPr>
          <w:sz w:val="22"/>
          <w:szCs w:val="22"/>
        </w:rPr>
        <w:tab/>
      </w:r>
      <w:r w:rsidRPr="00821A47">
        <w:rPr>
          <w:sz w:val="22"/>
          <w:szCs w:val="22"/>
        </w:rPr>
        <w:tab/>
      </w:r>
      <w:r w:rsidRPr="00821A47">
        <w:rPr>
          <w:sz w:val="22"/>
          <w:szCs w:val="22"/>
        </w:rPr>
        <w:tab/>
      </w:r>
      <w:r w:rsidRPr="00821A47">
        <w:rPr>
          <w:sz w:val="22"/>
          <w:szCs w:val="22"/>
        </w:rPr>
        <w:tab/>
        <w:t>2.</w:t>
      </w:r>
      <w:r w:rsidRPr="00821A47">
        <w:rPr>
          <w:sz w:val="22"/>
          <w:szCs w:val="22"/>
        </w:rPr>
        <w:tab/>
        <w:t xml:space="preserve">Employing coherent heterodyne or homodyne detection techniques and having an angular resolution of less (better) than 20 µrad (microradians); </w:t>
      </w:r>
      <w:r w:rsidRPr="00821A47">
        <w:rPr>
          <w:sz w:val="22"/>
          <w:szCs w:val="22"/>
          <w:u w:val="single"/>
        </w:rPr>
        <w:t>or</w:t>
      </w:r>
    </w:p>
    <w:p w14:paraId="23F6305E" w14:textId="77777777" w:rsidR="00CF3264" w:rsidRPr="00821A47" w:rsidRDefault="00CF3264">
      <w:pPr>
        <w:pStyle w:val="1A1a1"/>
        <w:ind w:right="-22"/>
        <w:jc w:val="both"/>
        <w:rPr>
          <w:bCs/>
          <w:sz w:val="22"/>
          <w:szCs w:val="22"/>
          <w:lang w:val="en-US"/>
        </w:rPr>
      </w:pPr>
      <w:r w:rsidRPr="00821A47">
        <w:rPr>
          <w:sz w:val="22"/>
          <w:szCs w:val="22"/>
        </w:rPr>
        <w:tab/>
      </w:r>
      <w:r w:rsidRPr="00821A47">
        <w:rPr>
          <w:sz w:val="22"/>
          <w:szCs w:val="22"/>
        </w:rPr>
        <w:tab/>
      </w:r>
      <w:r w:rsidRPr="00821A47">
        <w:rPr>
          <w:sz w:val="22"/>
          <w:szCs w:val="22"/>
        </w:rPr>
        <w:tab/>
      </w:r>
      <w:r w:rsidRPr="00821A47">
        <w:rPr>
          <w:sz w:val="22"/>
          <w:szCs w:val="22"/>
        </w:rPr>
        <w:tab/>
        <w:t>3.</w:t>
      </w:r>
      <w:r w:rsidRPr="00821A47">
        <w:rPr>
          <w:sz w:val="22"/>
          <w:szCs w:val="22"/>
        </w:rPr>
        <w:tab/>
      </w:r>
      <w:r w:rsidRPr="00821A47">
        <w:rPr>
          <w:bCs/>
          <w:sz w:val="22"/>
          <w:szCs w:val="22"/>
          <w:lang w:val="en-US"/>
        </w:rPr>
        <w:t>Designed for carrying out airborne bathymetric littoral surveys to International Hydrographic Organization (IHO) Order 1a Standard (5</w:t>
      </w:r>
      <w:r w:rsidRPr="00821A47">
        <w:rPr>
          <w:bCs/>
          <w:sz w:val="22"/>
          <w:szCs w:val="22"/>
          <w:vertAlign w:val="superscript"/>
          <w:lang w:val="en-US"/>
        </w:rPr>
        <w:t>th</w:t>
      </w:r>
      <w:r w:rsidRPr="00821A47">
        <w:rPr>
          <w:bCs/>
          <w:sz w:val="22"/>
          <w:szCs w:val="22"/>
          <w:lang w:val="en-US"/>
        </w:rPr>
        <w:t xml:space="preserve"> Edition February 2008) for Hydrographic Surveys or better, and using one or more </w:t>
      </w:r>
      <w:r w:rsidR="002A6536" w:rsidRPr="00821A47">
        <w:rPr>
          <w:bCs/>
          <w:sz w:val="22"/>
          <w:szCs w:val="22"/>
          <w:lang w:val="en-US"/>
        </w:rPr>
        <w:t>"</w:t>
      </w:r>
      <w:r w:rsidRPr="00821A47">
        <w:rPr>
          <w:bCs/>
          <w:sz w:val="22"/>
          <w:szCs w:val="22"/>
          <w:lang w:val="en-US"/>
        </w:rPr>
        <w:t>lasers</w:t>
      </w:r>
      <w:r w:rsidR="002A6536" w:rsidRPr="00821A47">
        <w:rPr>
          <w:bCs/>
          <w:sz w:val="22"/>
          <w:szCs w:val="22"/>
          <w:lang w:val="en-US"/>
        </w:rPr>
        <w:t>"</w:t>
      </w:r>
      <w:r w:rsidRPr="00821A47">
        <w:rPr>
          <w:bCs/>
          <w:sz w:val="22"/>
          <w:szCs w:val="22"/>
          <w:lang w:val="en-US"/>
        </w:rPr>
        <w:t xml:space="preserve"> with a wavelength exceeding 400 nm but not exceeding 600 nm;</w:t>
      </w:r>
    </w:p>
    <w:p w14:paraId="36AA3907" w14:textId="77777777" w:rsidR="00CF3264" w:rsidRPr="00821A47" w:rsidRDefault="00CF3264" w:rsidP="00302C49">
      <w:pPr>
        <w:pStyle w:val="1A1anote1"/>
        <w:spacing w:before="60"/>
        <w:ind w:left="2381" w:right="-23" w:hanging="782"/>
        <w:jc w:val="both"/>
        <w:rPr>
          <w:bCs/>
          <w:i/>
          <w:iCs/>
          <w:sz w:val="22"/>
          <w:szCs w:val="22"/>
          <w:lang w:val="en-US"/>
        </w:rPr>
      </w:pPr>
      <w:r w:rsidRPr="00821A47">
        <w:rPr>
          <w:i/>
          <w:sz w:val="22"/>
          <w:szCs w:val="22"/>
          <w:u w:val="single"/>
        </w:rPr>
        <w:t>Note 1</w:t>
      </w:r>
      <w:r w:rsidRPr="00821A47">
        <w:rPr>
          <w:i/>
          <w:sz w:val="22"/>
          <w:szCs w:val="22"/>
        </w:rPr>
        <w:tab/>
      </w:r>
      <w:r w:rsidRPr="00821A47">
        <w:rPr>
          <w:bCs/>
          <w:i/>
          <w:iCs/>
          <w:sz w:val="22"/>
          <w:szCs w:val="22"/>
          <w:lang w:val="en-US"/>
        </w:rPr>
        <w:t xml:space="preserve">LIDAR equipment specially designed for surveying is only specified </w:t>
      </w:r>
      <w:r w:rsidR="00820754" w:rsidRPr="00821A47">
        <w:rPr>
          <w:bCs/>
          <w:i/>
          <w:iCs/>
          <w:sz w:val="22"/>
          <w:szCs w:val="22"/>
          <w:lang w:val="en-US"/>
        </w:rPr>
        <w:t>in</w:t>
      </w:r>
      <w:r w:rsidRPr="00821A47">
        <w:rPr>
          <w:bCs/>
          <w:i/>
          <w:iCs/>
          <w:sz w:val="22"/>
          <w:szCs w:val="22"/>
          <w:lang w:val="en-US"/>
        </w:rPr>
        <w:t xml:space="preserve"> 6.A.8.j.3.</w:t>
      </w:r>
    </w:p>
    <w:p w14:paraId="3B5A81D5" w14:textId="77777777" w:rsidR="00604EE5" w:rsidRPr="00821A47" w:rsidRDefault="00604EE5" w:rsidP="00302C49">
      <w:pPr>
        <w:pStyle w:val="1A1anote1"/>
        <w:spacing w:before="60"/>
        <w:ind w:left="2381" w:right="-23" w:hanging="782"/>
        <w:jc w:val="both"/>
        <w:rPr>
          <w:i/>
          <w:sz w:val="22"/>
          <w:szCs w:val="22"/>
        </w:rPr>
      </w:pPr>
    </w:p>
    <w:p w14:paraId="1A339C60" w14:textId="77777777" w:rsidR="0080340F" w:rsidRPr="00821A47" w:rsidRDefault="0080340F" w:rsidP="00604EE5">
      <w:pPr>
        <w:pStyle w:val="1A1anote1"/>
        <w:spacing w:before="120"/>
        <w:ind w:left="2381" w:right="-23" w:hanging="782"/>
        <w:jc w:val="both"/>
        <w:rPr>
          <w:i/>
          <w:sz w:val="22"/>
          <w:szCs w:val="22"/>
          <w:u w:val="single"/>
        </w:rPr>
      </w:pPr>
    </w:p>
    <w:p w14:paraId="4902DA1A" w14:textId="77777777" w:rsidR="00CF3264" w:rsidRPr="00821A47" w:rsidRDefault="00CF3264" w:rsidP="00604EE5">
      <w:pPr>
        <w:pStyle w:val="1A1anote1"/>
        <w:spacing w:before="120"/>
        <w:ind w:left="2381" w:right="-23" w:hanging="782"/>
        <w:jc w:val="both"/>
        <w:rPr>
          <w:bCs/>
          <w:i/>
          <w:iCs/>
          <w:sz w:val="22"/>
          <w:szCs w:val="22"/>
          <w:lang w:val="en-US"/>
        </w:rPr>
      </w:pPr>
      <w:r w:rsidRPr="00821A47">
        <w:rPr>
          <w:i/>
          <w:sz w:val="22"/>
          <w:szCs w:val="22"/>
          <w:u w:val="single"/>
        </w:rPr>
        <w:t>Note 2</w:t>
      </w:r>
      <w:r w:rsidRPr="00821A47">
        <w:rPr>
          <w:i/>
          <w:sz w:val="22"/>
          <w:szCs w:val="22"/>
        </w:rPr>
        <w:tab/>
      </w:r>
      <w:r w:rsidRPr="00821A47">
        <w:rPr>
          <w:bCs/>
          <w:i/>
          <w:iCs/>
          <w:sz w:val="22"/>
          <w:szCs w:val="22"/>
          <w:lang w:val="en-US"/>
        </w:rPr>
        <w:t>6.A.8.j. does not apply to LIDAR equipment specially designed for meteorological observation.</w:t>
      </w:r>
    </w:p>
    <w:p w14:paraId="0D75FF60" w14:textId="77777777" w:rsidR="00CF3264" w:rsidRPr="00821A47" w:rsidRDefault="00CF3264" w:rsidP="00604EE5">
      <w:pPr>
        <w:pStyle w:val="1A1anote1"/>
        <w:spacing w:before="120"/>
        <w:ind w:left="2381" w:right="-23" w:hanging="782"/>
        <w:jc w:val="both"/>
        <w:rPr>
          <w:bCs/>
          <w:i/>
          <w:iCs/>
          <w:sz w:val="22"/>
          <w:szCs w:val="22"/>
          <w:lang w:val="en-US"/>
        </w:rPr>
      </w:pPr>
      <w:r w:rsidRPr="00821A47">
        <w:rPr>
          <w:i/>
          <w:sz w:val="22"/>
          <w:szCs w:val="22"/>
          <w:u w:val="single"/>
        </w:rPr>
        <w:t>Note 3</w:t>
      </w:r>
      <w:r w:rsidRPr="00821A47">
        <w:rPr>
          <w:i/>
          <w:sz w:val="22"/>
          <w:szCs w:val="22"/>
        </w:rPr>
        <w:tab/>
      </w:r>
      <w:r w:rsidRPr="00821A47">
        <w:rPr>
          <w:bCs/>
          <w:i/>
          <w:iCs/>
          <w:sz w:val="22"/>
          <w:szCs w:val="22"/>
          <w:lang w:val="en-US"/>
        </w:rPr>
        <w:t>Parameters in the IHO Order 1a Standard 5th Edition February 2008 are summarized as follows:</w:t>
      </w:r>
    </w:p>
    <w:p w14:paraId="02D2B6E2" w14:textId="77777777" w:rsidR="00CF3264" w:rsidRPr="00821A47" w:rsidRDefault="00CF3264" w:rsidP="00302C49">
      <w:pPr>
        <w:suppressAutoHyphens/>
        <w:spacing w:before="60"/>
        <w:ind w:left="2410"/>
        <w:jc w:val="both"/>
        <w:rPr>
          <w:i/>
          <w:spacing w:val="-2"/>
          <w:sz w:val="22"/>
          <w:szCs w:val="22"/>
        </w:rPr>
      </w:pPr>
      <w:r w:rsidRPr="00821A47">
        <w:rPr>
          <w:i/>
          <w:spacing w:val="-2"/>
          <w:sz w:val="22"/>
          <w:szCs w:val="22"/>
          <w:lang w:val="en-US" w:eastAsia="ar-SA"/>
        </w:rPr>
        <w:t>Horizontal Accuracy (95% Confidence Level) = 5 m + 5% of depth.</w:t>
      </w:r>
    </w:p>
    <w:p w14:paraId="68BEA7A2" w14:textId="77777777" w:rsidR="00CF3264" w:rsidRPr="00821A47" w:rsidRDefault="00CF3264" w:rsidP="00302C49">
      <w:pPr>
        <w:pStyle w:val="1A1anote1"/>
        <w:spacing w:before="60"/>
        <w:ind w:left="2410" w:right="-23" w:firstLine="0"/>
        <w:jc w:val="both"/>
        <w:rPr>
          <w:bCs/>
          <w:i/>
          <w:color w:val="auto"/>
          <w:sz w:val="22"/>
          <w:szCs w:val="22"/>
          <w:lang w:val="en-US" w:eastAsia="ar-SA"/>
        </w:rPr>
      </w:pPr>
      <w:r w:rsidRPr="00821A47">
        <w:rPr>
          <w:bCs/>
          <w:i/>
          <w:color w:val="auto"/>
          <w:sz w:val="22"/>
          <w:szCs w:val="22"/>
          <w:lang w:val="en-US" w:eastAsia="ar-SA"/>
        </w:rPr>
        <w:t>Depth Accuracy for Reduced Depths (95% confidence level)</w:t>
      </w:r>
    </w:p>
    <w:p w14:paraId="7531E025" w14:textId="77777777" w:rsidR="00CF3264" w:rsidRPr="00821A47" w:rsidRDefault="00CF3264">
      <w:pPr>
        <w:pStyle w:val="1A1anote1"/>
        <w:ind w:left="2410" w:right="-23" w:firstLine="0"/>
        <w:jc w:val="both"/>
        <w:rPr>
          <w:sz w:val="22"/>
          <w:szCs w:val="22"/>
        </w:rPr>
      </w:pPr>
      <w:r w:rsidRPr="00821A47">
        <w:rPr>
          <w:bCs/>
          <w:i/>
          <w:color w:val="auto"/>
          <w:sz w:val="22"/>
          <w:szCs w:val="22"/>
          <w:lang w:val="en-US" w:eastAsia="ar-SA"/>
        </w:rPr>
        <w:t>= ±√(a</w:t>
      </w:r>
      <w:r w:rsidRPr="00821A47">
        <w:rPr>
          <w:bCs/>
          <w:i/>
          <w:color w:val="auto"/>
          <w:sz w:val="22"/>
          <w:szCs w:val="22"/>
          <w:vertAlign w:val="superscript"/>
          <w:lang w:val="en-US" w:eastAsia="ar-SA"/>
        </w:rPr>
        <w:t>2</w:t>
      </w:r>
      <w:r w:rsidRPr="00821A47">
        <w:rPr>
          <w:bCs/>
          <w:i/>
          <w:color w:val="auto"/>
          <w:sz w:val="22"/>
          <w:szCs w:val="22"/>
          <w:lang w:val="en-US" w:eastAsia="ar-SA"/>
        </w:rPr>
        <w:t>+(b*d)</w:t>
      </w:r>
      <w:r w:rsidRPr="00821A47">
        <w:rPr>
          <w:bCs/>
          <w:i/>
          <w:color w:val="auto"/>
          <w:sz w:val="22"/>
          <w:szCs w:val="22"/>
          <w:vertAlign w:val="superscript"/>
          <w:lang w:val="en-US" w:eastAsia="ar-SA"/>
        </w:rPr>
        <w:t>2</w:t>
      </w:r>
      <w:r w:rsidRPr="00821A47">
        <w:rPr>
          <w:bCs/>
          <w:i/>
          <w:color w:val="auto"/>
          <w:sz w:val="22"/>
          <w:szCs w:val="22"/>
          <w:lang w:val="en-US" w:eastAsia="ar-SA"/>
        </w:rPr>
        <w:t>) where:</w:t>
      </w:r>
    </w:p>
    <w:p w14:paraId="1570EAAC" w14:textId="77777777" w:rsidR="00CF3264" w:rsidRPr="00821A47" w:rsidRDefault="00CF3264">
      <w:pPr>
        <w:suppressAutoHyphens/>
        <w:spacing w:before="60"/>
        <w:ind w:left="2977"/>
        <w:jc w:val="both"/>
        <w:rPr>
          <w:bCs/>
          <w:i/>
          <w:color w:val="auto"/>
          <w:spacing w:val="-4"/>
          <w:sz w:val="22"/>
          <w:szCs w:val="22"/>
          <w:lang w:val="en-US" w:eastAsia="ar-SA"/>
        </w:rPr>
      </w:pPr>
      <w:r w:rsidRPr="00821A47">
        <w:rPr>
          <w:bCs/>
          <w:i/>
          <w:color w:val="auto"/>
          <w:spacing w:val="-4"/>
          <w:sz w:val="22"/>
          <w:szCs w:val="22"/>
          <w:lang w:val="en-US" w:eastAsia="ar-SA"/>
        </w:rPr>
        <w:t>a = 0.5 m = constant depth error, i.e.</w:t>
      </w:r>
      <w:r w:rsidR="00C85301" w:rsidRPr="00821A47">
        <w:rPr>
          <w:bCs/>
          <w:i/>
          <w:color w:val="auto"/>
          <w:spacing w:val="-4"/>
          <w:sz w:val="22"/>
          <w:szCs w:val="22"/>
          <w:lang w:val="en-US" w:eastAsia="ar-SA"/>
        </w:rPr>
        <w:t>,</w:t>
      </w:r>
      <w:r w:rsidRPr="00821A47">
        <w:rPr>
          <w:bCs/>
          <w:i/>
          <w:color w:val="auto"/>
          <w:spacing w:val="-4"/>
          <w:sz w:val="22"/>
          <w:szCs w:val="22"/>
          <w:lang w:val="en-US" w:eastAsia="ar-SA"/>
        </w:rPr>
        <w:t xml:space="preserve"> the sum of all constant depth errors</w:t>
      </w:r>
    </w:p>
    <w:p w14:paraId="27E78C72" w14:textId="77777777" w:rsidR="00CF3264" w:rsidRPr="00821A47" w:rsidRDefault="00CF3264">
      <w:pPr>
        <w:suppressAutoHyphens/>
        <w:ind w:left="4111" w:hanging="1134"/>
        <w:jc w:val="both"/>
        <w:rPr>
          <w:bCs/>
          <w:i/>
          <w:color w:val="auto"/>
          <w:sz w:val="22"/>
          <w:szCs w:val="22"/>
          <w:lang w:val="en-US" w:eastAsia="ar-SA"/>
        </w:rPr>
      </w:pPr>
      <w:r w:rsidRPr="00821A47">
        <w:rPr>
          <w:bCs/>
          <w:i/>
          <w:color w:val="auto"/>
          <w:sz w:val="22"/>
          <w:szCs w:val="22"/>
          <w:lang w:val="en-US" w:eastAsia="ar-SA"/>
        </w:rPr>
        <w:t>b = 0.013 = factor of depth dependent error</w:t>
      </w:r>
    </w:p>
    <w:p w14:paraId="7903C196" w14:textId="77777777" w:rsidR="00CF3264" w:rsidRPr="00821A47" w:rsidRDefault="00CF3264">
      <w:pPr>
        <w:suppressAutoHyphens/>
        <w:ind w:left="2977"/>
        <w:jc w:val="both"/>
        <w:rPr>
          <w:bCs/>
          <w:i/>
          <w:color w:val="auto"/>
          <w:sz w:val="22"/>
          <w:szCs w:val="22"/>
          <w:lang w:val="en-US" w:eastAsia="ar-SA"/>
        </w:rPr>
      </w:pPr>
      <w:r w:rsidRPr="00821A47">
        <w:rPr>
          <w:bCs/>
          <w:i/>
          <w:color w:val="auto"/>
          <w:sz w:val="22"/>
          <w:szCs w:val="22"/>
          <w:lang w:val="en-US" w:eastAsia="ar-SA"/>
        </w:rPr>
        <w:t>b*d = depth dependent error, i.e.</w:t>
      </w:r>
      <w:r w:rsidR="00C85301" w:rsidRPr="00821A47">
        <w:rPr>
          <w:bCs/>
          <w:i/>
          <w:color w:val="auto"/>
          <w:sz w:val="22"/>
          <w:szCs w:val="22"/>
          <w:lang w:val="en-US" w:eastAsia="ar-SA"/>
        </w:rPr>
        <w:t>,</w:t>
      </w:r>
      <w:r w:rsidRPr="00821A47">
        <w:rPr>
          <w:bCs/>
          <w:i/>
          <w:color w:val="auto"/>
          <w:sz w:val="22"/>
          <w:szCs w:val="22"/>
          <w:lang w:val="en-US" w:eastAsia="ar-SA"/>
        </w:rPr>
        <w:t xml:space="preserve"> the sum of all depth dependent errors</w:t>
      </w:r>
    </w:p>
    <w:p w14:paraId="20267EF8" w14:textId="77777777" w:rsidR="00CF3264" w:rsidRPr="00821A47" w:rsidRDefault="00CF3264">
      <w:pPr>
        <w:suppressAutoHyphens/>
        <w:ind w:left="4111" w:hanging="1134"/>
        <w:jc w:val="both"/>
        <w:rPr>
          <w:bCs/>
          <w:i/>
          <w:color w:val="auto"/>
          <w:sz w:val="22"/>
          <w:szCs w:val="22"/>
          <w:lang w:val="en-US" w:eastAsia="ar-SA"/>
        </w:rPr>
      </w:pPr>
      <w:r w:rsidRPr="00821A47">
        <w:rPr>
          <w:bCs/>
          <w:i/>
          <w:color w:val="auto"/>
          <w:sz w:val="22"/>
          <w:szCs w:val="22"/>
          <w:lang w:val="en-US" w:eastAsia="ar-SA"/>
        </w:rPr>
        <w:t>d = depth</w:t>
      </w:r>
    </w:p>
    <w:p w14:paraId="7FE1C416" w14:textId="77777777" w:rsidR="00CF3264" w:rsidRPr="00821A47" w:rsidRDefault="00CF3264" w:rsidP="00302C49">
      <w:pPr>
        <w:pStyle w:val="1A"/>
        <w:tabs>
          <w:tab w:val="clear" w:pos="340"/>
        </w:tabs>
        <w:spacing w:before="60"/>
        <w:ind w:left="2410" w:right="-23" w:firstLine="0"/>
        <w:jc w:val="both"/>
        <w:rPr>
          <w:i/>
          <w:color w:val="auto"/>
          <w:sz w:val="22"/>
          <w:szCs w:val="22"/>
          <w:lang w:eastAsia="ar-SA"/>
        </w:rPr>
      </w:pPr>
      <w:r w:rsidRPr="00821A47">
        <w:rPr>
          <w:i/>
          <w:color w:val="auto"/>
          <w:sz w:val="22"/>
          <w:szCs w:val="22"/>
          <w:lang w:eastAsia="ar-SA"/>
        </w:rPr>
        <w:t>Feature Detection</w:t>
      </w:r>
    </w:p>
    <w:p w14:paraId="132C7196" w14:textId="77777777" w:rsidR="00CF3264" w:rsidRPr="00821A47" w:rsidRDefault="00CF3264">
      <w:pPr>
        <w:pStyle w:val="1A"/>
        <w:tabs>
          <w:tab w:val="clear" w:pos="340"/>
        </w:tabs>
        <w:ind w:left="2410" w:firstLine="0"/>
        <w:jc w:val="both"/>
        <w:rPr>
          <w:i/>
          <w:sz w:val="22"/>
          <w:szCs w:val="22"/>
        </w:rPr>
      </w:pPr>
      <w:r w:rsidRPr="00821A47">
        <w:rPr>
          <w:i/>
          <w:sz w:val="22"/>
          <w:szCs w:val="22"/>
        </w:rPr>
        <w:t xml:space="preserve">= Cubic features &gt; 2 m in depths up to 40 m; </w:t>
      </w:r>
    </w:p>
    <w:p w14:paraId="2B0E490E" w14:textId="77777777" w:rsidR="00CF3264" w:rsidRPr="00821A47" w:rsidRDefault="00CF3264">
      <w:pPr>
        <w:pStyle w:val="1A"/>
        <w:tabs>
          <w:tab w:val="clear" w:pos="340"/>
        </w:tabs>
        <w:ind w:left="2660" w:firstLine="0"/>
        <w:jc w:val="both"/>
        <w:rPr>
          <w:sz w:val="22"/>
          <w:szCs w:val="22"/>
        </w:rPr>
      </w:pPr>
      <w:r w:rsidRPr="00821A47">
        <w:rPr>
          <w:i/>
          <w:sz w:val="22"/>
          <w:szCs w:val="22"/>
        </w:rPr>
        <w:t xml:space="preserve">10% of depth beyond 40 m. </w:t>
      </w:r>
    </w:p>
    <w:p w14:paraId="5E157573" w14:textId="77777777" w:rsidR="00CF3264" w:rsidRPr="00821A47" w:rsidRDefault="00CF3264">
      <w:pPr>
        <w:pStyle w:val="1A"/>
        <w:jc w:val="both"/>
        <w:rPr>
          <w:sz w:val="18"/>
          <w:szCs w:val="18"/>
        </w:rPr>
      </w:pPr>
    </w:p>
    <w:p w14:paraId="7847B509" w14:textId="77777777" w:rsidR="00CF3264" w:rsidRPr="00821A47" w:rsidRDefault="00CF3264">
      <w:pPr>
        <w:pStyle w:val="1A1a"/>
        <w:ind w:right="-22"/>
        <w:jc w:val="both"/>
        <w:rPr>
          <w:sz w:val="22"/>
          <w:szCs w:val="22"/>
        </w:rPr>
      </w:pPr>
      <w:r w:rsidRPr="00821A47">
        <w:rPr>
          <w:sz w:val="22"/>
          <w:szCs w:val="22"/>
        </w:rPr>
        <w:t>6.</w:t>
      </w:r>
      <w:r w:rsidRPr="00821A47">
        <w:rPr>
          <w:sz w:val="22"/>
          <w:szCs w:val="22"/>
        </w:rPr>
        <w:tab/>
        <w:t>A.</w:t>
      </w:r>
      <w:r w:rsidRPr="00821A47">
        <w:rPr>
          <w:sz w:val="22"/>
          <w:szCs w:val="22"/>
        </w:rPr>
        <w:tab/>
        <w:t>8.</w:t>
      </w:r>
      <w:r w:rsidRPr="00821A47">
        <w:rPr>
          <w:sz w:val="22"/>
          <w:szCs w:val="22"/>
        </w:rPr>
        <w:tab/>
        <w:t>k.</w:t>
      </w:r>
      <w:r w:rsidRPr="00821A47">
        <w:rPr>
          <w:sz w:val="22"/>
          <w:szCs w:val="22"/>
        </w:rPr>
        <w:tab/>
        <w:t>Having "signal processing" sub-systems using "pulse compression" and having any of the following:</w:t>
      </w:r>
    </w:p>
    <w:p w14:paraId="71F90890" w14:textId="77777777" w:rsidR="00CF3264" w:rsidRPr="00821A47" w:rsidRDefault="00CF3264" w:rsidP="00604EE5">
      <w:pPr>
        <w:pStyle w:val="1A1a1"/>
        <w:spacing w:before="60"/>
        <w:ind w:left="2064" w:right="-23" w:hanging="2041"/>
        <w:jc w:val="both"/>
        <w:rPr>
          <w:sz w:val="22"/>
          <w:szCs w:val="22"/>
        </w:rPr>
      </w:pPr>
      <w:r w:rsidRPr="00821A47">
        <w:rPr>
          <w:sz w:val="22"/>
          <w:szCs w:val="22"/>
        </w:rPr>
        <w:tab/>
      </w:r>
      <w:r w:rsidRPr="00821A47">
        <w:rPr>
          <w:sz w:val="22"/>
          <w:szCs w:val="22"/>
        </w:rPr>
        <w:tab/>
      </w:r>
      <w:r w:rsidRPr="00821A47">
        <w:rPr>
          <w:sz w:val="22"/>
          <w:szCs w:val="22"/>
        </w:rPr>
        <w:tab/>
      </w:r>
      <w:r w:rsidRPr="00821A47">
        <w:rPr>
          <w:sz w:val="22"/>
          <w:szCs w:val="22"/>
        </w:rPr>
        <w:tab/>
        <w:t>1.</w:t>
      </w:r>
      <w:r w:rsidRPr="00821A47">
        <w:rPr>
          <w:sz w:val="22"/>
          <w:szCs w:val="22"/>
        </w:rPr>
        <w:tab/>
        <w:t xml:space="preserve">A "pulse compression" ratio exceeding 150; </w:t>
      </w:r>
      <w:r w:rsidRPr="00821A47">
        <w:rPr>
          <w:sz w:val="22"/>
          <w:szCs w:val="22"/>
          <w:u w:val="single"/>
        </w:rPr>
        <w:t>or</w:t>
      </w:r>
    </w:p>
    <w:p w14:paraId="79CA6489" w14:textId="77777777" w:rsidR="00CF3264" w:rsidRPr="00821A47" w:rsidRDefault="00CF3264" w:rsidP="00604EE5">
      <w:pPr>
        <w:pStyle w:val="1A1a1"/>
        <w:spacing w:before="60"/>
        <w:ind w:left="2064" w:right="-23" w:hanging="2041"/>
        <w:jc w:val="both"/>
        <w:rPr>
          <w:sz w:val="22"/>
          <w:szCs w:val="22"/>
          <w:u w:val="single"/>
        </w:rPr>
      </w:pPr>
      <w:r w:rsidRPr="00821A47">
        <w:rPr>
          <w:sz w:val="22"/>
          <w:szCs w:val="22"/>
        </w:rPr>
        <w:tab/>
      </w:r>
      <w:r w:rsidRPr="00821A47">
        <w:rPr>
          <w:sz w:val="22"/>
          <w:szCs w:val="22"/>
        </w:rPr>
        <w:tab/>
      </w:r>
      <w:r w:rsidRPr="00821A47">
        <w:rPr>
          <w:sz w:val="22"/>
          <w:szCs w:val="22"/>
        </w:rPr>
        <w:tab/>
      </w:r>
      <w:r w:rsidRPr="00821A47">
        <w:rPr>
          <w:sz w:val="22"/>
          <w:szCs w:val="22"/>
        </w:rPr>
        <w:tab/>
        <w:t>2.</w:t>
      </w:r>
      <w:r w:rsidRPr="00821A47">
        <w:rPr>
          <w:sz w:val="22"/>
          <w:szCs w:val="22"/>
        </w:rPr>
        <w:tab/>
        <w:t>A</w:t>
      </w:r>
      <w:r w:rsidR="008F414B" w:rsidRPr="00821A47">
        <w:rPr>
          <w:sz w:val="22"/>
          <w:szCs w:val="22"/>
        </w:rPr>
        <w:t xml:space="preserve"> compressed</w:t>
      </w:r>
      <w:r w:rsidRPr="00821A47">
        <w:rPr>
          <w:sz w:val="22"/>
          <w:szCs w:val="22"/>
        </w:rPr>
        <w:t xml:space="preserve"> pulse width of less than 200 ns; </w:t>
      </w:r>
      <w:r w:rsidRPr="00821A47">
        <w:rPr>
          <w:sz w:val="22"/>
          <w:szCs w:val="22"/>
          <w:u w:val="single"/>
        </w:rPr>
        <w:t>or</w:t>
      </w:r>
    </w:p>
    <w:p w14:paraId="647FCF15" w14:textId="77777777" w:rsidR="00E16768" w:rsidRPr="00821A47" w:rsidRDefault="00E16768" w:rsidP="00E16768">
      <w:pPr>
        <w:spacing w:before="60"/>
        <w:ind w:left="2972" w:right="-23" w:hanging="885"/>
        <w:jc w:val="both"/>
        <w:rPr>
          <w:i/>
          <w:spacing w:val="-4"/>
          <w:sz w:val="22"/>
          <w:szCs w:val="22"/>
          <w:lang w:eastAsia="ja-JP"/>
        </w:rPr>
      </w:pPr>
      <w:r w:rsidRPr="00821A47">
        <w:rPr>
          <w:i/>
          <w:spacing w:val="-4"/>
          <w:sz w:val="22"/>
          <w:szCs w:val="22"/>
          <w:u w:val="single"/>
        </w:rPr>
        <w:t>Note</w:t>
      </w:r>
      <w:r w:rsidRPr="00821A47">
        <w:rPr>
          <w:i/>
          <w:spacing w:val="-4"/>
          <w:sz w:val="22"/>
          <w:szCs w:val="22"/>
        </w:rPr>
        <w:tab/>
        <w:t>6.A.</w:t>
      </w:r>
      <w:r w:rsidRPr="00821A47">
        <w:rPr>
          <w:i/>
          <w:spacing w:val="-4"/>
          <w:sz w:val="22"/>
          <w:szCs w:val="22"/>
          <w:lang w:eastAsia="ja-JP"/>
        </w:rPr>
        <w:t xml:space="preserve">8.k.2. </w:t>
      </w:r>
      <w:r w:rsidRPr="00821A47">
        <w:rPr>
          <w:i/>
          <w:spacing w:val="-4"/>
          <w:sz w:val="22"/>
          <w:szCs w:val="22"/>
        </w:rPr>
        <w:t>does not apply to</w:t>
      </w:r>
      <w:r w:rsidRPr="00821A47">
        <w:rPr>
          <w:i/>
          <w:spacing w:val="-4"/>
          <w:sz w:val="22"/>
          <w:szCs w:val="22"/>
          <w:lang w:eastAsia="ja-JP"/>
        </w:rPr>
        <w:t xml:space="preserve"> two dimensional 'marine radar' or 'vessel traffic service’ rada</w:t>
      </w:r>
      <w:r w:rsidR="00F933F4" w:rsidRPr="00821A47">
        <w:rPr>
          <w:i/>
          <w:spacing w:val="-4"/>
          <w:sz w:val="22"/>
          <w:szCs w:val="22"/>
          <w:lang w:eastAsia="ja-JP"/>
        </w:rPr>
        <w:t>r, having all of the following:</w:t>
      </w:r>
    </w:p>
    <w:p w14:paraId="16384773" w14:textId="77777777" w:rsidR="00E16768" w:rsidRPr="00821A47" w:rsidRDefault="00E16768" w:rsidP="00E00011">
      <w:pPr>
        <w:ind w:left="3374" w:right="-23" w:hanging="380"/>
        <w:jc w:val="both"/>
        <w:rPr>
          <w:i/>
          <w:color w:val="auto"/>
          <w:sz w:val="22"/>
          <w:szCs w:val="22"/>
          <w:lang w:eastAsia="ja-JP"/>
        </w:rPr>
      </w:pPr>
      <w:r w:rsidRPr="00821A47">
        <w:rPr>
          <w:i/>
          <w:sz w:val="22"/>
          <w:szCs w:val="22"/>
          <w:lang w:eastAsia="ja-JP"/>
        </w:rPr>
        <w:t>a.</w:t>
      </w:r>
      <w:r w:rsidRPr="00821A47">
        <w:rPr>
          <w:i/>
          <w:sz w:val="22"/>
          <w:szCs w:val="22"/>
          <w:lang w:eastAsia="ja-JP"/>
        </w:rPr>
        <w:tab/>
        <w:t xml:space="preserve">"Pulse compression" ratio not exceeding </w:t>
      </w:r>
      <w:r w:rsidRPr="00821A47">
        <w:rPr>
          <w:i/>
          <w:color w:val="auto"/>
          <w:sz w:val="22"/>
          <w:szCs w:val="22"/>
          <w:lang w:eastAsia="ja-JP"/>
        </w:rPr>
        <w:t>150;</w:t>
      </w:r>
    </w:p>
    <w:p w14:paraId="0819D30F" w14:textId="77777777" w:rsidR="00E16768" w:rsidRPr="00821A47" w:rsidRDefault="00E16768" w:rsidP="00E16768">
      <w:pPr>
        <w:ind w:left="3374" w:right="-23" w:hanging="378"/>
        <w:jc w:val="both"/>
        <w:rPr>
          <w:i/>
          <w:sz w:val="22"/>
          <w:szCs w:val="22"/>
          <w:lang w:eastAsia="ja-JP"/>
        </w:rPr>
      </w:pPr>
      <w:r w:rsidRPr="00821A47">
        <w:rPr>
          <w:i/>
          <w:sz w:val="22"/>
          <w:szCs w:val="22"/>
          <w:lang w:eastAsia="ja-JP"/>
        </w:rPr>
        <w:t>b.</w:t>
      </w:r>
      <w:r w:rsidRPr="00821A47">
        <w:rPr>
          <w:i/>
          <w:sz w:val="22"/>
          <w:szCs w:val="22"/>
          <w:lang w:eastAsia="ja-JP"/>
        </w:rPr>
        <w:tab/>
        <w:t>Compressed pulse width of greater than 30 ns;</w:t>
      </w:r>
    </w:p>
    <w:p w14:paraId="61C2967A" w14:textId="77777777" w:rsidR="00E16768" w:rsidRPr="00821A47" w:rsidRDefault="00E16768" w:rsidP="00E16768">
      <w:pPr>
        <w:ind w:left="3374" w:right="-23" w:hanging="378"/>
        <w:jc w:val="both"/>
        <w:rPr>
          <w:i/>
          <w:sz w:val="22"/>
          <w:szCs w:val="22"/>
          <w:lang w:eastAsia="ja-JP"/>
        </w:rPr>
      </w:pPr>
      <w:r w:rsidRPr="00821A47">
        <w:rPr>
          <w:i/>
          <w:sz w:val="22"/>
          <w:szCs w:val="22"/>
          <w:lang w:eastAsia="ja-JP"/>
        </w:rPr>
        <w:t>c.</w:t>
      </w:r>
      <w:r w:rsidRPr="00821A47">
        <w:rPr>
          <w:i/>
          <w:sz w:val="22"/>
          <w:szCs w:val="22"/>
          <w:lang w:eastAsia="ja-JP"/>
        </w:rPr>
        <w:tab/>
        <w:t>Single and rotating mechanically scanned antenna;</w:t>
      </w:r>
    </w:p>
    <w:p w14:paraId="0113B0B9" w14:textId="77777777" w:rsidR="00E16768" w:rsidRPr="00821A47" w:rsidRDefault="00E16768" w:rsidP="00E16768">
      <w:pPr>
        <w:ind w:left="3374" w:right="-23" w:hanging="378"/>
        <w:jc w:val="both"/>
        <w:rPr>
          <w:i/>
          <w:sz w:val="22"/>
          <w:szCs w:val="22"/>
          <w:lang w:eastAsia="ja-JP"/>
        </w:rPr>
      </w:pPr>
      <w:r w:rsidRPr="00821A47">
        <w:rPr>
          <w:i/>
          <w:sz w:val="22"/>
          <w:szCs w:val="22"/>
          <w:lang w:eastAsia="ja-JP"/>
        </w:rPr>
        <w:t>d.</w:t>
      </w:r>
      <w:r w:rsidRPr="00821A47">
        <w:rPr>
          <w:i/>
          <w:sz w:val="22"/>
          <w:szCs w:val="22"/>
          <w:lang w:eastAsia="ja-JP"/>
        </w:rPr>
        <w:tab/>
      </w:r>
      <w:r w:rsidRPr="00821A47">
        <w:rPr>
          <w:i/>
          <w:color w:val="auto"/>
          <w:sz w:val="22"/>
          <w:szCs w:val="22"/>
          <w:lang w:eastAsia="ja-JP"/>
        </w:rPr>
        <w:t xml:space="preserve">Peak </w:t>
      </w:r>
      <w:r w:rsidRPr="00821A47">
        <w:rPr>
          <w:i/>
          <w:sz w:val="22"/>
          <w:szCs w:val="22"/>
          <w:lang w:eastAsia="ja-JP"/>
        </w:rPr>
        <w:t xml:space="preserve">output power not exceeding 250 W; </w:t>
      </w:r>
      <w:r w:rsidRPr="00821A47">
        <w:rPr>
          <w:i/>
          <w:sz w:val="22"/>
          <w:szCs w:val="22"/>
          <w:u w:val="single"/>
          <w:lang w:eastAsia="ja-JP"/>
        </w:rPr>
        <w:t>and</w:t>
      </w:r>
    </w:p>
    <w:p w14:paraId="6B6F59FC" w14:textId="77777777" w:rsidR="00E16768" w:rsidRPr="00821A47" w:rsidRDefault="00E16768" w:rsidP="00E16768">
      <w:pPr>
        <w:ind w:left="3374" w:right="-23" w:hanging="378"/>
        <w:jc w:val="both"/>
        <w:rPr>
          <w:color w:val="auto"/>
          <w:sz w:val="22"/>
          <w:szCs w:val="22"/>
          <w:lang w:eastAsia="ja-JP"/>
        </w:rPr>
      </w:pPr>
      <w:r w:rsidRPr="00821A47">
        <w:rPr>
          <w:i/>
          <w:color w:val="auto"/>
          <w:sz w:val="22"/>
          <w:szCs w:val="22"/>
          <w:lang w:eastAsia="ja-JP"/>
        </w:rPr>
        <w:t>e.</w:t>
      </w:r>
      <w:r w:rsidRPr="00821A47">
        <w:rPr>
          <w:i/>
          <w:color w:val="auto"/>
          <w:sz w:val="22"/>
          <w:szCs w:val="22"/>
          <w:lang w:eastAsia="ja-JP"/>
        </w:rPr>
        <w:tab/>
        <w:t>Not capable of "frequency hopping".</w:t>
      </w:r>
    </w:p>
    <w:p w14:paraId="29DBFBE8" w14:textId="77777777" w:rsidR="00E16768" w:rsidRPr="00821A47" w:rsidRDefault="00E16768">
      <w:pPr>
        <w:pStyle w:val="1A1a1"/>
        <w:ind w:right="-22"/>
        <w:jc w:val="both"/>
        <w:rPr>
          <w:sz w:val="18"/>
          <w:szCs w:val="18"/>
        </w:rPr>
      </w:pPr>
    </w:p>
    <w:p w14:paraId="775BACC0" w14:textId="77777777" w:rsidR="00CF3264" w:rsidRPr="00821A47" w:rsidRDefault="008F414B" w:rsidP="008F414B">
      <w:pPr>
        <w:pStyle w:val="1A1a"/>
        <w:ind w:left="1582" w:right="-23" w:hanging="1582"/>
        <w:jc w:val="both"/>
        <w:rPr>
          <w:sz w:val="22"/>
          <w:szCs w:val="22"/>
        </w:rPr>
      </w:pPr>
      <w:r w:rsidRPr="00821A47">
        <w:rPr>
          <w:sz w:val="22"/>
          <w:szCs w:val="22"/>
        </w:rPr>
        <w:t>6.</w:t>
      </w:r>
      <w:r w:rsidRPr="00821A47">
        <w:rPr>
          <w:sz w:val="22"/>
          <w:szCs w:val="22"/>
        </w:rPr>
        <w:tab/>
        <w:t>A.</w:t>
      </w:r>
      <w:r w:rsidRPr="00821A47">
        <w:rPr>
          <w:sz w:val="22"/>
          <w:szCs w:val="22"/>
        </w:rPr>
        <w:tab/>
        <w:t>8.</w:t>
      </w:r>
      <w:r w:rsidRPr="00821A47">
        <w:rPr>
          <w:sz w:val="22"/>
          <w:szCs w:val="22"/>
        </w:rPr>
        <w:tab/>
        <w:t>l</w:t>
      </w:r>
      <w:r w:rsidR="00CF3264" w:rsidRPr="00821A47">
        <w:rPr>
          <w:sz w:val="22"/>
          <w:szCs w:val="22"/>
        </w:rPr>
        <w:t>.</w:t>
      </w:r>
      <w:r w:rsidR="00CF3264" w:rsidRPr="00821A47">
        <w:rPr>
          <w:sz w:val="22"/>
          <w:szCs w:val="22"/>
        </w:rPr>
        <w:tab/>
        <w:t>Having data processing sub-systems and having any of the following:</w:t>
      </w:r>
    </w:p>
    <w:p w14:paraId="12FF27CE" w14:textId="77777777" w:rsidR="00CF3264" w:rsidRPr="00821A47" w:rsidRDefault="00CF3264" w:rsidP="00604EE5">
      <w:pPr>
        <w:pStyle w:val="1A1a1"/>
        <w:spacing w:before="60"/>
        <w:ind w:left="2064" w:right="-23" w:hanging="2041"/>
        <w:jc w:val="both"/>
        <w:rPr>
          <w:spacing w:val="-6"/>
          <w:sz w:val="22"/>
          <w:szCs w:val="22"/>
          <w:u w:val="single"/>
        </w:rPr>
      </w:pPr>
      <w:r w:rsidRPr="00821A47">
        <w:rPr>
          <w:sz w:val="22"/>
          <w:szCs w:val="22"/>
        </w:rPr>
        <w:tab/>
      </w:r>
      <w:r w:rsidRPr="00821A47">
        <w:rPr>
          <w:sz w:val="22"/>
          <w:szCs w:val="22"/>
        </w:rPr>
        <w:tab/>
      </w:r>
      <w:r w:rsidRPr="00821A47">
        <w:rPr>
          <w:sz w:val="22"/>
          <w:szCs w:val="22"/>
        </w:rPr>
        <w:tab/>
      </w:r>
      <w:r w:rsidRPr="00821A47">
        <w:rPr>
          <w:sz w:val="22"/>
          <w:szCs w:val="22"/>
        </w:rPr>
        <w:tab/>
        <w:t>1.</w:t>
      </w:r>
      <w:r w:rsidRPr="00821A47">
        <w:rPr>
          <w:sz w:val="22"/>
          <w:szCs w:val="22"/>
        </w:rPr>
        <w:tab/>
      </w:r>
      <w:r w:rsidR="000439F2" w:rsidRPr="00821A47">
        <w:rPr>
          <w:spacing w:val="-6"/>
          <w:sz w:val="22"/>
          <w:szCs w:val="22"/>
        </w:rPr>
        <w:t>'</w:t>
      </w:r>
      <w:r w:rsidRPr="00821A47">
        <w:rPr>
          <w:spacing w:val="-6"/>
          <w:sz w:val="22"/>
          <w:szCs w:val="22"/>
        </w:rPr>
        <w:t>Automatic target tracking</w:t>
      </w:r>
      <w:r w:rsidR="000439F2" w:rsidRPr="00821A47">
        <w:rPr>
          <w:spacing w:val="-6"/>
          <w:sz w:val="22"/>
          <w:szCs w:val="22"/>
        </w:rPr>
        <w:t>'</w:t>
      </w:r>
      <w:r w:rsidRPr="00821A47">
        <w:rPr>
          <w:spacing w:val="-6"/>
          <w:sz w:val="22"/>
          <w:szCs w:val="22"/>
        </w:rPr>
        <w:t xml:space="preserve"> providing, at any antenna rotation, the predicted target position beyond the time of the next antenna beam passage; </w:t>
      </w:r>
      <w:r w:rsidRPr="00821A47">
        <w:rPr>
          <w:spacing w:val="-6"/>
          <w:sz w:val="22"/>
          <w:szCs w:val="22"/>
          <w:u w:val="single"/>
        </w:rPr>
        <w:t>or</w:t>
      </w:r>
    </w:p>
    <w:p w14:paraId="61A6CC98" w14:textId="77777777" w:rsidR="00CF3264" w:rsidRPr="00821A47" w:rsidRDefault="00CF3264" w:rsidP="000439F2">
      <w:pPr>
        <w:pStyle w:val="1A1a1note1"/>
        <w:spacing w:before="60"/>
        <w:ind w:left="2857" w:right="-23" w:hanging="799"/>
        <w:jc w:val="both"/>
        <w:rPr>
          <w:i/>
          <w:sz w:val="22"/>
          <w:szCs w:val="22"/>
        </w:rPr>
      </w:pPr>
      <w:r w:rsidRPr="00821A47">
        <w:rPr>
          <w:i/>
          <w:sz w:val="22"/>
          <w:szCs w:val="22"/>
          <w:u w:val="single"/>
        </w:rPr>
        <w:t>Note</w:t>
      </w:r>
      <w:r w:rsidRPr="00821A47">
        <w:rPr>
          <w:i/>
          <w:sz w:val="22"/>
          <w:szCs w:val="22"/>
        </w:rPr>
        <w:tab/>
        <w:t xml:space="preserve">6.A.8.l.1. does not apply to conflict alert capability in ATC systems, or </w:t>
      </w:r>
      <w:r w:rsidR="008F414B" w:rsidRPr="00821A47">
        <w:rPr>
          <w:i/>
          <w:sz w:val="22"/>
          <w:szCs w:val="22"/>
        </w:rPr>
        <w:t>'</w:t>
      </w:r>
      <w:r w:rsidRPr="00821A47">
        <w:rPr>
          <w:i/>
          <w:sz w:val="22"/>
          <w:szCs w:val="22"/>
        </w:rPr>
        <w:t>marine radar</w:t>
      </w:r>
      <w:r w:rsidR="008F414B" w:rsidRPr="00821A47">
        <w:rPr>
          <w:i/>
          <w:sz w:val="22"/>
          <w:szCs w:val="22"/>
        </w:rPr>
        <w:t>'</w:t>
      </w:r>
      <w:r w:rsidRPr="00821A47">
        <w:rPr>
          <w:i/>
          <w:sz w:val="22"/>
          <w:szCs w:val="22"/>
        </w:rPr>
        <w:t>.</w:t>
      </w:r>
    </w:p>
    <w:p w14:paraId="5703DD5A" w14:textId="77777777" w:rsidR="000439F2" w:rsidRPr="00821A47" w:rsidRDefault="000439F2" w:rsidP="000439F2">
      <w:pPr>
        <w:pStyle w:val="1A1a"/>
        <w:tabs>
          <w:tab w:val="clear" w:pos="340"/>
          <w:tab w:val="clear" w:pos="700"/>
          <w:tab w:val="clear" w:pos="1179"/>
        </w:tabs>
        <w:spacing w:before="60"/>
        <w:ind w:left="2030" w:right="-23" w:hanging="6"/>
        <w:jc w:val="both"/>
        <w:rPr>
          <w:i/>
          <w:sz w:val="22"/>
          <w:szCs w:val="22"/>
          <w:u w:val="single"/>
        </w:rPr>
      </w:pPr>
      <w:r w:rsidRPr="00821A47">
        <w:rPr>
          <w:i/>
          <w:sz w:val="22"/>
          <w:szCs w:val="22"/>
          <w:u w:val="single"/>
        </w:rPr>
        <w:t>Technical Note</w:t>
      </w:r>
    </w:p>
    <w:p w14:paraId="4A4FA262" w14:textId="77777777" w:rsidR="000439F2" w:rsidRPr="00821A47" w:rsidRDefault="005F61E0" w:rsidP="000439F2">
      <w:pPr>
        <w:pStyle w:val="1A1a"/>
        <w:tabs>
          <w:tab w:val="clear" w:pos="340"/>
          <w:tab w:val="clear" w:pos="700"/>
          <w:tab w:val="clear" w:pos="1179"/>
        </w:tabs>
        <w:ind w:left="2030" w:right="-23" w:hanging="6"/>
        <w:jc w:val="both"/>
        <w:rPr>
          <w:sz w:val="22"/>
          <w:szCs w:val="22"/>
        </w:rPr>
      </w:pPr>
      <w:r w:rsidRPr="00821A47">
        <w:rPr>
          <w:i/>
          <w:sz w:val="22"/>
          <w:szCs w:val="22"/>
        </w:rPr>
        <w:t xml:space="preserve">For the purposes of 6.A.8.l.1., </w:t>
      </w:r>
      <w:r w:rsidR="000439F2" w:rsidRPr="00821A47">
        <w:rPr>
          <w:i/>
          <w:sz w:val="22"/>
          <w:szCs w:val="22"/>
        </w:rPr>
        <w:t>'</w:t>
      </w:r>
      <w:r w:rsidRPr="00821A47">
        <w:rPr>
          <w:i/>
          <w:sz w:val="22"/>
          <w:szCs w:val="22"/>
        </w:rPr>
        <w:t>a</w:t>
      </w:r>
      <w:r w:rsidR="000439F2" w:rsidRPr="00821A47">
        <w:rPr>
          <w:i/>
          <w:sz w:val="22"/>
          <w:szCs w:val="22"/>
        </w:rPr>
        <w:t>utomatic target tracking' is a processing technique that automatically determines and provides as output an extrapolated value of the most probable position of the target in real time.</w:t>
      </w:r>
    </w:p>
    <w:p w14:paraId="6C155786" w14:textId="77777777" w:rsidR="00CF3264" w:rsidRPr="00821A47" w:rsidRDefault="00CF3264" w:rsidP="00604EE5">
      <w:pPr>
        <w:pStyle w:val="1A1a1"/>
        <w:spacing w:before="60"/>
        <w:ind w:left="2064" w:right="-23" w:hanging="2041"/>
        <w:jc w:val="both"/>
        <w:rPr>
          <w:sz w:val="22"/>
          <w:szCs w:val="22"/>
        </w:rPr>
      </w:pPr>
      <w:r w:rsidRPr="00821A47">
        <w:rPr>
          <w:sz w:val="22"/>
          <w:szCs w:val="22"/>
        </w:rPr>
        <w:tab/>
      </w:r>
      <w:r w:rsidRPr="00821A47">
        <w:rPr>
          <w:sz w:val="22"/>
          <w:szCs w:val="22"/>
        </w:rPr>
        <w:tab/>
      </w:r>
      <w:r w:rsidRPr="00821A47">
        <w:rPr>
          <w:sz w:val="22"/>
          <w:szCs w:val="22"/>
        </w:rPr>
        <w:tab/>
      </w:r>
      <w:r w:rsidRPr="00821A47">
        <w:rPr>
          <w:sz w:val="22"/>
          <w:szCs w:val="22"/>
        </w:rPr>
        <w:tab/>
        <w:t>2.</w:t>
      </w:r>
      <w:r w:rsidRPr="00821A47">
        <w:rPr>
          <w:sz w:val="22"/>
          <w:szCs w:val="22"/>
        </w:rPr>
        <w:tab/>
        <w:t>Not used since 2010</w:t>
      </w:r>
    </w:p>
    <w:p w14:paraId="09CBAC4A" w14:textId="77777777" w:rsidR="00CF3264" w:rsidRPr="00821A47" w:rsidRDefault="00CF3264" w:rsidP="00604EE5">
      <w:pPr>
        <w:pStyle w:val="1A1a1"/>
        <w:spacing w:before="60"/>
        <w:ind w:left="2064" w:right="-23" w:hanging="2041"/>
        <w:jc w:val="both"/>
        <w:rPr>
          <w:sz w:val="22"/>
          <w:szCs w:val="22"/>
        </w:rPr>
      </w:pPr>
      <w:r w:rsidRPr="00821A47">
        <w:rPr>
          <w:sz w:val="22"/>
          <w:szCs w:val="22"/>
        </w:rPr>
        <w:tab/>
      </w:r>
      <w:r w:rsidRPr="00821A47">
        <w:rPr>
          <w:sz w:val="22"/>
          <w:szCs w:val="22"/>
        </w:rPr>
        <w:tab/>
      </w:r>
      <w:r w:rsidRPr="00821A47">
        <w:rPr>
          <w:sz w:val="22"/>
          <w:szCs w:val="22"/>
        </w:rPr>
        <w:tab/>
      </w:r>
      <w:r w:rsidRPr="00821A47">
        <w:rPr>
          <w:sz w:val="22"/>
          <w:szCs w:val="22"/>
        </w:rPr>
        <w:tab/>
        <w:t>3.</w:t>
      </w:r>
      <w:r w:rsidRPr="00821A47">
        <w:rPr>
          <w:sz w:val="22"/>
          <w:szCs w:val="22"/>
        </w:rPr>
        <w:tab/>
        <w:t>Not used since 2010</w:t>
      </w:r>
    </w:p>
    <w:p w14:paraId="659D490E" w14:textId="77777777" w:rsidR="00CF3264" w:rsidRPr="00821A47" w:rsidRDefault="0000096B" w:rsidP="00604EE5">
      <w:pPr>
        <w:pStyle w:val="1A1a1"/>
        <w:spacing w:before="60"/>
        <w:ind w:left="2064" w:right="-23" w:hanging="2041"/>
        <w:jc w:val="both"/>
        <w:rPr>
          <w:sz w:val="22"/>
          <w:szCs w:val="22"/>
        </w:rPr>
      </w:pPr>
      <w:r w:rsidRPr="00821A47">
        <w:rPr>
          <w:sz w:val="22"/>
          <w:szCs w:val="22"/>
        </w:rPr>
        <w:tab/>
      </w:r>
      <w:r w:rsidRPr="00821A47">
        <w:rPr>
          <w:sz w:val="22"/>
          <w:szCs w:val="22"/>
        </w:rPr>
        <w:tab/>
      </w:r>
      <w:r w:rsidRPr="00821A47">
        <w:rPr>
          <w:sz w:val="22"/>
          <w:szCs w:val="22"/>
        </w:rPr>
        <w:tab/>
      </w:r>
      <w:r w:rsidR="007267B5" w:rsidRPr="00821A47">
        <w:rPr>
          <w:sz w:val="22"/>
          <w:szCs w:val="22"/>
        </w:rPr>
        <w:tab/>
      </w:r>
      <w:r w:rsidR="00CF3264" w:rsidRPr="00821A47">
        <w:rPr>
          <w:sz w:val="22"/>
          <w:szCs w:val="22"/>
        </w:rPr>
        <w:t>4.</w:t>
      </w:r>
      <w:r w:rsidR="00CF3264" w:rsidRPr="00821A47">
        <w:rPr>
          <w:sz w:val="22"/>
          <w:szCs w:val="22"/>
        </w:rPr>
        <w:tab/>
        <w:t>Configured to provide superposition and correlation, or fusion, of target data withi</w:t>
      </w:r>
      <w:r w:rsidR="000439F2" w:rsidRPr="00821A47">
        <w:rPr>
          <w:sz w:val="22"/>
          <w:szCs w:val="22"/>
        </w:rPr>
        <w:t>n six seconds from two or more '</w:t>
      </w:r>
      <w:r w:rsidR="00CF3264" w:rsidRPr="00821A47">
        <w:rPr>
          <w:sz w:val="22"/>
          <w:szCs w:val="22"/>
        </w:rPr>
        <w:t>geographically dispersed</w:t>
      </w:r>
      <w:r w:rsidR="000439F2" w:rsidRPr="00821A47">
        <w:rPr>
          <w:sz w:val="22"/>
          <w:szCs w:val="22"/>
        </w:rPr>
        <w:t>'</w:t>
      </w:r>
      <w:r w:rsidR="00CF3264" w:rsidRPr="00821A47">
        <w:rPr>
          <w:sz w:val="22"/>
          <w:szCs w:val="22"/>
        </w:rPr>
        <w:t xml:space="preserve"> radar sensors to improve the aggregate performance beyond that of any single sensor specified </w:t>
      </w:r>
      <w:r w:rsidR="00E00011" w:rsidRPr="00821A47">
        <w:rPr>
          <w:sz w:val="22"/>
          <w:szCs w:val="22"/>
        </w:rPr>
        <w:t>in</w:t>
      </w:r>
      <w:r w:rsidR="00CF3264" w:rsidRPr="00821A47">
        <w:rPr>
          <w:sz w:val="22"/>
          <w:szCs w:val="22"/>
        </w:rPr>
        <w:t xml:space="preserve"> 6.A.8.f. or 6.A.8.i.</w:t>
      </w:r>
    </w:p>
    <w:p w14:paraId="5E088470" w14:textId="77777777" w:rsidR="000439F2" w:rsidRPr="00821A47" w:rsidRDefault="000439F2" w:rsidP="000439F2">
      <w:pPr>
        <w:pStyle w:val="1A1a"/>
        <w:tabs>
          <w:tab w:val="clear" w:pos="340"/>
          <w:tab w:val="clear" w:pos="700"/>
          <w:tab w:val="clear" w:pos="1179"/>
        </w:tabs>
        <w:spacing w:before="60"/>
        <w:ind w:left="2030" w:right="-23" w:hanging="6"/>
        <w:jc w:val="both"/>
        <w:rPr>
          <w:i/>
          <w:sz w:val="22"/>
          <w:szCs w:val="22"/>
          <w:u w:val="single"/>
        </w:rPr>
      </w:pPr>
      <w:r w:rsidRPr="00821A47">
        <w:rPr>
          <w:i/>
          <w:sz w:val="22"/>
          <w:szCs w:val="22"/>
          <w:u w:val="single"/>
        </w:rPr>
        <w:t>Technical Note</w:t>
      </w:r>
    </w:p>
    <w:p w14:paraId="07CD9B2D" w14:textId="77777777" w:rsidR="000439F2" w:rsidRPr="00821A47" w:rsidRDefault="0039079D" w:rsidP="000439F2">
      <w:pPr>
        <w:pStyle w:val="1A1a"/>
        <w:tabs>
          <w:tab w:val="clear" w:pos="340"/>
          <w:tab w:val="clear" w:pos="700"/>
          <w:tab w:val="clear" w:pos="1179"/>
        </w:tabs>
        <w:ind w:left="2030" w:right="-23" w:hanging="6"/>
        <w:jc w:val="both"/>
        <w:rPr>
          <w:sz w:val="22"/>
          <w:szCs w:val="22"/>
        </w:rPr>
      </w:pPr>
      <w:r w:rsidRPr="00821A47">
        <w:rPr>
          <w:i/>
          <w:sz w:val="22"/>
          <w:szCs w:val="22"/>
        </w:rPr>
        <w:t>For the purposes of 6.A.8.l.4., s</w:t>
      </w:r>
      <w:r w:rsidR="000439F2" w:rsidRPr="00821A47">
        <w:rPr>
          <w:i/>
          <w:sz w:val="22"/>
          <w:szCs w:val="22"/>
        </w:rPr>
        <w:t>ensors are considered 'geographically dispersed' when each location is distant from any other more than 1,500 m in any direction. Mobile sensors are always considered 'geographically dispersed'.</w:t>
      </w:r>
    </w:p>
    <w:p w14:paraId="75C6C2B2" w14:textId="77777777" w:rsidR="00CF3264" w:rsidRPr="00821A47" w:rsidRDefault="00CF3264" w:rsidP="0080340F">
      <w:pPr>
        <w:tabs>
          <w:tab w:val="left" w:pos="340"/>
          <w:tab w:val="left" w:pos="720"/>
          <w:tab w:val="left" w:pos="1179"/>
          <w:tab w:val="left" w:pos="1582"/>
          <w:tab w:val="left" w:pos="2070"/>
        </w:tabs>
        <w:spacing w:before="60"/>
        <w:ind w:left="2881" w:right="-23" w:hanging="2858"/>
        <w:jc w:val="both"/>
        <w:rPr>
          <w:sz w:val="22"/>
          <w:szCs w:val="22"/>
        </w:rPr>
      </w:pPr>
      <w:r w:rsidRPr="00821A47">
        <w:rPr>
          <w:i/>
          <w:sz w:val="22"/>
          <w:szCs w:val="22"/>
        </w:rPr>
        <w:tab/>
      </w:r>
      <w:r w:rsidRPr="00821A47">
        <w:rPr>
          <w:i/>
          <w:sz w:val="22"/>
          <w:szCs w:val="22"/>
        </w:rPr>
        <w:tab/>
      </w:r>
      <w:r w:rsidRPr="00821A47">
        <w:rPr>
          <w:i/>
          <w:sz w:val="22"/>
          <w:szCs w:val="22"/>
        </w:rPr>
        <w:tab/>
      </w:r>
      <w:r w:rsidRPr="00821A47">
        <w:rPr>
          <w:i/>
          <w:sz w:val="22"/>
          <w:szCs w:val="22"/>
        </w:rPr>
        <w:tab/>
      </w:r>
      <w:r w:rsidRPr="00821A47">
        <w:rPr>
          <w:i/>
          <w:sz w:val="22"/>
          <w:szCs w:val="22"/>
        </w:rPr>
        <w:tab/>
      </w:r>
      <w:r w:rsidRPr="00821A47">
        <w:rPr>
          <w:i/>
          <w:sz w:val="22"/>
          <w:szCs w:val="22"/>
          <w:u w:val="single"/>
        </w:rPr>
        <w:t>N.B.</w:t>
      </w:r>
      <w:r w:rsidRPr="00821A47">
        <w:rPr>
          <w:i/>
          <w:sz w:val="22"/>
          <w:szCs w:val="22"/>
        </w:rPr>
        <w:tab/>
        <w:t>See also ML5.b.</w:t>
      </w:r>
    </w:p>
    <w:p w14:paraId="65280D17" w14:textId="77777777" w:rsidR="00AA17ED" w:rsidRPr="00821A47" w:rsidRDefault="00AA17ED" w:rsidP="000439F2">
      <w:pPr>
        <w:spacing w:before="60"/>
        <w:ind w:left="2336" w:right="-23" w:hanging="777"/>
        <w:jc w:val="both"/>
        <w:rPr>
          <w:i/>
          <w:sz w:val="22"/>
          <w:szCs w:val="22"/>
        </w:rPr>
      </w:pPr>
      <w:r w:rsidRPr="00821A47">
        <w:rPr>
          <w:i/>
          <w:sz w:val="22"/>
          <w:szCs w:val="22"/>
          <w:u w:val="single"/>
        </w:rPr>
        <w:t>Note</w:t>
      </w:r>
      <w:r w:rsidRPr="00821A47">
        <w:rPr>
          <w:i/>
          <w:sz w:val="22"/>
          <w:szCs w:val="22"/>
        </w:rPr>
        <w:tab/>
        <w:t xml:space="preserve">6.A.8.l. does not apply to systems, equipment and assemblies </w:t>
      </w:r>
      <w:r w:rsidR="003D79B1" w:rsidRPr="00821A47">
        <w:rPr>
          <w:i/>
          <w:sz w:val="22"/>
          <w:szCs w:val="22"/>
        </w:rPr>
        <w:t>designed</w:t>
      </w:r>
      <w:r w:rsidRPr="00821A47">
        <w:rPr>
          <w:i/>
          <w:sz w:val="22"/>
          <w:szCs w:val="22"/>
        </w:rPr>
        <w:t xml:space="preserve"> for 'vessel traffic services'.</w:t>
      </w:r>
    </w:p>
    <w:p w14:paraId="4C8B10E2" w14:textId="77777777" w:rsidR="00AA17ED" w:rsidRPr="00821A47" w:rsidRDefault="00AA17ED" w:rsidP="0080340F">
      <w:pPr>
        <w:pStyle w:val="1A1a1note1"/>
        <w:spacing w:before="60"/>
        <w:ind w:left="1191" w:right="-23" w:firstLine="0"/>
        <w:jc w:val="both"/>
        <w:rPr>
          <w:i/>
          <w:sz w:val="22"/>
          <w:szCs w:val="22"/>
          <w:u w:val="single"/>
        </w:rPr>
      </w:pPr>
      <w:r w:rsidRPr="00821A47">
        <w:rPr>
          <w:i/>
          <w:sz w:val="22"/>
          <w:szCs w:val="22"/>
          <w:u w:val="single"/>
        </w:rPr>
        <w:t>Technical Notes</w:t>
      </w:r>
    </w:p>
    <w:p w14:paraId="0E138CAA" w14:textId="77777777" w:rsidR="00C85301" w:rsidRPr="00821A47" w:rsidRDefault="00C85301" w:rsidP="00C85301">
      <w:pPr>
        <w:pStyle w:val="1A1a1note1"/>
        <w:ind w:left="1191" w:right="-23" w:firstLine="0"/>
        <w:jc w:val="both"/>
        <w:rPr>
          <w:i/>
          <w:sz w:val="22"/>
          <w:szCs w:val="22"/>
          <w:lang w:eastAsia="ja-JP"/>
        </w:rPr>
      </w:pPr>
      <w:r w:rsidRPr="00821A47">
        <w:rPr>
          <w:i/>
          <w:sz w:val="22"/>
          <w:szCs w:val="22"/>
          <w:lang w:eastAsia="ja-JP"/>
        </w:rPr>
        <w:t>For the purposes of 6.A.8.:</w:t>
      </w:r>
    </w:p>
    <w:p w14:paraId="1F081214" w14:textId="77777777" w:rsidR="00AA17ED" w:rsidRPr="00821A47" w:rsidRDefault="00AA17ED" w:rsidP="00AA17ED">
      <w:pPr>
        <w:pStyle w:val="1A1a1note1"/>
        <w:ind w:left="1568" w:right="-23" w:hanging="364"/>
        <w:jc w:val="both"/>
        <w:rPr>
          <w:i/>
          <w:spacing w:val="-6"/>
          <w:sz w:val="22"/>
          <w:szCs w:val="22"/>
        </w:rPr>
      </w:pPr>
      <w:r w:rsidRPr="00821A47">
        <w:rPr>
          <w:i/>
          <w:sz w:val="22"/>
          <w:szCs w:val="22"/>
        </w:rPr>
        <w:t>1.</w:t>
      </w:r>
      <w:r w:rsidRPr="00821A47">
        <w:rPr>
          <w:i/>
          <w:sz w:val="22"/>
          <w:szCs w:val="22"/>
        </w:rPr>
        <w:tab/>
      </w:r>
      <w:r w:rsidRPr="00821A47">
        <w:rPr>
          <w:i/>
          <w:spacing w:val="-6"/>
          <w:sz w:val="22"/>
          <w:szCs w:val="22"/>
        </w:rPr>
        <w:t>'</w:t>
      </w:r>
      <w:r w:rsidR="00C85301" w:rsidRPr="00821A47">
        <w:rPr>
          <w:i/>
          <w:spacing w:val="-6"/>
          <w:sz w:val="22"/>
          <w:szCs w:val="22"/>
        </w:rPr>
        <w:t>M</w:t>
      </w:r>
      <w:r w:rsidRPr="00821A47">
        <w:rPr>
          <w:i/>
          <w:spacing w:val="-6"/>
          <w:sz w:val="22"/>
          <w:szCs w:val="22"/>
        </w:rPr>
        <w:t>arine radar' is a radar that</w:t>
      </w:r>
      <w:r w:rsidRPr="00821A47">
        <w:rPr>
          <w:i/>
          <w:spacing w:val="-6"/>
          <w:sz w:val="22"/>
          <w:szCs w:val="22"/>
          <w:lang w:eastAsia="ja-JP"/>
        </w:rPr>
        <w:t xml:space="preserve"> </w:t>
      </w:r>
      <w:r w:rsidRPr="00821A47">
        <w:rPr>
          <w:i/>
          <w:spacing w:val="-6"/>
          <w:sz w:val="22"/>
          <w:szCs w:val="22"/>
        </w:rPr>
        <w:t xml:space="preserve">is </w:t>
      </w:r>
      <w:r w:rsidR="003D79B1" w:rsidRPr="00821A47">
        <w:rPr>
          <w:i/>
          <w:spacing w:val="-6"/>
          <w:sz w:val="22"/>
          <w:szCs w:val="22"/>
        </w:rPr>
        <w:t>designed</w:t>
      </w:r>
      <w:r w:rsidRPr="00821A47">
        <w:rPr>
          <w:i/>
          <w:spacing w:val="-6"/>
          <w:sz w:val="22"/>
          <w:szCs w:val="22"/>
        </w:rPr>
        <w:t xml:space="preserve"> to navigate safely at sea, inland waterways or near-shore environments.</w:t>
      </w:r>
    </w:p>
    <w:p w14:paraId="13AA4536" w14:textId="77777777" w:rsidR="00AA17ED" w:rsidRPr="00821A47" w:rsidRDefault="00AA17ED" w:rsidP="00AA17ED">
      <w:pPr>
        <w:pStyle w:val="1A1a1note1"/>
        <w:ind w:left="1568" w:right="-23" w:hanging="364"/>
        <w:jc w:val="both"/>
        <w:rPr>
          <w:sz w:val="22"/>
          <w:szCs w:val="22"/>
        </w:rPr>
      </w:pPr>
      <w:r w:rsidRPr="00821A47">
        <w:rPr>
          <w:i/>
          <w:sz w:val="22"/>
          <w:szCs w:val="22"/>
        </w:rPr>
        <w:t>2.</w:t>
      </w:r>
      <w:r w:rsidRPr="00821A47">
        <w:rPr>
          <w:i/>
          <w:sz w:val="22"/>
          <w:szCs w:val="22"/>
        </w:rPr>
        <w:tab/>
        <w:t>'</w:t>
      </w:r>
      <w:r w:rsidR="00C85301" w:rsidRPr="00821A47">
        <w:rPr>
          <w:i/>
          <w:sz w:val="22"/>
          <w:szCs w:val="22"/>
        </w:rPr>
        <w:t>V</w:t>
      </w:r>
      <w:r w:rsidRPr="00821A47">
        <w:rPr>
          <w:i/>
          <w:sz w:val="22"/>
          <w:szCs w:val="22"/>
        </w:rPr>
        <w:t xml:space="preserve">essel </w:t>
      </w:r>
      <w:r w:rsidRPr="00821A47">
        <w:rPr>
          <w:i/>
          <w:sz w:val="22"/>
          <w:szCs w:val="22"/>
          <w:lang w:eastAsia="ja-JP"/>
        </w:rPr>
        <w:t>t</w:t>
      </w:r>
      <w:r w:rsidRPr="00821A47">
        <w:rPr>
          <w:i/>
          <w:sz w:val="22"/>
          <w:szCs w:val="22"/>
        </w:rPr>
        <w:t xml:space="preserve">raffic </w:t>
      </w:r>
      <w:r w:rsidRPr="00821A47">
        <w:rPr>
          <w:i/>
          <w:sz w:val="22"/>
          <w:szCs w:val="22"/>
          <w:lang w:eastAsia="ja-JP"/>
        </w:rPr>
        <w:t>s</w:t>
      </w:r>
      <w:r w:rsidRPr="00821A47">
        <w:rPr>
          <w:i/>
          <w:sz w:val="22"/>
          <w:szCs w:val="22"/>
        </w:rPr>
        <w:t xml:space="preserve">ervice' </w:t>
      </w:r>
      <w:r w:rsidRPr="00821A47">
        <w:rPr>
          <w:bCs/>
          <w:i/>
          <w:iCs/>
          <w:sz w:val="22"/>
          <w:szCs w:val="22"/>
        </w:rPr>
        <w:t>is a vessel traffic monitoring and control service</w:t>
      </w:r>
      <w:r w:rsidRPr="00821A47">
        <w:rPr>
          <w:i/>
          <w:sz w:val="22"/>
          <w:szCs w:val="22"/>
        </w:rPr>
        <w:t xml:space="preserve"> </w:t>
      </w:r>
      <w:r w:rsidRPr="00821A47">
        <w:rPr>
          <w:bCs/>
          <w:i/>
          <w:iCs/>
          <w:sz w:val="22"/>
          <w:szCs w:val="22"/>
        </w:rPr>
        <w:t xml:space="preserve">similar to air traffic control for </w:t>
      </w:r>
      <w:r w:rsidR="002A6536" w:rsidRPr="00821A47">
        <w:rPr>
          <w:bCs/>
          <w:i/>
          <w:iCs/>
          <w:sz w:val="22"/>
          <w:szCs w:val="22"/>
        </w:rPr>
        <w:t>"</w:t>
      </w:r>
      <w:r w:rsidRPr="00821A47">
        <w:rPr>
          <w:bCs/>
          <w:i/>
          <w:iCs/>
          <w:sz w:val="22"/>
          <w:szCs w:val="22"/>
        </w:rPr>
        <w:t>aircraft</w:t>
      </w:r>
      <w:r w:rsidR="002A6536" w:rsidRPr="00821A47">
        <w:rPr>
          <w:bCs/>
          <w:i/>
          <w:iCs/>
          <w:sz w:val="22"/>
          <w:szCs w:val="22"/>
        </w:rPr>
        <w:t>"</w:t>
      </w:r>
      <w:r w:rsidRPr="00821A47">
        <w:rPr>
          <w:bCs/>
          <w:i/>
          <w:iCs/>
          <w:sz w:val="22"/>
          <w:szCs w:val="22"/>
        </w:rPr>
        <w:t>.</w:t>
      </w:r>
    </w:p>
    <w:p w14:paraId="062DE816" w14:textId="77777777" w:rsidR="00AA17ED" w:rsidRPr="00821A47" w:rsidRDefault="00AA17ED">
      <w:pPr>
        <w:pStyle w:val="1A"/>
        <w:jc w:val="both"/>
        <w:rPr>
          <w:sz w:val="16"/>
          <w:szCs w:val="16"/>
        </w:rPr>
      </w:pPr>
    </w:p>
    <w:p w14:paraId="2A2D41B3" w14:textId="77777777" w:rsidR="00CF3264" w:rsidRPr="00821A47" w:rsidRDefault="00CF3264">
      <w:pPr>
        <w:pStyle w:val="1A"/>
        <w:jc w:val="both"/>
        <w:rPr>
          <w:sz w:val="16"/>
          <w:szCs w:val="16"/>
        </w:rPr>
      </w:pPr>
    </w:p>
    <w:p w14:paraId="253E423A" w14:textId="77777777" w:rsidR="00CF3264" w:rsidRPr="00821A47" w:rsidRDefault="00CF3264">
      <w:pPr>
        <w:pStyle w:val="1A"/>
        <w:ind w:left="0" w:firstLine="0"/>
        <w:jc w:val="both"/>
        <w:rPr>
          <w:sz w:val="22"/>
          <w:szCs w:val="22"/>
        </w:rPr>
      </w:pPr>
      <w:r w:rsidRPr="00821A47">
        <w:rPr>
          <w:sz w:val="22"/>
          <w:szCs w:val="22"/>
        </w:rPr>
        <w:t>6.</w:t>
      </w:r>
      <w:r w:rsidRPr="00821A47">
        <w:rPr>
          <w:sz w:val="22"/>
          <w:szCs w:val="22"/>
        </w:rPr>
        <w:tab/>
        <w:t>B.</w:t>
      </w:r>
      <w:r w:rsidRPr="00821A47">
        <w:rPr>
          <w:sz w:val="22"/>
          <w:szCs w:val="22"/>
        </w:rPr>
        <w:tab/>
      </w:r>
      <w:r w:rsidRPr="00821A47">
        <w:rPr>
          <w:sz w:val="22"/>
          <w:szCs w:val="22"/>
          <w:u w:val="single"/>
        </w:rPr>
        <w:t>TEST, INSPECTION AND PRODUCTION EQUIPMENT</w:t>
      </w:r>
    </w:p>
    <w:p w14:paraId="607F6883" w14:textId="77777777" w:rsidR="00CF3264" w:rsidRPr="00821A47" w:rsidRDefault="00CF3264">
      <w:pPr>
        <w:pStyle w:val="1A"/>
        <w:jc w:val="both"/>
        <w:rPr>
          <w:sz w:val="20"/>
        </w:rPr>
      </w:pPr>
    </w:p>
    <w:p w14:paraId="12D94155" w14:textId="77777777" w:rsidR="00CF3264" w:rsidRPr="00821A47" w:rsidRDefault="007267B5">
      <w:pPr>
        <w:pStyle w:val="1A1"/>
        <w:ind w:right="-22"/>
        <w:jc w:val="both"/>
        <w:rPr>
          <w:sz w:val="22"/>
          <w:szCs w:val="22"/>
        </w:rPr>
      </w:pPr>
      <w:r w:rsidRPr="00821A47">
        <w:rPr>
          <w:sz w:val="22"/>
          <w:szCs w:val="22"/>
        </w:rPr>
        <w:tab/>
      </w:r>
      <w:r w:rsidR="00CF3264" w:rsidRPr="00821A47">
        <w:rPr>
          <w:sz w:val="22"/>
          <w:szCs w:val="22"/>
        </w:rPr>
        <w:tab/>
        <w:t>1.</w:t>
      </w:r>
      <w:r w:rsidR="00CF3264" w:rsidRPr="00821A47">
        <w:rPr>
          <w:sz w:val="22"/>
          <w:szCs w:val="22"/>
        </w:rPr>
        <w:tab/>
      </w:r>
      <w:r w:rsidR="00CF3264" w:rsidRPr="00821A47">
        <w:rPr>
          <w:sz w:val="22"/>
          <w:szCs w:val="22"/>
          <w:u w:val="single"/>
        </w:rPr>
        <w:t>ACOUSTICS</w:t>
      </w:r>
      <w:r w:rsidR="00CF3264" w:rsidRPr="00821A47">
        <w:rPr>
          <w:sz w:val="22"/>
          <w:szCs w:val="22"/>
        </w:rPr>
        <w:t xml:space="preserve"> - None</w:t>
      </w:r>
    </w:p>
    <w:p w14:paraId="33AC2841" w14:textId="77777777" w:rsidR="00CF3264" w:rsidRPr="00821A47" w:rsidRDefault="00CF3264">
      <w:pPr>
        <w:pStyle w:val="1A"/>
        <w:jc w:val="both"/>
        <w:rPr>
          <w:sz w:val="18"/>
          <w:szCs w:val="18"/>
        </w:rPr>
      </w:pPr>
    </w:p>
    <w:p w14:paraId="6E911F4D" w14:textId="77777777" w:rsidR="00CF3264" w:rsidRPr="00821A47" w:rsidRDefault="007267B5">
      <w:pPr>
        <w:pStyle w:val="1A1"/>
        <w:ind w:right="-22"/>
        <w:jc w:val="both"/>
        <w:rPr>
          <w:sz w:val="22"/>
          <w:szCs w:val="22"/>
        </w:rPr>
      </w:pPr>
      <w:r w:rsidRPr="00821A47">
        <w:rPr>
          <w:sz w:val="22"/>
          <w:szCs w:val="22"/>
        </w:rPr>
        <w:tab/>
      </w:r>
      <w:r w:rsidR="00E91173" w:rsidRPr="00821A47">
        <w:rPr>
          <w:sz w:val="22"/>
          <w:szCs w:val="22"/>
        </w:rPr>
        <w:tab/>
      </w:r>
      <w:r w:rsidR="00CF3264" w:rsidRPr="00821A47">
        <w:rPr>
          <w:sz w:val="22"/>
          <w:szCs w:val="22"/>
        </w:rPr>
        <w:tab/>
      </w:r>
      <w:r w:rsidR="00CF3264" w:rsidRPr="00821A47">
        <w:rPr>
          <w:sz w:val="22"/>
          <w:szCs w:val="22"/>
          <w:u w:val="single"/>
        </w:rPr>
        <w:t>OPTICAL SENSORS</w:t>
      </w:r>
    </w:p>
    <w:p w14:paraId="506AB712" w14:textId="77777777" w:rsidR="00E91173" w:rsidRPr="00821A47" w:rsidRDefault="00E91173" w:rsidP="00E91173">
      <w:pPr>
        <w:pStyle w:val="1A1"/>
        <w:spacing w:before="120"/>
        <w:ind w:left="1123" w:right="-23" w:hanging="1123"/>
        <w:jc w:val="both"/>
        <w:rPr>
          <w:sz w:val="22"/>
          <w:szCs w:val="22"/>
        </w:rPr>
      </w:pPr>
      <w:r w:rsidRPr="00821A47">
        <w:rPr>
          <w:sz w:val="22"/>
          <w:szCs w:val="22"/>
        </w:rPr>
        <w:t>6.</w:t>
      </w:r>
      <w:r w:rsidRPr="00821A47">
        <w:rPr>
          <w:sz w:val="22"/>
          <w:szCs w:val="22"/>
        </w:rPr>
        <w:tab/>
        <w:t>B.</w:t>
      </w:r>
      <w:r w:rsidRPr="00821A47">
        <w:rPr>
          <w:sz w:val="22"/>
          <w:szCs w:val="22"/>
        </w:rPr>
        <w:tab/>
        <w:t>2.</w:t>
      </w:r>
      <w:r w:rsidRPr="00821A47">
        <w:rPr>
          <w:sz w:val="22"/>
          <w:szCs w:val="22"/>
        </w:rPr>
        <w:tab/>
        <w:t xml:space="preserve">Masks and </w:t>
      </w:r>
      <w:proofErr w:type="spellStart"/>
      <w:r w:rsidRPr="00821A47">
        <w:rPr>
          <w:sz w:val="22"/>
          <w:szCs w:val="22"/>
        </w:rPr>
        <w:t>reticles</w:t>
      </w:r>
      <w:proofErr w:type="spellEnd"/>
      <w:r w:rsidRPr="00821A47">
        <w:rPr>
          <w:sz w:val="22"/>
          <w:szCs w:val="22"/>
        </w:rPr>
        <w:t xml:space="preserve">, specially designed for optical sensors specified </w:t>
      </w:r>
      <w:r w:rsidR="0077078D" w:rsidRPr="00821A47">
        <w:rPr>
          <w:sz w:val="22"/>
          <w:szCs w:val="22"/>
        </w:rPr>
        <w:t>in</w:t>
      </w:r>
      <w:r w:rsidRPr="00821A47">
        <w:rPr>
          <w:sz w:val="22"/>
          <w:szCs w:val="22"/>
        </w:rPr>
        <w:t xml:space="preserve"> 6.A.2.a.1.b. or 6.A.2.a.1.d.</w:t>
      </w:r>
    </w:p>
    <w:p w14:paraId="28FE0F2C" w14:textId="77777777" w:rsidR="00CF3264" w:rsidRPr="00821A47" w:rsidRDefault="00CF3264">
      <w:pPr>
        <w:pStyle w:val="1A"/>
        <w:jc w:val="both"/>
        <w:rPr>
          <w:sz w:val="18"/>
          <w:szCs w:val="18"/>
        </w:rPr>
      </w:pPr>
    </w:p>
    <w:p w14:paraId="3598D876" w14:textId="77777777" w:rsidR="00CF3264" w:rsidRPr="00821A47" w:rsidRDefault="007267B5">
      <w:pPr>
        <w:pStyle w:val="1A1"/>
        <w:ind w:right="-22"/>
        <w:jc w:val="both"/>
        <w:rPr>
          <w:sz w:val="22"/>
          <w:szCs w:val="22"/>
        </w:rPr>
      </w:pPr>
      <w:r w:rsidRPr="00821A47">
        <w:rPr>
          <w:sz w:val="22"/>
          <w:szCs w:val="22"/>
        </w:rPr>
        <w:tab/>
      </w:r>
      <w:r w:rsidR="00CF3264" w:rsidRPr="00821A47">
        <w:rPr>
          <w:sz w:val="22"/>
          <w:szCs w:val="22"/>
        </w:rPr>
        <w:tab/>
        <w:t>3.</w:t>
      </w:r>
      <w:r w:rsidR="00CF3264" w:rsidRPr="00821A47">
        <w:rPr>
          <w:sz w:val="22"/>
          <w:szCs w:val="22"/>
        </w:rPr>
        <w:tab/>
      </w:r>
      <w:r w:rsidR="00CF3264" w:rsidRPr="00821A47">
        <w:rPr>
          <w:sz w:val="22"/>
          <w:szCs w:val="22"/>
          <w:u w:val="single"/>
        </w:rPr>
        <w:t>CAMERAS</w:t>
      </w:r>
      <w:r w:rsidR="00CF3264" w:rsidRPr="00821A47">
        <w:rPr>
          <w:sz w:val="22"/>
          <w:szCs w:val="22"/>
        </w:rPr>
        <w:t xml:space="preserve"> - None</w:t>
      </w:r>
    </w:p>
    <w:p w14:paraId="43B4F9AA" w14:textId="77777777" w:rsidR="00CF3264" w:rsidRPr="00821A47" w:rsidRDefault="00CF3264">
      <w:pPr>
        <w:pStyle w:val="1A"/>
        <w:jc w:val="both"/>
        <w:rPr>
          <w:sz w:val="16"/>
          <w:szCs w:val="16"/>
        </w:rPr>
      </w:pPr>
    </w:p>
    <w:p w14:paraId="10DABD96" w14:textId="77777777" w:rsidR="00CF3264" w:rsidRPr="00821A47" w:rsidRDefault="00CF3264">
      <w:pPr>
        <w:pStyle w:val="1A1a"/>
        <w:ind w:right="-22"/>
        <w:jc w:val="both"/>
        <w:rPr>
          <w:sz w:val="22"/>
          <w:szCs w:val="22"/>
        </w:rPr>
      </w:pPr>
      <w:r w:rsidRPr="00821A47">
        <w:rPr>
          <w:sz w:val="22"/>
          <w:szCs w:val="22"/>
        </w:rPr>
        <w:tab/>
      </w:r>
      <w:r w:rsidRPr="00821A47">
        <w:rPr>
          <w:sz w:val="22"/>
          <w:szCs w:val="22"/>
        </w:rPr>
        <w:tab/>
      </w:r>
      <w:r w:rsidR="00391506" w:rsidRPr="00821A47">
        <w:rPr>
          <w:sz w:val="22"/>
          <w:szCs w:val="22"/>
        </w:rPr>
        <w:t xml:space="preserve">        </w:t>
      </w:r>
      <w:r w:rsidRPr="00821A47">
        <w:rPr>
          <w:sz w:val="22"/>
          <w:szCs w:val="22"/>
          <w:u w:val="single"/>
        </w:rPr>
        <w:t>OPTICS</w:t>
      </w:r>
    </w:p>
    <w:p w14:paraId="32A7DA44" w14:textId="77777777" w:rsidR="00CF3264" w:rsidRPr="00821A47" w:rsidRDefault="00CF3264">
      <w:pPr>
        <w:pStyle w:val="1A"/>
        <w:jc w:val="both"/>
        <w:rPr>
          <w:sz w:val="16"/>
          <w:szCs w:val="16"/>
        </w:rPr>
      </w:pPr>
    </w:p>
    <w:p w14:paraId="6C6D3413" w14:textId="77777777" w:rsidR="00CF3264" w:rsidRPr="00821A47" w:rsidRDefault="00CF3264">
      <w:pPr>
        <w:pStyle w:val="1A1"/>
        <w:ind w:right="-22"/>
        <w:jc w:val="both"/>
        <w:rPr>
          <w:sz w:val="22"/>
          <w:szCs w:val="22"/>
        </w:rPr>
      </w:pPr>
      <w:r w:rsidRPr="00821A47">
        <w:rPr>
          <w:sz w:val="22"/>
          <w:szCs w:val="22"/>
        </w:rPr>
        <w:t>6.</w:t>
      </w:r>
      <w:r w:rsidRPr="00821A47">
        <w:rPr>
          <w:sz w:val="22"/>
          <w:szCs w:val="22"/>
        </w:rPr>
        <w:tab/>
        <w:t>B.</w:t>
      </w:r>
      <w:r w:rsidRPr="00821A47">
        <w:rPr>
          <w:sz w:val="22"/>
          <w:szCs w:val="22"/>
        </w:rPr>
        <w:tab/>
        <w:t>4.</w:t>
      </w:r>
      <w:r w:rsidRPr="00821A47">
        <w:rPr>
          <w:sz w:val="22"/>
          <w:szCs w:val="22"/>
        </w:rPr>
        <w:tab/>
        <w:t>Optical equipment as follows:</w:t>
      </w:r>
    </w:p>
    <w:p w14:paraId="3473A0C8" w14:textId="77777777" w:rsidR="00CF3264" w:rsidRPr="00821A47" w:rsidRDefault="00CF3264">
      <w:pPr>
        <w:pStyle w:val="1A1a"/>
        <w:ind w:right="-22"/>
        <w:jc w:val="both"/>
        <w:rPr>
          <w:sz w:val="22"/>
          <w:szCs w:val="22"/>
        </w:rPr>
      </w:pPr>
      <w:r w:rsidRPr="00821A47">
        <w:rPr>
          <w:sz w:val="22"/>
          <w:szCs w:val="22"/>
        </w:rPr>
        <w:tab/>
      </w:r>
      <w:r w:rsidRPr="00821A47">
        <w:rPr>
          <w:sz w:val="22"/>
          <w:szCs w:val="22"/>
        </w:rPr>
        <w:tab/>
      </w:r>
      <w:r w:rsidRPr="00821A47">
        <w:rPr>
          <w:sz w:val="22"/>
          <w:szCs w:val="22"/>
        </w:rPr>
        <w:tab/>
        <w:t>a.</w:t>
      </w:r>
      <w:r w:rsidRPr="00821A47">
        <w:rPr>
          <w:sz w:val="22"/>
          <w:szCs w:val="22"/>
        </w:rPr>
        <w:tab/>
      </w:r>
      <w:r w:rsidR="00C25715" w:rsidRPr="00821A47">
        <w:rPr>
          <w:sz w:val="22"/>
          <w:szCs w:val="22"/>
        </w:rPr>
        <w:t xml:space="preserve">Equipment for measuring absolute reflectance to an "accuracy" of equal to or </w:t>
      </w:r>
      <w:r w:rsidR="004F0771" w:rsidRPr="00821A47">
        <w:rPr>
          <w:sz w:val="22"/>
          <w:szCs w:val="22"/>
        </w:rPr>
        <w:t>less (</w:t>
      </w:r>
      <w:r w:rsidR="00C25715" w:rsidRPr="00821A47">
        <w:rPr>
          <w:sz w:val="22"/>
          <w:szCs w:val="22"/>
        </w:rPr>
        <w:t>better</w:t>
      </w:r>
      <w:r w:rsidR="004F0771" w:rsidRPr="00821A47">
        <w:rPr>
          <w:sz w:val="22"/>
          <w:szCs w:val="22"/>
        </w:rPr>
        <w:t>)</w:t>
      </w:r>
      <w:r w:rsidR="00C25715" w:rsidRPr="00821A47">
        <w:rPr>
          <w:sz w:val="22"/>
          <w:szCs w:val="22"/>
        </w:rPr>
        <w:t xml:space="preserve"> than 0.1% of the reflectance value;</w:t>
      </w:r>
    </w:p>
    <w:p w14:paraId="52EBF771" w14:textId="77777777" w:rsidR="00CF3264" w:rsidRPr="00821A47" w:rsidRDefault="00CF3264">
      <w:pPr>
        <w:pStyle w:val="1A1a"/>
        <w:ind w:right="-22"/>
        <w:jc w:val="both"/>
        <w:rPr>
          <w:spacing w:val="-2"/>
          <w:sz w:val="22"/>
          <w:szCs w:val="22"/>
        </w:rPr>
      </w:pPr>
      <w:r w:rsidRPr="00821A47">
        <w:rPr>
          <w:sz w:val="22"/>
          <w:szCs w:val="22"/>
        </w:rPr>
        <w:tab/>
      </w:r>
      <w:r w:rsidRPr="00821A47">
        <w:rPr>
          <w:sz w:val="22"/>
          <w:szCs w:val="22"/>
        </w:rPr>
        <w:tab/>
      </w:r>
      <w:r w:rsidRPr="00821A47">
        <w:rPr>
          <w:sz w:val="22"/>
          <w:szCs w:val="22"/>
        </w:rPr>
        <w:tab/>
        <w:t>b.</w:t>
      </w:r>
      <w:r w:rsidRPr="00821A47">
        <w:rPr>
          <w:sz w:val="22"/>
          <w:szCs w:val="22"/>
        </w:rPr>
        <w:tab/>
      </w:r>
      <w:r w:rsidRPr="00821A47">
        <w:rPr>
          <w:spacing w:val="-2"/>
          <w:sz w:val="22"/>
          <w:szCs w:val="22"/>
        </w:rPr>
        <w:t>Equipment other than optical surface scattering measurement equipment, having an unobscured aperture of more than 10 cm, specially designed for the non-contact optical measurement of a non-planar optical surface figure (profile) to an "accuracy" of 2 nm or less (better) against the required profile.</w:t>
      </w:r>
    </w:p>
    <w:p w14:paraId="41807B46" w14:textId="77777777" w:rsidR="00CF3264" w:rsidRPr="00821A47" w:rsidRDefault="00CF3264" w:rsidP="00F21E3C">
      <w:pPr>
        <w:pStyle w:val="1A1note1"/>
        <w:spacing w:before="60"/>
        <w:ind w:left="1922" w:right="-23" w:hanging="799"/>
        <w:jc w:val="both"/>
        <w:rPr>
          <w:i/>
          <w:sz w:val="22"/>
          <w:szCs w:val="22"/>
        </w:rPr>
      </w:pPr>
      <w:r w:rsidRPr="00821A47">
        <w:rPr>
          <w:i/>
          <w:sz w:val="22"/>
          <w:szCs w:val="22"/>
          <w:u w:val="single"/>
        </w:rPr>
        <w:t>Note</w:t>
      </w:r>
      <w:r w:rsidRPr="00821A47">
        <w:rPr>
          <w:i/>
          <w:sz w:val="22"/>
          <w:szCs w:val="22"/>
        </w:rPr>
        <w:tab/>
        <w:t>6.B.4. does not apply to microscopes.</w:t>
      </w:r>
    </w:p>
    <w:p w14:paraId="7906025F" w14:textId="77777777" w:rsidR="00CF3264" w:rsidRPr="00821A47" w:rsidRDefault="00CF3264">
      <w:pPr>
        <w:pStyle w:val="1A"/>
        <w:jc w:val="both"/>
        <w:rPr>
          <w:sz w:val="22"/>
          <w:szCs w:val="22"/>
        </w:rPr>
      </w:pPr>
    </w:p>
    <w:p w14:paraId="7695DD76" w14:textId="77777777" w:rsidR="00CF3264" w:rsidRPr="00821A47" w:rsidRDefault="00CF3264">
      <w:pPr>
        <w:pStyle w:val="1A1"/>
        <w:ind w:right="-22"/>
        <w:jc w:val="both"/>
        <w:rPr>
          <w:sz w:val="22"/>
          <w:szCs w:val="22"/>
        </w:rPr>
      </w:pPr>
      <w:r w:rsidRPr="00821A47">
        <w:rPr>
          <w:sz w:val="22"/>
          <w:szCs w:val="22"/>
        </w:rPr>
        <w:t>6.</w:t>
      </w:r>
      <w:r w:rsidRPr="00821A47">
        <w:rPr>
          <w:sz w:val="22"/>
          <w:szCs w:val="22"/>
        </w:rPr>
        <w:tab/>
        <w:t>B.</w:t>
      </w:r>
      <w:r w:rsidRPr="00821A47">
        <w:rPr>
          <w:sz w:val="22"/>
          <w:szCs w:val="22"/>
        </w:rPr>
        <w:tab/>
        <w:t xml:space="preserve">5. </w:t>
      </w:r>
      <w:r w:rsidRPr="00821A47">
        <w:rPr>
          <w:sz w:val="22"/>
          <w:szCs w:val="22"/>
        </w:rPr>
        <w:tab/>
      </w:r>
      <w:r w:rsidRPr="00821A47">
        <w:rPr>
          <w:sz w:val="22"/>
          <w:szCs w:val="22"/>
          <w:u w:val="single"/>
        </w:rPr>
        <w:t>LASERS</w:t>
      </w:r>
      <w:r w:rsidRPr="00821A47">
        <w:rPr>
          <w:sz w:val="22"/>
          <w:szCs w:val="22"/>
        </w:rPr>
        <w:t xml:space="preserve"> - None</w:t>
      </w:r>
    </w:p>
    <w:p w14:paraId="6E5DE7E2" w14:textId="77777777" w:rsidR="00CF3264" w:rsidRPr="00821A47" w:rsidRDefault="00CF3264">
      <w:pPr>
        <w:pStyle w:val="1A"/>
        <w:jc w:val="both"/>
        <w:rPr>
          <w:sz w:val="22"/>
          <w:szCs w:val="22"/>
        </w:rPr>
      </w:pPr>
    </w:p>
    <w:p w14:paraId="2395B839" w14:textId="77777777" w:rsidR="00CF3264" w:rsidRPr="00821A47" w:rsidRDefault="00CF3264">
      <w:pPr>
        <w:pStyle w:val="1A1"/>
        <w:ind w:right="-22"/>
        <w:jc w:val="both"/>
        <w:rPr>
          <w:sz w:val="22"/>
          <w:szCs w:val="22"/>
        </w:rPr>
      </w:pPr>
      <w:r w:rsidRPr="00821A47">
        <w:rPr>
          <w:sz w:val="22"/>
          <w:szCs w:val="22"/>
        </w:rPr>
        <w:t>6.</w:t>
      </w:r>
      <w:r w:rsidRPr="00821A47">
        <w:rPr>
          <w:sz w:val="22"/>
          <w:szCs w:val="22"/>
        </w:rPr>
        <w:tab/>
        <w:t>B.</w:t>
      </w:r>
      <w:r w:rsidRPr="00821A47">
        <w:rPr>
          <w:sz w:val="22"/>
          <w:szCs w:val="22"/>
        </w:rPr>
        <w:tab/>
        <w:t xml:space="preserve">6. </w:t>
      </w:r>
      <w:r w:rsidRPr="00821A47">
        <w:rPr>
          <w:sz w:val="22"/>
          <w:szCs w:val="22"/>
        </w:rPr>
        <w:tab/>
      </w:r>
      <w:r w:rsidRPr="00821A47">
        <w:rPr>
          <w:sz w:val="22"/>
          <w:szCs w:val="22"/>
          <w:u w:val="single"/>
        </w:rPr>
        <w:t>MAGNETIC AND ELECTRIC FIELD SENSORS</w:t>
      </w:r>
      <w:r w:rsidRPr="00821A47">
        <w:rPr>
          <w:sz w:val="22"/>
          <w:szCs w:val="22"/>
        </w:rPr>
        <w:t xml:space="preserve"> - None</w:t>
      </w:r>
    </w:p>
    <w:p w14:paraId="41C92492" w14:textId="77777777" w:rsidR="00CF3264" w:rsidRPr="00821A47" w:rsidRDefault="00CF3264">
      <w:pPr>
        <w:pStyle w:val="1A"/>
        <w:jc w:val="both"/>
        <w:rPr>
          <w:sz w:val="22"/>
          <w:szCs w:val="22"/>
        </w:rPr>
      </w:pPr>
    </w:p>
    <w:p w14:paraId="5C8CC1EA" w14:textId="77777777" w:rsidR="00CF3264" w:rsidRPr="00821A47" w:rsidRDefault="00CF3264">
      <w:pPr>
        <w:pStyle w:val="1A1"/>
        <w:ind w:right="-22"/>
        <w:jc w:val="both"/>
        <w:rPr>
          <w:sz w:val="22"/>
          <w:szCs w:val="22"/>
        </w:rPr>
      </w:pPr>
      <w:r w:rsidRPr="00821A47">
        <w:rPr>
          <w:sz w:val="22"/>
          <w:szCs w:val="22"/>
        </w:rPr>
        <w:tab/>
      </w:r>
      <w:r w:rsidRPr="00821A47">
        <w:rPr>
          <w:sz w:val="22"/>
          <w:szCs w:val="22"/>
        </w:rPr>
        <w:tab/>
      </w:r>
      <w:r w:rsidRPr="00821A47">
        <w:rPr>
          <w:sz w:val="22"/>
          <w:szCs w:val="22"/>
        </w:rPr>
        <w:tab/>
      </w:r>
      <w:r w:rsidRPr="00821A47">
        <w:rPr>
          <w:sz w:val="22"/>
          <w:szCs w:val="22"/>
          <w:u w:val="single"/>
        </w:rPr>
        <w:t>GRAVIMETERS</w:t>
      </w:r>
    </w:p>
    <w:p w14:paraId="1EF815C9" w14:textId="77777777" w:rsidR="00CF3264" w:rsidRPr="00821A47" w:rsidRDefault="00CF3264">
      <w:pPr>
        <w:pStyle w:val="1A"/>
        <w:jc w:val="both"/>
        <w:rPr>
          <w:sz w:val="16"/>
          <w:szCs w:val="16"/>
        </w:rPr>
      </w:pPr>
    </w:p>
    <w:p w14:paraId="2E688973" w14:textId="77777777" w:rsidR="00CF3264" w:rsidRPr="00821A47" w:rsidRDefault="00CF3264">
      <w:pPr>
        <w:pStyle w:val="1A1"/>
        <w:ind w:right="-22"/>
        <w:jc w:val="both"/>
        <w:rPr>
          <w:sz w:val="22"/>
          <w:szCs w:val="22"/>
        </w:rPr>
      </w:pPr>
      <w:r w:rsidRPr="00821A47">
        <w:rPr>
          <w:sz w:val="22"/>
          <w:szCs w:val="22"/>
        </w:rPr>
        <w:t>6.</w:t>
      </w:r>
      <w:r w:rsidRPr="00821A47">
        <w:rPr>
          <w:sz w:val="22"/>
          <w:szCs w:val="22"/>
        </w:rPr>
        <w:tab/>
        <w:t>B.</w:t>
      </w:r>
      <w:r w:rsidRPr="00821A47">
        <w:rPr>
          <w:sz w:val="22"/>
          <w:szCs w:val="22"/>
        </w:rPr>
        <w:tab/>
        <w:t>7.</w:t>
      </w:r>
      <w:r w:rsidRPr="00821A47">
        <w:rPr>
          <w:sz w:val="22"/>
          <w:szCs w:val="22"/>
        </w:rPr>
        <w:tab/>
        <w:t xml:space="preserve">Equipment to produce, align and calibrate land-based gravity meters with a static </w:t>
      </w:r>
      <w:r w:rsidR="00C25715" w:rsidRPr="00821A47">
        <w:rPr>
          <w:sz w:val="22"/>
          <w:szCs w:val="22"/>
        </w:rPr>
        <w:t>"</w:t>
      </w:r>
      <w:r w:rsidRPr="00821A47">
        <w:rPr>
          <w:sz w:val="22"/>
          <w:szCs w:val="22"/>
        </w:rPr>
        <w:t>accuracy</w:t>
      </w:r>
      <w:r w:rsidR="00C25715" w:rsidRPr="00821A47">
        <w:rPr>
          <w:sz w:val="22"/>
          <w:szCs w:val="22"/>
        </w:rPr>
        <w:t>"</w:t>
      </w:r>
      <w:r w:rsidRPr="00821A47">
        <w:rPr>
          <w:sz w:val="22"/>
          <w:szCs w:val="22"/>
        </w:rPr>
        <w:t xml:space="preserve"> of </w:t>
      </w:r>
      <w:r w:rsidR="009D2B09" w:rsidRPr="00821A47">
        <w:rPr>
          <w:sz w:val="22"/>
          <w:szCs w:val="22"/>
        </w:rPr>
        <w:t>less (</w:t>
      </w:r>
      <w:r w:rsidRPr="00821A47">
        <w:rPr>
          <w:sz w:val="22"/>
          <w:szCs w:val="22"/>
        </w:rPr>
        <w:t>better</w:t>
      </w:r>
      <w:r w:rsidR="009D2B09" w:rsidRPr="00821A47">
        <w:rPr>
          <w:sz w:val="22"/>
          <w:szCs w:val="22"/>
        </w:rPr>
        <w:t>)</w:t>
      </w:r>
      <w:r w:rsidRPr="00821A47">
        <w:rPr>
          <w:sz w:val="22"/>
          <w:szCs w:val="22"/>
        </w:rPr>
        <w:t xml:space="preserve"> than 0.1 </w:t>
      </w:r>
      <w:proofErr w:type="spellStart"/>
      <w:r w:rsidRPr="00821A47">
        <w:rPr>
          <w:sz w:val="22"/>
          <w:szCs w:val="22"/>
        </w:rPr>
        <w:t>m</w:t>
      </w:r>
      <w:r w:rsidR="00EB51FA" w:rsidRPr="00821A47">
        <w:rPr>
          <w:sz w:val="22"/>
          <w:szCs w:val="22"/>
        </w:rPr>
        <w:t>G</w:t>
      </w:r>
      <w:r w:rsidRPr="00821A47">
        <w:rPr>
          <w:sz w:val="22"/>
          <w:szCs w:val="22"/>
        </w:rPr>
        <w:t>al</w:t>
      </w:r>
      <w:proofErr w:type="spellEnd"/>
      <w:r w:rsidRPr="00821A47">
        <w:rPr>
          <w:sz w:val="22"/>
          <w:szCs w:val="22"/>
        </w:rPr>
        <w:t>.</w:t>
      </w:r>
    </w:p>
    <w:p w14:paraId="7B6DDAEA" w14:textId="77777777" w:rsidR="00CF3264" w:rsidRPr="00821A47" w:rsidRDefault="00CF3264">
      <w:pPr>
        <w:pStyle w:val="1A1"/>
        <w:ind w:right="-22"/>
        <w:jc w:val="both"/>
        <w:rPr>
          <w:sz w:val="22"/>
          <w:szCs w:val="22"/>
        </w:rPr>
      </w:pPr>
    </w:p>
    <w:p w14:paraId="4074308E" w14:textId="77777777" w:rsidR="00CF3264" w:rsidRPr="00821A47" w:rsidRDefault="00CF3264">
      <w:pPr>
        <w:pStyle w:val="1A1"/>
        <w:ind w:right="-22"/>
        <w:jc w:val="both"/>
        <w:rPr>
          <w:sz w:val="22"/>
          <w:szCs w:val="22"/>
        </w:rPr>
      </w:pPr>
      <w:r w:rsidRPr="00821A47">
        <w:rPr>
          <w:sz w:val="22"/>
          <w:szCs w:val="22"/>
        </w:rPr>
        <w:tab/>
      </w:r>
      <w:r w:rsidRPr="00821A47">
        <w:rPr>
          <w:sz w:val="22"/>
          <w:szCs w:val="22"/>
        </w:rPr>
        <w:tab/>
      </w:r>
      <w:r w:rsidRPr="00821A47">
        <w:rPr>
          <w:sz w:val="22"/>
          <w:szCs w:val="22"/>
        </w:rPr>
        <w:tab/>
      </w:r>
      <w:r w:rsidRPr="00821A47">
        <w:rPr>
          <w:sz w:val="22"/>
          <w:szCs w:val="22"/>
          <w:u w:val="single"/>
        </w:rPr>
        <w:t>RADAR</w:t>
      </w:r>
    </w:p>
    <w:p w14:paraId="447780A4" w14:textId="77777777" w:rsidR="00CF3264" w:rsidRPr="00821A47" w:rsidRDefault="00CF3264">
      <w:pPr>
        <w:pStyle w:val="1A"/>
        <w:jc w:val="both"/>
        <w:rPr>
          <w:sz w:val="16"/>
          <w:szCs w:val="16"/>
        </w:rPr>
      </w:pPr>
    </w:p>
    <w:p w14:paraId="378EF13D" w14:textId="77777777" w:rsidR="00CF3264" w:rsidRPr="00821A47" w:rsidRDefault="00CF3264">
      <w:pPr>
        <w:pStyle w:val="1A1"/>
        <w:ind w:right="-22"/>
        <w:jc w:val="both"/>
        <w:rPr>
          <w:sz w:val="22"/>
          <w:szCs w:val="22"/>
        </w:rPr>
      </w:pPr>
      <w:r w:rsidRPr="00821A47">
        <w:rPr>
          <w:sz w:val="22"/>
          <w:szCs w:val="22"/>
        </w:rPr>
        <w:t>6.</w:t>
      </w:r>
      <w:r w:rsidRPr="00821A47">
        <w:rPr>
          <w:sz w:val="22"/>
          <w:szCs w:val="22"/>
        </w:rPr>
        <w:tab/>
        <w:t>B.</w:t>
      </w:r>
      <w:r w:rsidRPr="00821A47">
        <w:rPr>
          <w:sz w:val="22"/>
          <w:szCs w:val="22"/>
        </w:rPr>
        <w:tab/>
        <w:t>8.</w:t>
      </w:r>
      <w:r w:rsidRPr="00821A47">
        <w:rPr>
          <w:sz w:val="22"/>
          <w:szCs w:val="22"/>
        </w:rPr>
        <w:tab/>
        <w:t>Pulse radar cross-section measurement systems having transmit pulse widths of 100 ns or less, and specially designed components therefor.</w:t>
      </w:r>
    </w:p>
    <w:p w14:paraId="01C98CF4" w14:textId="77777777" w:rsidR="00CF3264" w:rsidRPr="00821A47" w:rsidRDefault="00CF3264">
      <w:pPr>
        <w:pStyle w:val="1A"/>
        <w:jc w:val="both"/>
        <w:rPr>
          <w:sz w:val="16"/>
          <w:szCs w:val="16"/>
        </w:rPr>
      </w:pPr>
    </w:p>
    <w:p w14:paraId="2C310D50" w14:textId="77777777" w:rsidR="00CF3264" w:rsidRPr="00821A47" w:rsidRDefault="00CF3264">
      <w:pPr>
        <w:pStyle w:val="1A"/>
        <w:jc w:val="both"/>
        <w:rPr>
          <w:sz w:val="16"/>
          <w:szCs w:val="16"/>
        </w:rPr>
      </w:pPr>
    </w:p>
    <w:p w14:paraId="70D87108" w14:textId="77777777" w:rsidR="00CF3264" w:rsidRPr="00821A47" w:rsidRDefault="00CF3264">
      <w:pPr>
        <w:pStyle w:val="1A"/>
        <w:jc w:val="both"/>
        <w:rPr>
          <w:sz w:val="22"/>
          <w:szCs w:val="22"/>
        </w:rPr>
      </w:pPr>
      <w:r w:rsidRPr="00821A47">
        <w:rPr>
          <w:sz w:val="22"/>
          <w:szCs w:val="22"/>
        </w:rPr>
        <w:t>6.</w:t>
      </w:r>
      <w:r w:rsidRPr="00821A47">
        <w:rPr>
          <w:sz w:val="22"/>
          <w:szCs w:val="22"/>
        </w:rPr>
        <w:tab/>
        <w:t>C.</w:t>
      </w:r>
      <w:r w:rsidRPr="00821A47">
        <w:rPr>
          <w:sz w:val="22"/>
          <w:szCs w:val="22"/>
        </w:rPr>
        <w:tab/>
      </w:r>
      <w:r w:rsidRPr="00821A47">
        <w:rPr>
          <w:sz w:val="22"/>
          <w:szCs w:val="22"/>
          <w:u w:val="single"/>
        </w:rPr>
        <w:t>MATERIALS</w:t>
      </w:r>
    </w:p>
    <w:p w14:paraId="3A752EE0" w14:textId="77777777" w:rsidR="00CF3264" w:rsidRPr="00821A47" w:rsidRDefault="00CF3264">
      <w:pPr>
        <w:pStyle w:val="1A"/>
        <w:jc w:val="both"/>
        <w:rPr>
          <w:sz w:val="22"/>
          <w:szCs w:val="22"/>
        </w:rPr>
      </w:pPr>
    </w:p>
    <w:p w14:paraId="3C9421AA" w14:textId="77777777" w:rsidR="00CF3264" w:rsidRPr="00821A47" w:rsidRDefault="00CF3264">
      <w:pPr>
        <w:pStyle w:val="1A1"/>
        <w:ind w:right="-22"/>
        <w:jc w:val="both"/>
        <w:rPr>
          <w:sz w:val="22"/>
          <w:szCs w:val="22"/>
        </w:rPr>
      </w:pPr>
      <w:r w:rsidRPr="00821A47">
        <w:rPr>
          <w:sz w:val="22"/>
          <w:szCs w:val="22"/>
        </w:rPr>
        <w:t>6.</w:t>
      </w:r>
      <w:r w:rsidRPr="00821A47">
        <w:rPr>
          <w:sz w:val="22"/>
          <w:szCs w:val="22"/>
        </w:rPr>
        <w:tab/>
        <w:t>C.</w:t>
      </w:r>
      <w:r w:rsidRPr="00821A47">
        <w:rPr>
          <w:sz w:val="22"/>
          <w:szCs w:val="22"/>
        </w:rPr>
        <w:tab/>
        <w:t>1.</w:t>
      </w:r>
      <w:r w:rsidRPr="00821A47">
        <w:rPr>
          <w:sz w:val="22"/>
          <w:szCs w:val="22"/>
        </w:rPr>
        <w:tab/>
      </w:r>
      <w:r w:rsidRPr="00821A47">
        <w:rPr>
          <w:sz w:val="22"/>
          <w:szCs w:val="22"/>
          <w:u w:val="single"/>
        </w:rPr>
        <w:t>ACOUSTICS</w:t>
      </w:r>
      <w:r w:rsidRPr="00821A47">
        <w:rPr>
          <w:sz w:val="22"/>
          <w:szCs w:val="22"/>
        </w:rPr>
        <w:t xml:space="preserve"> - None</w:t>
      </w:r>
    </w:p>
    <w:p w14:paraId="19DC4BE1" w14:textId="77777777" w:rsidR="00CF3264" w:rsidRPr="00821A47" w:rsidRDefault="00CF3264">
      <w:pPr>
        <w:pStyle w:val="1A"/>
        <w:jc w:val="both"/>
        <w:rPr>
          <w:sz w:val="22"/>
          <w:szCs w:val="22"/>
        </w:rPr>
      </w:pPr>
    </w:p>
    <w:p w14:paraId="3357B767" w14:textId="77777777" w:rsidR="0080340F" w:rsidRPr="00821A47" w:rsidRDefault="0080340F">
      <w:pPr>
        <w:pStyle w:val="1A"/>
        <w:jc w:val="both"/>
        <w:rPr>
          <w:sz w:val="22"/>
          <w:szCs w:val="22"/>
        </w:rPr>
      </w:pPr>
    </w:p>
    <w:p w14:paraId="4723BAE4" w14:textId="77777777" w:rsidR="0080340F" w:rsidRPr="00821A47" w:rsidRDefault="0080340F">
      <w:pPr>
        <w:pStyle w:val="1A"/>
        <w:jc w:val="both"/>
        <w:rPr>
          <w:sz w:val="22"/>
          <w:szCs w:val="22"/>
        </w:rPr>
      </w:pPr>
    </w:p>
    <w:p w14:paraId="40C599D0" w14:textId="77777777" w:rsidR="00CF3264" w:rsidRPr="00821A47" w:rsidRDefault="00CF3264">
      <w:pPr>
        <w:pStyle w:val="1A1"/>
        <w:ind w:right="-22"/>
        <w:jc w:val="both"/>
        <w:rPr>
          <w:sz w:val="22"/>
          <w:szCs w:val="22"/>
        </w:rPr>
      </w:pPr>
      <w:r w:rsidRPr="00821A47">
        <w:rPr>
          <w:sz w:val="22"/>
          <w:szCs w:val="22"/>
        </w:rPr>
        <w:tab/>
      </w:r>
      <w:r w:rsidRPr="00821A47">
        <w:rPr>
          <w:sz w:val="22"/>
          <w:szCs w:val="22"/>
        </w:rPr>
        <w:tab/>
      </w:r>
      <w:r w:rsidRPr="00821A47">
        <w:rPr>
          <w:sz w:val="22"/>
          <w:szCs w:val="22"/>
        </w:rPr>
        <w:tab/>
      </w:r>
      <w:r w:rsidRPr="00821A47">
        <w:rPr>
          <w:sz w:val="22"/>
          <w:szCs w:val="22"/>
          <w:u w:val="single"/>
        </w:rPr>
        <w:t>OPTICAL SENSORS</w:t>
      </w:r>
    </w:p>
    <w:p w14:paraId="77AAAA5C" w14:textId="77777777" w:rsidR="00CF3264" w:rsidRPr="00821A47" w:rsidRDefault="00CF3264">
      <w:pPr>
        <w:pStyle w:val="1A"/>
        <w:jc w:val="both"/>
        <w:rPr>
          <w:sz w:val="16"/>
          <w:szCs w:val="16"/>
        </w:rPr>
      </w:pPr>
    </w:p>
    <w:p w14:paraId="6956778B" w14:textId="77777777" w:rsidR="00CF3264" w:rsidRPr="00821A47" w:rsidRDefault="00CF3264">
      <w:pPr>
        <w:pStyle w:val="1A1"/>
        <w:ind w:right="-22"/>
        <w:jc w:val="both"/>
        <w:rPr>
          <w:sz w:val="22"/>
          <w:szCs w:val="22"/>
        </w:rPr>
      </w:pPr>
      <w:r w:rsidRPr="00821A47">
        <w:rPr>
          <w:sz w:val="22"/>
          <w:szCs w:val="22"/>
        </w:rPr>
        <w:t>6.</w:t>
      </w:r>
      <w:r w:rsidRPr="00821A47">
        <w:rPr>
          <w:sz w:val="22"/>
          <w:szCs w:val="22"/>
        </w:rPr>
        <w:tab/>
        <w:t>C.</w:t>
      </w:r>
      <w:r w:rsidRPr="00821A47">
        <w:rPr>
          <w:sz w:val="22"/>
          <w:szCs w:val="22"/>
        </w:rPr>
        <w:tab/>
        <w:t>2.</w:t>
      </w:r>
      <w:r w:rsidRPr="00821A47">
        <w:rPr>
          <w:sz w:val="22"/>
          <w:szCs w:val="22"/>
        </w:rPr>
        <w:tab/>
        <w:t>Optical sensor materials as follows:</w:t>
      </w:r>
    </w:p>
    <w:p w14:paraId="3534ED88" w14:textId="77777777" w:rsidR="00CF3264" w:rsidRPr="00821A47" w:rsidRDefault="00CF3264" w:rsidP="0077078D">
      <w:pPr>
        <w:pStyle w:val="1A1a"/>
        <w:ind w:left="1582" w:right="-23" w:hanging="1582"/>
        <w:jc w:val="both"/>
        <w:rPr>
          <w:sz w:val="22"/>
          <w:szCs w:val="22"/>
        </w:rPr>
      </w:pPr>
      <w:r w:rsidRPr="00821A47">
        <w:rPr>
          <w:sz w:val="22"/>
          <w:szCs w:val="22"/>
        </w:rPr>
        <w:tab/>
      </w:r>
      <w:r w:rsidRPr="00821A47">
        <w:rPr>
          <w:sz w:val="22"/>
          <w:szCs w:val="22"/>
        </w:rPr>
        <w:tab/>
      </w:r>
      <w:r w:rsidRPr="00821A47">
        <w:rPr>
          <w:sz w:val="22"/>
          <w:szCs w:val="22"/>
        </w:rPr>
        <w:tab/>
        <w:t>a.</w:t>
      </w:r>
      <w:r w:rsidRPr="00821A47">
        <w:rPr>
          <w:sz w:val="22"/>
          <w:szCs w:val="22"/>
        </w:rPr>
        <w:tab/>
        <w:t>Elemental tellurium (</w:t>
      </w:r>
      <w:proofErr w:type="spellStart"/>
      <w:r w:rsidRPr="00821A47">
        <w:rPr>
          <w:sz w:val="22"/>
          <w:szCs w:val="22"/>
        </w:rPr>
        <w:t>Te</w:t>
      </w:r>
      <w:proofErr w:type="spellEnd"/>
      <w:r w:rsidRPr="00821A47">
        <w:rPr>
          <w:sz w:val="22"/>
          <w:szCs w:val="22"/>
        </w:rPr>
        <w:t xml:space="preserve">) </w:t>
      </w:r>
      <w:r w:rsidR="0077078D" w:rsidRPr="00821A47">
        <w:rPr>
          <w:sz w:val="22"/>
          <w:szCs w:val="22"/>
        </w:rPr>
        <w:t>having a purity equal to or greater (better) than 99.9995%</w:t>
      </w:r>
      <w:r w:rsidRPr="00821A47">
        <w:rPr>
          <w:sz w:val="22"/>
          <w:szCs w:val="22"/>
        </w:rPr>
        <w:t>;</w:t>
      </w:r>
    </w:p>
    <w:p w14:paraId="4A8952AC" w14:textId="77777777" w:rsidR="00CF3264" w:rsidRPr="00821A47" w:rsidRDefault="00CF3264">
      <w:pPr>
        <w:pStyle w:val="1A1a"/>
        <w:ind w:right="-22"/>
        <w:jc w:val="both"/>
        <w:rPr>
          <w:sz w:val="22"/>
          <w:szCs w:val="22"/>
        </w:rPr>
      </w:pPr>
      <w:r w:rsidRPr="00821A47">
        <w:rPr>
          <w:sz w:val="22"/>
          <w:szCs w:val="22"/>
        </w:rPr>
        <w:tab/>
      </w:r>
      <w:r w:rsidRPr="00821A47">
        <w:rPr>
          <w:sz w:val="22"/>
          <w:szCs w:val="22"/>
        </w:rPr>
        <w:tab/>
      </w:r>
      <w:r w:rsidRPr="00821A47">
        <w:rPr>
          <w:sz w:val="22"/>
          <w:szCs w:val="22"/>
        </w:rPr>
        <w:tab/>
        <w:t>b.</w:t>
      </w:r>
      <w:r w:rsidRPr="00821A47">
        <w:rPr>
          <w:sz w:val="22"/>
          <w:szCs w:val="22"/>
        </w:rPr>
        <w:tab/>
        <w:t>Single crystals (including epitaxial wafers) of any of the following:</w:t>
      </w:r>
    </w:p>
    <w:p w14:paraId="11356947" w14:textId="77777777" w:rsidR="00CF3264" w:rsidRPr="00821A47" w:rsidRDefault="00CF3264">
      <w:pPr>
        <w:pStyle w:val="1A1a1"/>
        <w:ind w:right="-22"/>
        <w:jc w:val="both"/>
        <w:rPr>
          <w:sz w:val="22"/>
          <w:szCs w:val="22"/>
        </w:rPr>
      </w:pPr>
      <w:r w:rsidRPr="00821A47">
        <w:rPr>
          <w:sz w:val="22"/>
          <w:szCs w:val="22"/>
        </w:rPr>
        <w:tab/>
      </w:r>
      <w:r w:rsidRPr="00821A47">
        <w:rPr>
          <w:sz w:val="22"/>
          <w:szCs w:val="22"/>
        </w:rPr>
        <w:tab/>
      </w:r>
      <w:r w:rsidRPr="00821A47">
        <w:rPr>
          <w:sz w:val="22"/>
          <w:szCs w:val="22"/>
        </w:rPr>
        <w:tab/>
      </w:r>
      <w:r w:rsidRPr="00821A47">
        <w:rPr>
          <w:sz w:val="22"/>
          <w:szCs w:val="22"/>
        </w:rPr>
        <w:tab/>
        <w:t>1.</w:t>
      </w:r>
      <w:r w:rsidRPr="00821A47">
        <w:rPr>
          <w:sz w:val="22"/>
          <w:szCs w:val="22"/>
        </w:rPr>
        <w:tab/>
        <w:t>Cadmium zinc telluride (</w:t>
      </w:r>
      <w:proofErr w:type="spellStart"/>
      <w:r w:rsidRPr="00821A47">
        <w:rPr>
          <w:sz w:val="22"/>
          <w:szCs w:val="22"/>
        </w:rPr>
        <w:t>CdZnTe</w:t>
      </w:r>
      <w:proofErr w:type="spellEnd"/>
      <w:r w:rsidRPr="00821A47">
        <w:rPr>
          <w:sz w:val="22"/>
          <w:szCs w:val="22"/>
        </w:rPr>
        <w:t>) with zinc content of less than 6% by 'mole fraction';</w:t>
      </w:r>
    </w:p>
    <w:p w14:paraId="491485A2" w14:textId="77777777" w:rsidR="00CF3264" w:rsidRPr="00821A47" w:rsidRDefault="00D9746C">
      <w:pPr>
        <w:pStyle w:val="1A1a1"/>
        <w:ind w:right="-22"/>
        <w:jc w:val="both"/>
        <w:rPr>
          <w:sz w:val="22"/>
          <w:szCs w:val="22"/>
          <w:u w:val="single"/>
        </w:rPr>
      </w:pPr>
      <w:r w:rsidRPr="00821A47">
        <w:rPr>
          <w:sz w:val="22"/>
          <w:szCs w:val="22"/>
        </w:rPr>
        <w:t>6.</w:t>
      </w:r>
      <w:r w:rsidRPr="00821A47">
        <w:rPr>
          <w:sz w:val="22"/>
          <w:szCs w:val="22"/>
        </w:rPr>
        <w:tab/>
        <w:t>C.</w:t>
      </w:r>
      <w:r w:rsidRPr="00821A47">
        <w:rPr>
          <w:sz w:val="22"/>
          <w:szCs w:val="22"/>
        </w:rPr>
        <w:tab/>
        <w:t>2.</w:t>
      </w:r>
      <w:r w:rsidRPr="00821A47">
        <w:rPr>
          <w:sz w:val="22"/>
          <w:szCs w:val="22"/>
        </w:rPr>
        <w:tab/>
        <w:t>b.</w:t>
      </w:r>
      <w:r w:rsidR="00CF3264" w:rsidRPr="00821A47">
        <w:rPr>
          <w:sz w:val="22"/>
          <w:szCs w:val="22"/>
        </w:rPr>
        <w:tab/>
        <w:t>2.</w:t>
      </w:r>
      <w:r w:rsidR="00CF3264" w:rsidRPr="00821A47">
        <w:rPr>
          <w:sz w:val="22"/>
          <w:szCs w:val="22"/>
        </w:rPr>
        <w:tab/>
        <w:t>Cadmium telluride (</w:t>
      </w:r>
      <w:proofErr w:type="spellStart"/>
      <w:r w:rsidR="00CF3264" w:rsidRPr="00821A47">
        <w:rPr>
          <w:sz w:val="22"/>
          <w:szCs w:val="22"/>
        </w:rPr>
        <w:t>CdTe</w:t>
      </w:r>
      <w:proofErr w:type="spellEnd"/>
      <w:r w:rsidR="00CF3264" w:rsidRPr="00821A47">
        <w:rPr>
          <w:sz w:val="22"/>
          <w:szCs w:val="22"/>
        </w:rPr>
        <w:t xml:space="preserve">) of any purity level; </w:t>
      </w:r>
      <w:r w:rsidR="00CF3264" w:rsidRPr="00821A47">
        <w:rPr>
          <w:sz w:val="22"/>
          <w:szCs w:val="22"/>
          <w:u w:val="single"/>
        </w:rPr>
        <w:t>or</w:t>
      </w:r>
    </w:p>
    <w:p w14:paraId="33578493" w14:textId="77777777" w:rsidR="00CF3264" w:rsidRPr="00821A47" w:rsidRDefault="00CF3264">
      <w:pPr>
        <w:pStyle w:val="1A1a1"/>
        <w:ind w:right="-22"/>
        <w:jc w:val="both"/>
        <w:rPr>
          <w:sz w:val="22"/>
          <w:szCs w:val="22"/>
        </w:rPr>
      </w:pPr>
      <w:r w:rsidRPr="00821A47">
        <w:rPr>
          <w:sz w:val="22"/>
          <w:szCs w:val="22"/>
        </w:rPr>
        <w:tab/>
      </w:r>
      <w:r w:rsidRPr="00821A47">
        <w:rPr>
          <w:sz w:val="22"/>
          <w:szCs w:val="22"/>
        </w:rPr>
        <w:tab/>
      </w:r>
      <w:r w:rsidRPr="00821A47">
        <w:rPr>
          <w:sz w:val="22"/>
          <w:szCs w:val="22"/>
        </w:rPr>
        <w:tab/>
      </w:r>
      <w:r w:rsidRPr="00821A47">
        <w:rPr>
          <w:sz w:val="22"/>
          <w:szCs w:val="22"/>
        </w:rPr>
        <w:tab/>
        <w:t>3.</w:t>
      </w:r>
      <w:r w:rsidRPr="00821A47">
        <w:rPr>
          <w:sz w:val="22"/>
          <w:szCs w:val="22"/>
        </w:rPr>
        <w:tab/>
        <w:t>Mercury cadmium telluride (HgCdTe) of any purity level.</w:t>
      </w:r>
    </w:p>
    <w:p w14:paraId="3F85C462" w14:textId="77777777" w:rsidR="00CF3264" w:rsidRPr="00821A47" w:rsidRDefault="00CF3264">
      <w:pPr>
        <w:pStyle w:val="1A1a1"/>
        <w:spacing w:before="60"/>
        <w:ind w:left="2064" w:right="-23" w:hanging="2041"/>
        <w:jc w:val="both"/>
        <w:rPr>
          <w:i/>
          <w:sz w:val="22"/>
          <w:szCs w:val="22"/>
          <w:u w:val="single"/>
        </w:rPr>
      </w:pPr>
      <w:r w:rsidRPr="00821A47">
        <w:rPr>
          <w:i/>
          <w:sz w:val="22"/>
          <w:szCs w:val="22"/>
        </w:rPr>
        <w:tab/>
      </w:r>
      <w:r w:rsidRPr="00821A47">
        <w:rPr>
          <w:i/>
          <w:sz w:val="22"/>
          <w:szCs w:val="22"/>
        </w:rPr>
        <w:tab/>
      </w:r>
      <w:r w:rsidRPr="00821A47">
        <w:rPr>
          <w:i/>
          <w:sz w:val="22"/>
          <w:szCs w:val="22"/>
        </w:rPr>
        <w:tab/>
      </w:r>
      <w:r w:rsidRPr="00821A47">
        <w:rPr>
          <w:i/>
          <w:sz w:val="22"/>
          <w:szCs w:val="22"/>
        </w:rPr>
        <w:tab/>
      </w:r>
      <w:r w:rsidRPr="00821A47">
        <w:rPr>
          <w:i/>
          <w:sz w:val="22"/>
          <w:szCs w:val="22"/>
          <w:u w:val="single"/>
        </w:rPr>
        <w:t>Technical Note</w:t>
      </w:r>
    </w:p>
    <w:p w14:paraId="09CBBA4C" w14:textId="77777777" w:rsidR="00CF3264" w:rsidRPr="00821A47" w:rsidRDefault="00CF3264">
      <w:pPr>
        <w:pStyle w:val="1a10"/>
        <w:ind w:left="1560" w:right="-22"/>
        <w:jc w:val="both"/>
        <w:rPr>
          <w:i/>
          <w:sz w:val="22"/>
          <w:szCs w:val="22"/>
        </w:rPr>
      </w:pPr>
      <w:r w:rsidRPr="00821A47">
        <w:rPr>
          <w:i/>
          <w:sz w:val="22"/>
          <w:szCs w:val="22"/>
        </w:rPr>
        <w:tab/>
      </w:r>
      <w:r w:rsidRPr="00821A47">
        <w:rPr>
          <w:i/>
          <w:sz w:val="22"/>
          <w:szCs w:val="22"/>
        </w:rPr>
        <w:tab/>
      </w:r>
      <w:r w:rsidRPr="00821A47">
        <w:rPr>
          <w:i/>
          <w:sz w:val="22"/>
          <w:szCs w:val="22"/>
        </w:rPr>
        <w:tab/>
      </w:r>
      <w:r w:rsidR="002D4BEC" w:rsidRPr="00821A47">
        <w:rPr>
          <w:i/>
          <w:sz w:val="22"/>
          <w:szCs w:val="22"/>
        </w:rPr>
        <w:t xml:space="preserve">For the purposes of 6.C.2.b.1., </w:t>
      </w:r>
      <w:r w:rsidRPr="00821A47">
        <w:rPr>
          <w:i/>
          <w:sz w:val="22"/>
          <w:szCs w:val="22"/>
        </w:rPr>
        <w:t>'</w:t>
      </w:r>
      <w:r w:rsidR="002D4BEC" w:rsidRPr="00821A47">
        <w:rPr>
          <w:i/>
          <w:sz w:val="22"/>
          <w:szCs w:val="22"/>
        </w:rPr>
        <w:t>m</w:t>
      </w:r>
      <w:r w:rsidRPr="00821A47">
        <w:rPr>
          <w:i/>
          <w:sz w:val="22"/>
          <w:szCs w:val="22"/>
        </w:rPr>
        <w:t xml:space="preserve">ole fraction' is defined as the ratio of moles of </w:t>
      </w:r>
      <w:proofErr w:type="spellStart"/>
      <w:r w:rsidRPr="00821A47">
        <w:rPr>
          <w:i/>
          <w:sz w:val="22"/>
          <w:szCs w:val="22"/>
        </w:rPr>
        <w:t>ZnTe</w:t>
      </w:r>
      <w:proofErr w:type="spellEnd"/>
      <w:r w:rsidRPr="00821A47">
        <w:rPr>
          <w:i/>
          <w:sz w:val="22"/>
          <w:szCs w:val="22"/>
        </w:rPr>
        <w:t xml:space="preserve"> to the sum of the moles of </w:t>
      </w:r>
      <w:proofErr w:type="spellStart"/>
      <w:r w:rsidRPr="00821A47">
        <w:rPr>
          <w:i/>
          <w:sz w:val="22"/>
          <w:szCs w:val="22"/>
        </w:rPr>
        <w:t>CdTe</w:t>
      </w:r>
      <w:proofErr w:type="spellEnd"/>
      <w:r w:rsidRPr="00821A47">
        <w:rPr>
          <w:i/>
          <w:sz w:val="22"/>
          <w:szCs w:val="22"/>
        </w:rPr>
        <w:t xml:space="preserve"> and </w:t>
      </w:r>
      <w:proofErr w:type="spellStart"/>
      <w:r w:rsidRPr="00821A47">
        <w:rPr>
          <w:i/>
          <w:sz w:val="22"/>
          <w:szCs w:val="22"/>
        </w:rPr>
        <w:t>ZnTe</w:t>
      </w:r>
      <w:proofErr w:type="spellEnd"/>
      <w:r w:rsidRPr="00821A47">
        <w:rPr>
          <w:i/>
          <w:sz w:val="22"/>
          <w:szCs w:val="22"/>
        </w:rPr>
        <w:t xml:space="preserve"> present in the crystal.</w:t>
      </w:r>
    </w:p>
    <w:p w14:paraId="67B6AF27" w14:textId="77777777" w:rsidR="00CF3264" w:rsidRPr="00821A47" w:rsidRDefault="00CF3264">
      <w:pPr>
        <w:pStyle w:val="1A1"/>
        <w:ind w:right="-22"/>
        <w:jc w:val="both"/>
        <w:rPr>
          <w:sz w:val="22"/>
          <w:szCs w:val="22"/>
        </w:rPr>
      </w:pPr>
    </w:p>
    <w:p w14:paraId="666A5830" w14:textId="77777777" w:rsidR="00CF3264" w:rsidRPr="00821A47" w:rsidRDefault="00CF3264">
      <w:pPr>
        <w:pStyle w:val="1A1"/>
        <w:ind w:right="-22"/>
        <w:jc w:val="both"/>
        <w:rPr>
          <w:sz w:val="22"/>
          <w:szCs w:val="22"/>
        </w:rPr>
      </w:pPr>
      <w:r w:rsidRPr="00821A47">
        <w:rPr>
          <w:sz w:val="22"/>
          <w:szCs w:val="22"/>
        </w:rPr>
        <w:t>6.</w:t>
      </w:r>
      <w:r w:rsidRPr="00821A47">
        <w:rPr>
          <w:sz w:val="22"/>
          <w:szCs w:val="22"/>
        </w:rPr>
        <w:tab/>
        <w:t>C.</w:t>
      </w:r>
      <w:r w:rsidRPr="00821A47">
        <w:rPr>
          <w:sz w:val="22"/>
          <w:szCs w:val="22"/>
        </w:rPr>
        <w:tab/>
        <w:t>3.</w:t>
      </w:r>
      <w:r w:rsidRPr="00821A47">
        <w:rPr>
          <w:sz w:val="22"/>
          <w:szCs w:val="22"/>
        </w:rPr>
        <w:tab/>
      </w:r>
      <w:r w:rsidRPr="00821A47">
        <w:rPr>
          <w:sz w:val="22"/>
          <w:szCs w:val="22"/>
          <w:u w:val="single"/>
        </w:rPr>
        <w:t>CAMERAS</w:t>
      </w:r>
      <w:r w:rsidRPr="00821A47">
        <w:rPr>
          <w:sz w:val="22"/>
          <w:szCs w:val="22"/>
        </w:rPr>
        <w:t xml:space="preserve"> - None</w:t>
      </w:r>
    </w:p>
    <w:p w14:paraId="18C60E4B" w14:textId="77777777" w:rsidR="00CF3264" w:rsidRPr="00821A47" w:rsidRDefault="00CF3264">
      <w:pPr>
        <w:pStyle w:val="1A"/>
        <w:jc w:val="both"/>
        <w:rPr>
          <w:sz w:val="16"/>
          <w:szCs w:val="16"/>
        </w:rPr>
      </w:pPr>
    </w:p>
    <w:p w14:paraId="011F1975" w14:textId="77777777" w:rsidR="00CF3264" w:rsidRPr="00821A47" w:rsidRDefault="00CF3264">
      <w:pPr>
        <w:pStyle w:val="1A1"/>
        <w:ind w:right="-22"/>
        <w:jc w:val="both"/>
        <w:rPr>
          <w:sz w:val="22"/>
          <w:szCs w:val="22"/>
        </w:rPr>
      </w:pPr>
      <w:r w:rsidRPr="00821A47">
        <w:rPr>
          <w:sz w:val="22"/>
          <w:szCs w:val="22"/>
        </w:rPr>
        <w:tab/>
      </w:r>
      <w:r w:rsidRPr="00821A47">
        <w:rPr>
          <w:sz w:val="22"/>
          <w:szCs w:val="22"/>
        </w:rPr>
        <w:tab/>
      </w:r>
      <w:r w:rsidRPr="00821A47">
        <w:rPr>
          <w:sz w:val="22"/>
          <w:szCs w:val="22"/>
        </w:rPr>
        <w:tab/>
      </w:r>
      <w:r w:rsidRPr="00821A47">
        <w:rPr>
          <w:sz w:val="22"/>
          <w:szCs w:val="22"/>
          <w:u w:val="single"/>
        </w:rPr>
        <w:t>OPTICS</w:t>
      </w:r>
    </w:p>
    <w:p w14:paraId="2120588D" w14:textId="77777777" w:rsidR="00CF3264" w:rsidRPr="00821A47" w:rsidRDefault="00CF3264">
      <w:pPr>
        <w:pStyle w:val="1A"/>
        <w:jc w:val="both"/>
        <w:rPr>
          <w:sz w:val="20"/>
        </w:rPr>
      </w:pPr>
    </w:p>
    <w:p w14:paraId="70F1D1CB" w14:textId="77777777" w:rsidR="00CF3264" w:rsidRPr="00821A47" w:rsidRDefault="00CF3264">
      <w:pPr>
        <w:pStyle w:val="1A1"/>
        <w:ind w:right="-22"/>
        <w:jc w:val="both"/>
        <w:rPr>
          <w:sz w:val="22"/>
          <w:szCs w:val="22"/>
        </w:rPr>
      </w:pPr>
      <w:r w:rsidRPr="00821A47">
        <w:rPr>
          <w:sz w:val="22"/>
          <w:szCs w:val="22"/>
        </w:rPr>
        <w:t>6.</w:t>
      </w:r>
      <w:r w:rsidRPr="00821A47">
        <w:rPr>
          <w:sz w:val="22"/>
          <w:szCs w:val="22"/>
        </w:rPr>
        <w:tab/>
        <w:t>C.</w:t>
      </w:r>
      <w:r w:rsidRPr="00821A47">
        <w:rPr>
          <w:sz w:val="22"/>
          <w:szCs w:val="22"/>
        </w:rPr>
        <w:tab/>
        <w:t>4.</w:t>
      </w:r>
      <w:r w:rsidRPr="00821A47">
        <w:rPr>
          <w:sz w:val="22"/>
          <w:szCs w:val="22"/>
        </w:rPr>
        <w:tab/>
        <w:t>Optical materials as follows:</w:t>
      </w:r>
    </w:p>
    <w:p w14:paraId="080A4369" w14:textId="77777777" w:rsidR="00CF3264" w:rsidRPr="00821A47" w:rsidRDefault="00CF3264">
      <w:pPr>
        <w:pStyle w:val="1A1a"/>
        <w:ind w:right="-22"/>
        <w:jc w:val="both"/>
        <w:rPr>
          <w:sz w:val="22"/>
          <w:szCs w:val="22"/>
        </w:rPr>
      </w:pPr>
      <w:r w:rsidRPr="00821A47">
        <w:rPr>
          <w:sz w:val="22"/>
          <w:szCs w:val="22"/>
        </w:rPr>
        <w:tab/>
      </w:r>
      <w:r w:rsidRPr="00821A47">
        <w:rPr>
          <w:sz w:val="22"/>
          <w:szCs w:val="22"/>
        </w:rPr>
        <w:tab/>
      </w:r>
      <w:r w:rsidRPr="00821A47">
        <w:rPr>
          <w:sz w:val="22"/>
          <w:szCs w:val="22"/>
        </w:rPr>
        <w:tab/>
        <w:t>a.</w:t>
      </w:r>
      <w:r w:rsidRPr="00821A47">
        <w:rPr>
          <w:sz w:val="22"/>
          <w:szCs w:val="22"/>
        </w:rPr>
        <w:tab/>
        <w:t>Zinc selenide (</w:t>
      </w:r>
      <w:proofErr w:type="spellStart"/>
      <w:r w:rsidRPr="00821A47">
        <w:rPr>
          <w:sz w:val="22"/>
          <w:szCs w:val="22"/>
        </w:rPr>
        <w:t>ZnSe</w:t>
      </w:r>
      <w:proofErr w:type="spellEnd"/>
      <w:r w:rsidRPr="00821A47">
        <w:rPr>
          <w:sz w:val="22"/>
          <w:szCs w:val="22"/>
        </w:rPr>
        <w:t xml:space="preserve">) and zinc sulphide (ZnS) "substrate blanks", produced by the </w:t>
      </w:r>
      <w:r w:rsidR="00E21228" w:rsidRPr="00821A47">
        <w:rPr>
          <w:sz w:val="22"/>
          <w:szCs w:val="22"/>
        </w:rPr>
        <w:t>C</w:t>
      </w:r>
      <w:r w:rsidRPr="00821A47">
        <w:rPr>
          <w:sz w:val="22"/>
          <w:szCs w:val="22"/>
        </w:rPr>
        <w:t xml:space="preserve">hemical </w:t>
      </w:r>
      <w:r w:rsidR="00E21228" w:rsidRPr="00821A47">
        <w:rPr>
          <w:sz w:val="22"/>
          <w:szCs w:val="22"/>
        </w:rPr>
        <w:t>V</w:t>
      </w:r>
      <w:r w:rsidRPr="00821A47">
        <w:rPr>
          <w:sz w:val="22"/>
          <w:szCs w:val="22"/>
        </w:rPr>
        <w:t xml:space="preserve">apour </w:t>
      </w:r>
      <w:r w:rsidR="00E21228" w:rsidRPr="00821A47">
        <w:rPr>
          <w:sz w:val="22"/>
          <w:szCs w:val="22"/>
        </w:rPr>
        <w:t>D</w:t>
      </w:r>
      <w:r w:rsidRPr="00821A47">
        <w:rPr>
          <w:sz w:val="22"/>
          <w:szCs w:val="22"/>
        </w:rPr>
        <w:t xml:space="preserve">eposition </w:t>
      </w:r>
      <w:r w:rsidR="00E21228" w:rsidRPr="00821A47">
        <w:rPr>
          <w:sz w:val="22"/>
          <w:szCs w:val="22"/>
        </w:rPr>
        <w:t xml:space="preserve">(CVD) </w:t>
      </w:r>
      <w:r w:rsidRPr="00821A47">
        <w:rPr>
          <w:sz w:val="22"/>
          <w:szCs w:val="22"/>
        </w:rPr>
        <w:t>process and having any of the following:</w:t>
      </w:r>
    </w:p>
    <w:p w14:paraId="0CC8C92C" w14:textId="77777777" w:rsidR="00CF3264" w:rsidRPr="00821A47" w:rsidRDefault="00CF3264">
      <w:pPr>
        <w:pStyle w:val="1A1a1"/>
        <w:ind w:right="-22"/>
        <w:jc w:val="both"/>
        <w:rPr>
          <w:sz w:val="22"/>
          <w:szCs w:val="22"/>
        </w:rPr>
      </w:pPr>
      <w:r w:rsidRPr="00821A47">
        <w:rPr>
          <w:sz w:val="22"/>
          <w:szCs w:val="22"/>
        </w:rPr>
        <w:tab/>
      </w:r>
      <w:r w:rsidRPr="00821A47">
        <w:rPr>
          <w:sz w:val="22"/>
          <w:szCs w:val="22"/>
        </w:rPr>
        <w:tab/>
      </w:r>
      <w:r w:rsidRPr="00821A47">
        <w:rPr>
          <w:sz w:val="22"/>
          <w:szCs w:val="22"/>
        </w:rPr>
        <w:tab/>
      </w:r>
      <w:r w:rsidRPr="00821A47">
        <w:rPr>
          <w:sz w:val="22"/>
          <w:szCs w:val="22"/>
        </w:rPr>
        <w:tab/>
        <w:t>1.</w:t>
      </w:r>
      <w:r w:rsidRPr="00821A47">
        <w:rPr>
          <w:sz w:val="22"/>
          <w:szCs w:val="22"/>
        </w:rPr>
        <w:tab/>
        <w:t>A volume greater than 100 cm</w:t>
      </w:r>
      <w:r w:rsidR="00C85301" w:rsidRPr="00821A47">
        <w:rPr>
          <w:sz w:val="22"/>
          <w:szCs w:val="22"/>
          <w:vertAlign w:val="superscript"/>
        </w:rPr>
        <w:t>3</w:t>
      </w:r>
      <w:r w:rsidRPr="00821A47">
        <w:rPr>
          <w:sz w:val="22"/>
          <w:szCs w:val="22"/>
        </w:rPr>
        <w:t xml:space="preserve">; </w:t>
      </w:r>
      <w:r w:rsidRPr="00821A47">
        <w:rPr>
          <w:sz w:val="22"/>
          <w:szCs w:val="22"/>
          <w:u w:val="single"/>
        </w:rPr>
        <w:t>or</w:t>
      </w:r>
    </w:p>
    <w:p w14:paraId="0DDA4F0A" w14:textId="77777777" w:rsidR="00CF3264" w:rsidRPr="00821A47" w:rsidRDefault="00CF3264">
      <w:pPr>
        <w:pStyle w:val="1A1a1"/>
        <w:ind w:right="-22"/>
        <w:jc w:val="both"/>
        <w:rPr>
          <w:sz w:val="22"/>
          <w:szCs w:val="22"/>
        </w:rPr>
      </w:pPr>
      <w:r w:rsidRPr="00821A47">
        <w:rPr>
          <w:sz w:val="22"/>
          <w:szCs w:val="22"/>
        </w:rPr>
        <w:tab/>
      </w:r>
      <w:r w:rsidRPr="00821A47">
        <w:rPr>
          <w:sz w:val="22"/>
          <w:szCs w:val="22"/>
        </w:rPr>
        <w:tab/>
      </w:r>
      <w:r w:rsidRPr="00821A47">
        <w:rPr>
          <w:sz w:val="22"/>
          <w:szCs w:val="22"/>
        </w:rPr>
        <w:tab/>
      </w:r>
      <w:r w:rsidRPr="00821A47">
        <w:rPr>
          <w:sz w:val="22"/>
          <w:szCs w:val="22"/>
        </w:rPr>
        <w:tab/>
        <w:t>2.</w:t>
      </w:r>
      <w:r w:rsidRPr="00821A47">
        <w:rPr>
          <w:sz w:val="22"/>
          <w:szCs w:val="22"/>
        </w:rPr>
        <w:tab/>
        <w:t>A diameter greater than 80 mm and a thickness of 20 mm or more;</w:t>
      </w:r>
    </w:p>
    <w:p w14:paraId="0B16F300" w14:textId="77777777" w:rsidR="00CF3264" w:rsidRPr="00821A47" w:rsidRDefault="00CF3264">
      <w:pPr>
        <w:pStyle w:val="1A"/>
        <w:jc w:val="both"/>
        <w:rPr>
          <w:sz w:val="16"/>
          <w:szCs w:val="16"/>
        </w:rPr>
      </w:pPr>
    </w:p>
    <w:p w14:paraId="0A74FB9A" w14:textId="77777777" w:rsidR="00CF3264" w:rsidRPr="00821A47" w:rsidRDefault="00A15172">
      <w:pPr>
        <w:pStyle w:val="1A1a"/>
        <w:ind w:right="-22"/>
        <w:jc w:val="both"/>
        <w:rPr>
          <w:sz w:val="22"/>
          <w:szCs w:val="22"/>
        </w:rPr>
      </w:pPr>
      <w:r w:rsidRPr="00821A47">
        <w:rPr>
          <w:sz w:val="22"/>
          <w:szCs w:val="22"/>
        </w:rPr>
        <w:t>6.</w:t>
      </w:r>
      <w:r w:rsidRPr="00821A47">
        <w:rPr>
          <w:sz w:val="22"/>
          <w:szCs w:val="22"/>
        </w:rPr>
        <w:tab/>
        <w:t>C.</w:t>
      </w:r>
      <w:r w:rsidRPr="00821A47">
        <w:rPr>
          <w:sz w:val="22"/>
          <w:szCs w:val="22"/>
        </w:rPr>
        <w:tab/>
        <w:t>4.</w:t>
      </w:r>
      <w:r w:rsidRPr="00821A47">
        <w:rPr>
          <w:sz w:val="22"/>
          <w:szCs w:val="22"/>
        </w:rPr>
        <w:tab/>
      </w:r>
      <w:r w:rsidR="00CF3264" w:rsidRPr="00821A47">
        <w:rPr>
          <w:sz w:val="22"/>
          <w:szCs w:val="22"/>
        </w:rPr>
        <w:t>b.</w:t>
      </w:r>
      <w:r w:rsidR="00CF3264" w:rsidRPr="00821A47">
        <w:rPr>
          <w:sz w:val="22"/>
          <w:szCs w:val="22"/>
        </w:rPr>
        <w:tab/>
      </w:r>
      <w:r w:rsidR="00FB637C" w:rsidRPr="00821A47">
        <w:rPr>
          <w:sz w:val="22"/>
          <w:szCs w:val="22"/>
        </w:rPr>
        <w:t>Electro-optic materials and non-linear optical materials, as follows:</w:t>
      </w:r>
    </w:p>
    <w:p w14:paraId="44E50A0D" w14:textId="77777777" w:rsidR="00FB637C" w:rsidRPr="00821A47" w:rsidRDefault="00FB637C" w:rsidP="00FB637C">
      <w:pPr>
        <w:tabs>
          <w:tab w:val="left" w:pos="340"/>
          <w:tab w:val="left" w:pos="720"/>
          <w:tab w:val="left" w:pos="1179"/>
          <w:tab w:val="left" w:pos="1582"/>
        </w:tabs>
        <w:ind w:left="2060" w:right="-22" w:hanging="2040"/>
        <w:jc w:val="both"/>
        <w:rPr>
          <w:sz w:val="22"/>
          <w:szCs w:val="22"/>
          <w:lang w:val="fr-FR"/>
        </w:rPr>
      </w:pP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lang w:val="fr-FR"/>
        </w:rPr>
        <w:t>1.</w:t>
      </w:r>
      <w:r w:rsidRPr="00821A47">
        <w:rPr>
          <w:sz w:val="22"/>
          <w:szCs w:val="22"/>
          <w:lang w:val="fr-FR"/>
        </w:rPr>
        <w:tab/>
        <w:t xml:space="preserve">Potassium </w:t>
      </w:r>
      <w:proofErr w:type="spellStart"/>
      <w:r w:rsidRPr="00821A47">
        <w:rPr>
          <w:sz w:val="22"/>
          <w:szCs w:val="22"/>
          <w:lang w:val="fr-FR"/>
        </w:rPr>
        <w:t>titanyl</w:t>
      </w:r>
      <w:proofErr w:type="spellEnd"/>
      <w:r w:rsidRPr="00821A47">
        <w:rPr>
          <w:sz w:val="22"/>
          <w:szCs w:val="22"/>
          <w:lang w:val="fr-FR"/>
        </w:rPr>
        <w:t xml:space="preserve"> </w:t>
      </w:r>
      <w:proofErr w:type="spellStart"/>
      <w:r w:rsidRPr="00821A47">
        <w:rPr>
          <w:sz w:val="22"/>
          <w:szCs w:val="22"/>
          <w:lang w:val="fr-FR"/>
        </w:rPr>
        <w:t>arsenate</w:t>
      </w:r>
      <w:proofErr w:type="spellEnd"/>
      <w:r w:rsidRPr="00821A47">
        <w:rPr>
          <w:sz w:val="22"/>
          <w:szCs w:val="22"/>
          <w:lang w:val="fr-FR"/>
        </w:rPr>
        <w:t xml:space="preserve"> (KTA) (CAS 59400-80-5);</w:t>
      </w:r>
    </w:p>
    <w:p w14:paraId="21BF7D06" w14:textId="77777777" w:rsidR="00390E48" w:rsidRPr="00821A47" w:rsidRDefault="00FB637C" w:rsidP="00FB637C">
      <w:pPr>
        <w:tabs>
          <w:tab w:val="left" w:pos="340"/>
          <w:tab w:val="left" w:pos="720"/>
          <w:tab w:val="left" w:pos="1179"/>
          <w:tab w:val="left" w:pos="1582"/>
        </w:tabs>
        <w:ind w:left="2060" w:right="-22" w:hanging="2040"/>
        <w:jc w:val="both"/>
        <w:rPr>
          <w:spacing w:val="-2"/>
          <w:sz w:val="22"/>
          <w:szCs w:val="22"/>
          <w:lang w:val="en-US"/>
        </w:rPr>
      </w:pPr>
      <w:r w:rsidRPr="00821A47">
        <w:rPr>
          <w:sz w:val="22"/>
          <w:szCs w:val="22"/>
          <w:lang w:val="fr-FR"/>
        </w:rPr>
        <w:tab/>
      </w:r>
      <w:r w:rsidRPr="00821A47">
        <w:rPr>
          <w:sz w:val="22"/>
          <w:szCs w:val="22"/>
          <w:lang w:val="fr-FR"/>
        </w:rPr>
        <w:tab/>
      </w:r>
      <w:r w:rsidRPr="00821A47">
        <w:rPr>
          <w:sz w:val="22"/>
          <w:szCs w:val="22"/>
          <w:lang w:val="fr-FR"/>
        </w:rPr>
        <w:tab/>
      </w:r>
      <w:r w:rsidRPr="00821A47">
        <w:rPr>
          <w:sz w:val="22"/>
          <w:szCs w:val="22"/>
          <w:lang w:val="fr-FR"/>
        </w:rPr>
        <w:tab/>
      </w:r>
      <w:r w:rsidRPr="00821A47">
        <w:rPr>
          <w:sz w:val="22"/>
          <w:szCs w:val="22"/>
          <w:lang w:val="en-US"/>
        </w:rPr>
        <w:t>2.</w:t>
      </w:r>
      <w:r w:rsidRPr="00821A47">
        <w:rPr>
          <w:sz w:val="22"/>
          <w:szCs w:val="22"/>
          <w:lang w:val="en-US"/>
        </w:rPr>
        <w:tab/>
      </w:r>
      <w:r w:rsidRPr="00821A47">
        <w:rPr>
          <w:spacing w:val="-2"/>
          <w:sz w:val="22"/>
          <w:szCs w:val="22"/>
          <w:lang w:val="en-US"/>
        </w:rPr>
        <w:t>Silver gallium selenide (AgGaSe</w:t>
      </w:r>
      <w:r w:rsidR="00C85301" w:rsidRPr="00821A47">
        <w:rPr>
          <w:spacing w:val="-2"/>
          <w:sz w:val="22"/>
          <w:szCs w:val="22"/>
          <w:vertAlign w:val="subscript"/>
          <w:lang w:val="en-US"/>
        </w:rPr>
        <w:t>2</w:t>
      </w:r>
      <w:r w:rsidRPr="00821A47">
        <w:rPr>
          <w:spacing w:val="-2"/>
          <w:sz w:val="22"/>
          <w:szCs w:val="22"/>
          <w:lang w:val="en-US"/>
        </w:rPr>
        <w:t>,</w:t>
      </w:r>
      <w:r w:rsidRPr="00821A47">
        <w:rPr>
          <w:spacing w:val="-2"/>
          <w:position w:val="-4"/>
          <w:sz w:val="22"/>
          <w:szCs w:val="22"/>
          <w:lang w:val="en-US"/>
        </w:rPr>
        <w:t xml:space="preserve"> </w:t>
      </w:r>
      <w:r w:rsidRPr="00821A47">
        <w:rPr>
          <w:sz w:val="22"/>
          <w:szCs w:val="22"/>
          <w:lang w:val="en-US"/>
        </w:rPr>
        <w:t>also known as AGSE</w:t>
      </w:r>
      <w:r w:rsidR="00390E48" w:rsidRPr="00821A47">
        <w:rPr>
          <w:spacing w:val="-2"/>
          <w:sz w:val="22"/>
          <w:szCs w:val="22"/>
          <w:lang w:val="en-US"/>
        </w:rPr>
        <w:t>)</w:t>
      </w:r>
    </w:p>
    <w:p w14:paraId="4A2C2306" w14:textId="77777777" w:rsidR="00FB637C" w:rsidRPr="00821A47" w:rsidRDefault="00390E48" w:rsidP="00FB637C">
      <w:pPr>
        <w:tabs>
          <w:tab w:val="left" w:pos="340"/>
          <w:tab w:val="left" w:pos="720"/>
          <w:tab w:val="left" w:pos="1179"/>
          <w:tab w:val="left" w:pos="1582"/>
        </w:tabs>
        <w:ind w:left="2060" w:right="-22" w:hanging="2040"/>
        <w:jc w:val="both"/>
        <w:rPr>
          <w:sz w:val="22"/>
          <w:szCs w:val="22"/>
          <w:lang w:val="en-US"/>
        </w:rPr>
      </w:pPr>
      <w:r w:rsidRPr="00821A47">
        <w:rPr>
          <w:spacing w:val="-2"/>
          <w:sz w:val="22"/>
          <w:szCs w:val="22"/>
          <w:lang w:val="en-US"/>
        </w:rPr>
        <w:tab/>
      </w:r>
      <w:r w:rsidRPr="00821A47">
        <w:rPr>
          <w:spacing w:val="-2"/>
          <w:sz w:val="22"/>
          <w:szCs w:val="22"/>
          <w:lang w:val="en-US"/>
        </w:rPr>
        <w:tab/>
      </w:r>
      <w:r w:rsidRPr="00821A47">
        <w:rPr>
          <w:spacing w:val="-2"/>
          <w:sz w:val="22"/>
          <w:szCs w:val="22"/>
          <w:lang w:val="en-US"/>
        </w:rPr>
        <w:tab/>
      </w:r>
      <w:r w:rsidRPr="00821A47">
        <w:rPr>
          <w:spacing w:val="-2"/>
          <w:sz w:val="22"/>
          <w:szCs w:val="22"/>
          <w:lang w:val="en-US"/>
        </w:rPr>
        <w:tab/>
      </w:r>
      <w:r w:rsidRPr="00821A47">
        <w:rPr>
          <w:spacing w:val="-2"/>
          <w:sz w:val="22"/>
          <w:szCs w:val="22"/>
          <w:lang w:val="en-US"/>
        </w:rPr>
        <w:tab/>
      </w:r>
      <w:r w:rsidR="00FB637C" w:rsidRPr="00821A47">
        <w:rPr>
          <w:spacing w:val="-2"/>
          <w:sz w:val="22"/>
          <w:szCs w:val="22"/>
          <w:lang w:val="en-US"/>
        </w:rPr>
        <w:t>(CAS 12002-67-4);</w:t>
      </w:r>
    </w:p>
    <w:p w14:paraId="1A4880D6" w14:textId="77777777" w:rsidR="00390E48" w:rsidRPr="00821A47" w:rsidRDefault="00FB637C" w:rsidP="00FB637C">
      <w:pPr>
        <w:tabs>
          <w:tab w:val="left" w:pos="340"/>
          <w:tab w:val="left" w:pos="720"/>
          <w:tab w:val="left" w:pos="1179"/>
          <w:tab w:val="left" w:pos="1582"/>
        </w:tabs>
        <w:ind w:left="2060" w:right="-22" w:hanging="2040"/>
        <w:jc w:val="both"/>
        <w:rPr>
          <w:sz w:val="22"/>
          <w:szCs w:val="22"/>
        </w:rPr>
      </w:pPr>
      <w:r w:rsidRPr="00821A47">
        <w:rPr>
          <w:sz w:val="22"/>
          <w:szCs w:val="22"/>
          <w:lang w:val="en-US"/>
        </w:rPr>
        <w:tab/>
      </w:r>
      <w:r w:rsidRPr="00821A47">
        <w:rPr>
          <w:sz w:val="22"/>
          <w:szCs w:val="22"/>
          <w:lang w:val="en-US"/>
        </w:rPr>
        <w:tab/>
      </w:r>
      <w:r w:rsidRPr="00821A47">
        <w:rPr>
          <w:sz w:val="22"/>
          <w:szCs w:val="22"/>
          <w:lang w:val="en-US"/>
        </w:rPr>
        <w:tab/>
      </w:r>
      <w:r w:rsidRPr="00821A47">
        <w:rPr>
          <w:sz w:val="22"/>
          <w:szCs w:val="22"/>
          <w:lang w:val="en-US"/>
        </w:rPr>
        <w:tab/>
      </w:r>
      <w:r w:rsidRPr="00821A47">
        <w:rPr>
          <w:sz w:val="22"/>
          <w:szCs w:val="22"/>
        </w:rPr>
        <w:t>3.</w:t>
      </w:r>
      <w:r w:rsidRPr="00821A47">
        <w:rPr>
          <w:sz w:val="22"/>
          <w:szCs w:val="22"/>
        </w:rPr>
        <w:tab/>
        <w:t>Thallium arsenic selenide (Tl</w:t>
      </w:r>
      <w:r w:rsidR="00C85301" w:rsidRPr="00821A47">
        <w:rPr>
          <w:sz w:val="22"/>
          <w:szCs w:val="22"/>
          <w:vertAlign w:val="subscript"/>
        </w:rPr>
        <w:t>3</w:t>
      </w:r>
      <w:r w:rsidRPr="00821A47">
        <w:rPr>
          <w:sz w:val="22"/>
          <w:szCs w:val="22"/>
        </w:rPr>
        <w:t>AsSe</w:t>
      </w:r>
      <w:r w:rsidR="00C85301" w:rsidRPr="00821A47">
        <w:rPr>
          <w:sz w:val="22"/>
          <w:szCs w:val="22"/>
          <w:vertAlign w:val="subscript"/>
        </w:rPr>
        <w:t>3</w:t>
      </w:r>
      <w:r w:rsidR="00390E48" w:rsidRPr="00821A47">
        <w:rPr>
          <w:sz w:val="22"/>
          <w:szCs w:val="22"/>
        </w:rPr>
        <w:t>, also known as TAS)</w:t>
      </w:r>
    </w:p>
    <w:p w14:paraId="6A835B8B" w14:textId="77777777" w:rsidR="00FB637C" w:rsidRPr="00821A47" w:rsidRDefault="00390E48" w:rsidP="00FB637C">
      <w:pPr>
        <w:tabs>
          <w:tab w:val="left" w:pos="340"/>
          <w:tab w:val="left" w:pos="720"/>
          <w:tab w:val="left" w:pos="1179"/>
          <w:tab w:val="left" w:pos="1582"/>
        </w:tabs>
        <w:ind w:left="2060" w:right="-22" w:hanging="2040"/>
        <w:jc w:val="both"/>
        <w:rPr>
          <w:sz w:val="22"/>
          <w:szCs w:val="22"/>
        </w:rPr>
      </w:pP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r>
      <w:r w:rsidR="00FB637C" w:rsidRPr="00821A47">
        <w:rPr>
          <w:sz w:val="22"/>
          <w:szCs w:val="22"/>
        </w:rPr>
        <w:t>(CAS 16142-89-5);</w:t>
      </w:r>
    </w:p>
    <w:p w14:paraId="4C5BE07A" w14:textId="77777777" w:rsidR="00390E48" w:rsidRPr="00821A47" w:rsidRDefault="00FB637C" w:rsidP="00FB637C">
      <w:pPr>
        <w:tabs>
          <w:tab w:val="left" w:pos="340"/>
          <w:tab w:val="left" w:pos="720"/>
          <w:tab w:val="left" w:pos="1179"/>
          <w:tab w:val="left" w:pos="1582"/>
        </w:tabs>
        <w:ind w:left="2060" w:right="-22" w:hanging="2040"/>
        <w:jc w:val="both"/>
        <w:rPr>
          <w:sz w:val="22"/>
          <w:szCs w:val="22"/>
          <w:lang w:val="en-US"/>
        </w:rPr>
      </w:pPr>
      <w:r w:rsidRPr="00821A47">
        <w:rPr>
          <w:sz w:val="22"/>
          <w:szCs w:val="22"/>
        </w:rPr>
        <w:tab/>
      </w:r>
      <w:r w:rsidRPr="00821A47">
        <w:rPr>
          <w:sz w:val="22"/>
          <w:szCs w:val="22"/>
        </w:rPr>
        <w:tab/>
      </w:r>
      <w:r w:rsidRPr="00821A47">
        <w:rPr>
          <w:sz w:val="22"/>
          <w:szCs w:val="22"/>
        </w:rPr>
        <w:tab/>
      </w:r>
      <w:r w:rsidRPr="00821A47">
        <w:rPr>
          <w:sz w:val="22"/>
          <w:szCs w:val="22"/>
        </w:rPr>
        <w:tab/>
        <w:t>4.</w:t>
      </w:r>
      <w:r w:rsidRPr="00821A47">
        <w:rPr>
          <w:sz w:val="22"/>
          <w:szCs w:val="22"/>
        </w:rPr>
        <w:tab/>
      </w:r>
      <w:r w:rsidRPr="00821A47">
        <w:rPr>
          <w:sz w:val="22"/>
          <w:szCs w:val="22"/>
          <w:lang w:val="en-US"/>
        </w:rPr>
        <w:t>Zinc germanium phosphide (ZnGeP</w:t>
      </w:r>
      <w:r w:rsidR="00C85301" w:rsidRPr="00821A47">
        <w:rPr>
          <w:sz w:val="22"/>
          <w:szCs w:val="22"/>
          <w:vertAlign w:val="subscript"/>
          <w:lang w:val="en-US"/>
        </w:rPr>
        <w:t>2</w:t>
      </w:r>
      <w:r w:rsidRPr="00821A47">
        <w:rPr>
          <w:color w:val="auto"/>
          <w:sz w:val="22"/>
          <w:szCs w:val="22"/>
          <w:lang w:val="en-US"/>
        </w:rPr>
        <w:t>,</w:t>
      </w:r>
      <w:r w:rsidRPr="00821A47">
        <w:rPr>
          <w:sz w:val="22"/>
          <w:szCs w:val="22"/>
          <w:lang w:val="en-US"/>
        </w:rPr>
        <w:t xml:space="preserve"> also known as ZGP, </w:t>
      </w:r>
    </w:p>
    <w:p w14:paraId="7BBF8142" w14:textId="77777777" w:rsidR="00FB637C" w:rsidRPr="00821A47" w:rsidRDefault="00390E48" w:rsidP="00FB637C">
      <w:pPr>
        <w:tabs>
          <w:tab w:val="left" w:pos="340"/>
          <w:tab w:val="left" w:pos="720"/>
          <w:tab w:val="left" w:pos="1179"/>
          <w:tab w:val="left" w:pos="1582"/>
        </w:tabs>
        <w:ind w:left="2060" w:right="-22" w:hanging="2040"/>
        <w:jc w:val="both"/>
        <w:rPr>
          <w:sz w:val="22"/>
          <w:szCs w:val="22"/>
          <w:u w:val="single"/>
        </w:rPr>
      </w:pPr>
      <w:r w:rsidRPr="00821A47">
        <w:rPr>
          <w:sz w:val="22"/>
          <w:szCs w:val="22"/>
          <w:lang w:val="en-US"/>
        </w:rPr>
        <w:tab/>
      </w:r>
      <w:r w:rsidRPr="00821A47">
        <w:rPr>
          <w:sz w:val="22"/>
          <w:szCs w:val="22"/>
          <w:lang w:val="en-US"/>
        </w:rPr>
        <w:tab/>
      </w:r>
      <w:r w:rsidRPr="00821A47">
        <w:rPr>
          <w:sz w:val="22"/>
          <w:szCs w:val="22"/>
          <w:lang w:val="en-US"/>
        </w:rPr>
        <w:tab/>
      </w:r>
      <w:r w:rsidRPr="00821A47">
        <w:rPr>
          <w:sz w:val="22"/>
          <w:szCs w:val="22"/>
          <w:lang w:val="en-US"/>
        </w:rPr>
        <w:tab/>
      </w:r>
      <w:r w:rsidRPr="00821A47">
        <w:rPr>
          <w:sz w:val="22"/>
          <w:szCs w:val="22"/>
          <w:lang w:val="en-US"/>
        </w:rPr>
        <w:tab/>
      </w:r>
      <w:r w:rsidR="00FB637C" w:rsidRPr="00821A47">
        <w:rPr>
          <w:sz w:val="22"/>
          <w:szCs w:val="22"/>
          <w:lang w:val="en-US"/>
        </w:rPr>
        <w:t xml:space="preserve">zinc germanium </w:t>
      </w:r>
      <w:proofErr w:type="spellStart"/>
      <w:r w:rsidR="00FB637C" w:rsidRPr="00821A47">
        <w:rPr>
          <w:sz w:val="22"/>
          <w:szCs w:val="22"/>
          <w:lang w:val="en-US"/>
        </w:rPr>
        <w:t>biphosphide</w:t>
      </w:r>
      <w:proofErr w:type="spellEnd"/>
      <w:r w:rsidR="00FB637C" w:rsidRPr="00821A47">
        <w:rPr>
          <w:sz w:val="22"/>
          <w:szCs w:val="22"/>
          <w:lang w:val="en-US"/>
        </w:rPr>
        <w:t xml:space="preserve"> or zinc germanium </w:t>
      </w:r>
      <w:proofErr w:type="spellStart"/>
      <w:r w:rsidR="00FB637C" w:rsidRPr="00821A47">
        <w:rPr>
          <w:sz w:val="22"/>
          <w:szCs w:val="22"/>
          <w:lang w:val="en-US"/>
        </w:rPr>
        <w:t>diphosphide</w:t>
      </w:r>
      <w:proofErr w:type="spellEnd"/>
      <w:r w:rsidR="00FB637C" w:rsidRPr="00821A47">
        <w:rPr>
          <w:sz w:val="22"/>
          <w:szCs w:val="22"/>
          <w:lang w:val="en-US"/>
        </w:rPr>
        <w:t>);</w:t>
      </w:r>
      <w:r w:rsidR="00FB637C" w:rsidRPr="00821A47">
        <w:rPr>
          <w:sz w:val="22"/>
          <w:szCs w:val="22"/>
        </w:rPr>
        <w:t xml:space="preserve"> </w:t>
      </w:r>
    </w:p>
    <w:p w14:paraId="7CCEB21D" w14:textId="77777777" w:rsidR="00FB637C" w:rsidRPr="00821A47" w:rsidRDefault="00FB637C" w:rsidP="00FB637C">
      <w:pPr>
        <w:tabs>
          <w:tab w:val="left" w:pos="340"/>
          <w:tab w:val="left" w:pos="720"/>
          <w:tab w:val="left" w:pos="1179"/>
          <w:tab w:val="left" w:pos="1582"/>
        </w:tabs>
        <w:ind w:left="2060" w:right="-22" w:hanging="2040"/>
        <w:jc w:val="both"/>
        <w:rPr>
          <w:sz w:val="22"/>
          <w:szCs w:val="22"/>
        </w:rPr>
      </w:pPr>
      <w:r w:rsidRPr="00821A47">
        <w:rPr>
          <w:sz w:val="22"/>
          <w:szCs w:val="22"/>
        </w:rPr>
        <w:tab/>
      </w:r>
      <w:r w:rsidRPr="00821A47">
        <w:rPr>
          <w:sz w:val="22"/>
          <w:szCs w:val="22"/>
        </w:rPr>
        <w:tab/>
      </w:r>
      <w:r w:rsidRPr="00821A47">
        <w:rPr>
          <w:sz w:val="22"/>
          <w:szCs w:val="22"/>
        </w:rPr>
        <w:tab/>
      </w:r>
      <w:r w:rsidRPr="00821A47">
        <w:rPr>
          <w:sz w:val="22"/>
          <w:szCs w:val="22"/>
        </w:rPr>
        <w:tab/>
        <w:t>5.</w:t>
      </w:r>
      <w:r w:rsidRPr="00821A47">
        <w:rPr>
          <w:sz w:val="22"/>
          <w:szCs w:val="22"/>
        </w:rPr>
        <w:tab/>
      </w:r>
      <w:r w:rsidRPr="00821A47">
        <w:rPr>
          <w:sz w:val="22"/>
          <w:szCs w:val="22"/>
          <w:lang w:val="en-US"/>
        </w:rPr>
        <w:t>Gallium selenide (GaSe) (CAS 12024-11-2)</w:t>
      </w:r>
      <w:r w:rsidRPr="00821A47">
        <w:rPr>
          <w:sz w:val="22"/>
          <w:szCs w:val="22"/>
        </w:rPr>
        <w:t>;</w:t>
      </w:r>
    </w:p>
    <w:p w14:paraId="20940D88" w14:textId="77777777" w:rsidR="00CF3264" w:rsidRPr="00821A47" w:rsidRDefault="00CF3264">
      <w:pPr>
        <w:pStyle w:val="1A"/>
        <w:jc w:val="both"/>
        <w:rPr>
          <w:sz w:val="12"/>
          <w:szCs w:val="12"/>
        </w:rPr>
      </w:pPr>
    </w:p>
    <w:p w14:paraId="6AD7CBC8" w14:textId="77777777" w:rsidR="00CF3264" w:rsidRPr="00821A47" w:rsidRDefault="00390E48">
      <w:pPr>
        <w:pStyle w:val="1A1a"/>
        <w:ind w:right="-22"/>
        <w:jc w:val="both"/>
        <w:rPr>
          <w:sz w:val="22"/>
          <w:szCs w:val="22"/>
        </w:rPr>
      </w:pPr>
      <w:r w:rsidRPr="00821A47">
        <w:rPr>
          <w:sz w:val="22"/>
          <w:szCs w:val="22"/>
        </w:rPr>
        <w:t>6.</w:t>
      </w:r>
      <w:r w:rsidRPr="00821A47">
        <w:rPr>
          <w:sz w:val="22"/>
          <w:szCs w:val="22"/>
        </w:rPr>
        <w:tab/>
        <w:t>C.</w:t>
      </w:r>
      <w:r w:rsidRPr="00821A47">
        <w:rPr>
          <w:sz w:val="22"/>
          <w:szCs w:val="22"/>
        </w:rPr>
        <w:tab/>
        <w:t>4.</w:t>
      </w:r>
      <w:r w:rsidRPr="00821A47">
        <w:rPr>
          <w:sz w:val="22"/>
          <w:szCs w:val="22"/>
        </w:rPr>
        <w:tab/>
      </w:r>
      <w:r w:rsidR="00CF3264" w:rsidRPr="00821A47">
        <w:rPr>
          <w:sz w:val="22"/>
          <w:szCs w:val="22"/>
        </w:rPr>
        <w:t>c.</w:t>
      </w:r>
      <w:r w:rsidR="00CF3264" w:rsidRPr="00821A47">
        <w:rPr>
          <w:sz w:val="22"/>
          <w:szCs w:val="22"/>
        </w:rPr>
        <w:tab/>
      </w:r>
      <w:r w:rsidRPr="00821A47">
        <w:rPr>
          <w:sz w:val="22"/>
          <w:szCs w:val="22"/>
        </w:rPr>
        <w:t xml:space="preserve">Non-linear optical materials, other than those specified </w:t>
      </w:r>
      <w:r w:rsidR="00E21228" w:rsidRPr="00821A47">
        <w:rPr>
          <w:sz w:val="22"/>
          <w:szCs w:val="22"/>
        </w:rPr>
        <w:t>in</w:t>
      </w:r>
      <w:r w:rsidRPr="00821A47">
        <w:rPr>
          <w:sz w:val="22"/>
          <w:szCs w:val="22"/>
        </w:rPr>
        <w:t xml:space="preserve"> 6.C.4.b., having any of the following:</w:t>
      </w:r>
    </w:p>
    <w:p w14:paraId="73B1AC64" w14:textId="77777777" w:rsidR="00390E48" w:rsidRPr="00821A47" w:rsidRDefault="00390E48" w:rsidP="00390E48">
      <w:pPr>
        <w:tabs>
          <w:tab w:val="left" w:pos="340"/>
          <w:tab w:val="left" w:pos="720"/>
          <w:tab w:val="left" w:pos="1179"/>
          <w:tab w:val="left" w:pos="1582"/>
        </w:tabs>
        <w:ind w:left="2060" w:right="-22" w:hanging="2040"/>
        <w:jc w:val="both"/>
        <w:rPr>
          <w:sz w:val="22"/>
          <w:szCs w:val="22"/>
        </w:rPr>
      </w:pPr>
      <w:r w:rsidRPr="00821A47">
        <w:rPr>
          <w:sz w:val="22"/>
          <w:szCs w:val="22"/>
        </w:rPr>
        <w:tab/>
      </w:r>
      <w:r w:rsidRPr="00821A47">
        <w:rPr>
          <w:sz w:val="22"/>
          <w:szCs w:val="22"/>
        </w:rPr>
        <w:tab/>
      </w:r>
      <w:r w:rsidRPr="00821A47">
        <w:rPr>
          <w:sz w:val="22"/>
          <w:szCs w:val="22"/>
        </w:rPr>
        <w:tab/>
      </w:r>
      <w:r w:rsidRPr="00821A47">
        <w:rPr>
          <w:sz w:val="22"/>
          <w:szCs w:val="22"/>
        </w:rPr>
        <w:tab/>
        <w:t>1.</w:t>
      </w:r>
      <w:r w:rsidRPr="00821A47">
        <w:rPr>
          <w:sz w:val="22"/>
          <w:szCs w:val="22"/>
        </w:rPr>
        <w:tab/>
        <w:t>H</w:t>
      </w:r>
      <w:proofErr w:type="spellStart"/>
      <w:r w:rsidRPr="00821A47">
        <w:rPr>
          <w:spacing w:val="-4"/>
          <w:sz w:val="22"/>
          <w:szCs w:val="22"/>
          <w:lang w:val="en-US"/>
        </w:rPr>
        <w:t>aving</w:t>
      </w:r>
      <w:proofErr w:type="spellEnd"/>
      <w:r w:rsidRPr="00821A47">
        <w:rPr>
          <w:spacing w:val="-4"/>
          <w:sz w:val="22"/>
          <w:szCs w:val="22"/>
          <w:lang w:val="en-US"/>
        </w:rPr>
        <w:t xml:space="preserve"> all of the following:</w:t>
      </w:r>
      <w:r w:rsidRPr="00821A47">
        <w:rPr>
          <w:sz w:val="22"/>
          <w:szCs w:val="22"/>
        </w:rPr>
        <w:t xml:space="preserve"> </w:t>
      </w:r>
    </w:p>
    <w:p w14:paraId="022F7889" w14:textId="77777777" w:rsidR="00390E48" w:rsidRPr="00821A47" w:rsidRDefault="00390E48" w:rsidP="00390E48">
      <w:pPr>
        <w:tabs>
          <w:tab w:val="left" w:pos="340"/>
          <w:tab w:val="left" w:pos="720"/>
          <w:tab w:val="left" w:pos="1179"/>
          <w:tab w:val="left" w:pos="1582"/>
          <w:tab w:val="left" w:pos="2058"/>
        </w:tabs>
        <w:ind w:left="2478" w:right="-22" w:hanging="2458"/>
        <w:jc w:val="both"/>
        <w:rPr>
          <w:sz w:val="22"/>
          <w:szCs w:val="22"/>
          <w:u w:val="single"/>
        </w:rPr>
      </w:pP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t>a.</w:t>
      </w:r>
      <w:r w:rsidRPr="00821A47">
        <w:rPr>
          <w:sz w:val="22"/>
          <w:szCs w:val="22"/>
        </w:rPr>
        <w:tab/>
      </w:r>
      <w:r w:rsidRPr="00821A47">
        <w:rPr>
          <w:spacing w:val="-2"/>
          <w:sz w:val="22"/>
          <w:szCs w:val="22"/>
          <w:lang w:val="en-US"/>
        </w:rPr>
        <w:t>Dynamic (also known as non-stationary) third order non-linear susceptibility (</w:t>
      </w:r>
      <w:r w:rsidRPr="00821A47">
        <w:rPr>
          <w:spacing w:val="-2"/>
          <w:sz w:val="22"/>
          <w:szCs w:val="22"/>
        </w:rPr>
        <w:sym w:font="Symbol" w:char="F063"/>
      </w:r>
      <w:r w:rsidRPr="00821A47">
        <w:rPr>
          <w:spacing w:val="-2"/>
          <w:sz w:val="22"/>
          <w:szCs w:val="22"/>
          <w:vertAlign w:val="superscript"/>
          <w:lang w:val="en-US"/>
        </w:rPr>
        <w:t>(3)</w:t>
      </w:r>
      <w:r w:rsidRPr="00821A47">
        <w:rPr>
          <w:spacing w:val="-2"/>
          <w:sz w:val="22"/>
          <w:szCs w:val="22"/>
          <w:lang w:val="en-US"/>
        </w:rPr>
        <w:t>, chi 3) of 10</w:t>
      </w:r>
      <w:r w:rsidRPr="00821A47">
        <w:rPr>
          <w:spacing w:val="-2"/>
          <w:sz w:val="22"/>
          <w:szCs w:val="22"/>
          <w:vertAlign w:val="superscript"/>
          <w:lang w:val="en-US"/>
        </w:rPr>
        <w:t>-6</w:t>
      </w:r>
      <w:r w:rsidRPr="00821A47">
        <w:rPr>
          <w:spacing w:val="-2"/>
          <w:sz w:val="22"/>
          <w:szCs w:val="22"/>
          <w:lang w:val="en-US"/>
        </w:rPr>
        <w:t>m</w:t>
      </w:r>
      <w:r w:rsidRPr="00821A47">
        <w:rPr>
          <w:spacing w:val="-2"/>
          <w:sz w:val="22"/>
          <w:szCs w:val="22"/>
          <w:vertAlign w:val="superscript"/>
          <w:lang w:val="en-US"/>
        </w:rPr>
        <w:t>2</w:t>
      </w:r>
      <w:r w:rsidRPr="00821A47">
        <w:rPr>
          <w:spacing w:val="-2"/>
          <w:sz w:val="22"/>
          <w:szCs w:val="22"/>
          <w:lang w:val="en-US"/>
        </w:rPr>
        <w:t>/V</w:t>
      </w:r>
      <w:r w:rsidRPr="00821A47">
        <w:rPr>
          <w:spacing w:val="-2"/>
          <w:sz w:val="22"/>
          <w:szCs w:val="22"/>
          <w:vertAlign w:val="superscript"/>
          <w:lang w:val="en-US"/>
        </w:rPr>
        <w:t>2</w:t>
      </w:r>
      <w:r w:rsidRPr="00821A47">
        <w:rPr>
          <w:spacing w:val="-2"/>
          <w:sz w:val="22"/>
          <w:szCs w:val="22"/>
          <w:lang w:val="en-US"/>
        </w:rPr>
        <w:t xml:space="preserve"> or more; </w:t>
      </w:r>
      <w:r w:rsidRPr="00821A47">
        <w:rPr>
          <w:spacing w:val="-2"/>
          <w:sz w:val="22"/>
          <w:szCs w:val="22"/>
          <w:u w:val="single"/>
          <w:lang w:val="en-US"/>
        </w:rPr>
        <w:t>and</w:t>
      </w:r>
    </w:p>
    <w:p w14:paraId="722FCB26" w14:textId="77777777" w:rsidR="00390E48" w:rsidRPr="00821A47" w:rsidRDefault="00390E48" w:rsidP="00390E48">
      <w:pPr>
        <w:tabs>
          <w:tab w:val="left" w:pos="340"/>
          <w:tab w:val="left" w:pos="720"/>
          <w:tab w:val="left" w:pos="1179"/>
          <w:tab w:val="left" w:pos="1582"/>
          <w:tab w:val="left" w:pos="2058"/>
        </w:tabs>
        <w:ind w:left="2478" w:right="-22" w:hanging="2458"/>
        <w:jc w:val="both"/>
        <w:rPr>
          <w:sz w:val="22"/>
          <w:szCs w:val="22"/>
          <w:u w:val="single"/>
        </w:rPr>
      </w:pPr>
      <w:r w:rsidRPr="00821A47">
        <w:rPr>
          <w:sz w:val="22"/>
          <w:szCs w:val="22"/>
          <w:lang w:val="en-US"/>
        </w:rPr>
        <w:tab/>
      </w:r>
      <w:r w:rsidRPr="00821A47">
        <w:rPr>
          <w:sz w:val="22"/>
          <w:szCs w:val="22"/>
          <w:lang w:val="en-US"/>
        </w:rPr>
        <w:tab/>
      </w:r>
      <w:r w:rsidRPr="00821A47">
        <w:rPr>
          <w:sz w:val="22"/>
          <w:szCs w:val="22"/>
          <w:lang w:val="en-US"/>
        </w:rPr>
        <w:tab/>
      </w:r>
      <w:r w:rsidRPr="00821A47">
        <w:rPr>
          <w:sz w:val="22"/>
          <w:szCs w:val="22"/>
          <w:lang w:val="en-US"/>
        </w:rPr>
        <w:tab/>
      </w:r>
      <w:r w:rsidRPr="00821A47">
        <w:rPr>
          <w:sz w:val="22"/>
          <w:szCs w:val="22"/>
          <w:lang w:val="en-US"/>
        </w:rPr>
        <w:tab/>
        <w:t>b.</w:t>
      </w:r>
      <w:r w:rsidRPr="00821A47">
        <w:rPr>
          <w:sz w:val="22"/>
          <w:szCs w:val="22"/>
          <w:lang w:val="en-US"/>
        </w:rPr>
        <w:tab/>
        <w:t xml:space="preserve">Response time of less than 1 ms; </w:t>
      </w:r>
      <w:r w:rsidRPr="00821A47">
        <w:rPr>
          <w:sz w:val="22"/>
          <w:szCs w:val="22"/>
          <w:u w:val="single"/>
          <w:lang w:val="en-US"/>
        </w:rPr>
        <w:t>or</w:t>
      </w:r>
    </w:p>
    <w:p w14:paraId="2E917788" w14:textId="77777777" w:rsidR="00390E48" w:rsidRPr="00821A47" w:rsidRDefault="00390E48" w:rsidP="00390E48">
      <w:pPr>
        <w:tabs>
          <w:tab w:val="left" w:pos="340"/>
          <w:tab w:val="left" w:pos="720"/>
          <w:tab w:val="left" w:pos="1179"/>
          <w:tab w:val="left" w:pos="1582"/>
          <w:tab w:val="left" w:pos="2058"/>
        </w:tabs>
        <w:ind w:left="2044" w:right="-22" w:hanging="2024"/>
        <w:jc w:val="both"/>
        <w:rPr>
          <w:sz w:val="22"/>
          <w:szCs w:val="22"/>
          <w:lang w:val="en-US"/>
        </w:rPr>
      </w:pPr>
      <w:r w:rsidRPr="00821A47">
        <w:rPr>
          <w:sz w:val="22"/>
          <w:szCs w:val="22"/>
        </w:rPr>
        <w:tab/>
      </w:r>
      <w:r w:rsidRPr="00821A47">
        <w:rPr>
          <w:sz w:val="22"/>
          <w:szCs w:val="22"/>
        </w:rPr>
        <w:tab/>
      </w:r>
      <w:r w:rsidRPr="00821A47">
        <w:rPr>
          <w:sz w:val="22"/>
          <w:szCs w:val="22"/>
        </w:rPr>
        <w:tab/>
      </w:r>
      <w:r w:rsidRPr="00821A47">
        <w:rPr>
          <w:sz w:val="22"/>
          <w:szCs w:val="22"/>
        </w:rPr>
        <w:tab/>
        <w:t>2.</w:t>
      </w:r>
      <w:r w:rsidRPr="00821A47">
        <w:rPr>
          <w:sz w:val="22"/>
          <w:szCs w:val="22"/>
        </w:rPr>
        <w:tab/>
        <w:t>S</w:t>
      </w:r>
      <w:r w:rsidRPr="00821A47">
        <w:rPr>
          <w:sz w:val="22"/>
          <w:szCs w:val="22"/>
          <w:lang w:val="en-US"/>
        </w:rPr>
        <w:t>econd order non-linear susceptibility (</w:t>
      </w:r>
      <w:r w:rsidRPr="00821A47">
        <w:rPr>
          <w:sz w:val="22"/>
          <w:szCs w:val="22"/>
        </w:rPr>
        <w:sym w:font="Symbol" w:char="F063"/>
      </w:r>
      <w:r w:rsidRPr="00821A47">
        <w:rPr>
          <w:sz w:val="22"/>
          <w:szCs w:val="22"/>
          <w:vertAlign w:val="superscript"/>
          <w:lang w:val="en-US"/>
        </w:rPr>
        <w:t>(2)</w:t>
      </w:r>
      <w:r w:rsidRPr="00821A47">
        <w:rPr>
          <w:sz w:val="22"/>
          <w:szCs w:val="22"/>
          <w:lang w:val="en-US"/>
        </w:rPr>
        <w:t>, chi 2) of 3.3</w:t>
      </w:r>
      <w:r w:rsidRPr="00821A47">
        <w:rPr>
          <w:sz w:val="22"/>
          <w:szCs w:val="22"/>
        </w:rPr>
        <w:sym w:font="Symbol" w:char="F0B4"/>
      </w:r>
      <w:r w:rsidRPr="00821A47">
        <w:rPr>
          <w:sz w:val="22"/>
          <w:szCs w:val="22"/>
          <w:lang w:val="en-US"/>
        </w:rPr>
        <w:t>10</w:t>
      </w:r>
      <w:r w:rsidRPr="00821A47">
        <w:rPr>
          <w:sz w:val="22"/>
          <w:szCs w:val="22"/>
          <w:vertAlign w:val="superscript"/>
          <w:lang w:val="en-US"/>
        </w:rPr>
        <w:t>-11</w:t>
      </w:r>
      <w:r w:rsidRPr="00821A47">
        <w:rPr>
          <w:sz w:val="22"/>
          <w:szCs w:val="22"/>
          <w:lang w:val="en-US"/>
        </w:rPr>
        <w:t xml:space="preserve"> m/V or more;</w:t>
      </w:r>
    </w:p>
    <w:p w14:paraId="1DA3573A" w14:textId="77777777" w:rsidR="00CF3264" w:rsidRPr="00821A47" w:rsidRDefault="00CF3264">
      <w:pPr>
        <w:pStyle w:val="1A1a1"/>
        <w:ind w:right="-22"/>
        <w:jc w:val="both"/>
        <w:rPr>
          <w:sz w:val="12"/>
          <w:szCs w:val="12"/>
        </w:rPr>
      </w:pPr>
    </w:p>
    <w:p w14:paraId="1E56161A" w14:textId="77777777" w:rsidR="00CF3264" w:rsidRPr="00821A47" w:rsidRDefault="00390E48">
      <w:pPr>
        <w:pStyle w:val="1A1a"/>
        <w:ind w:right="-22"/>
        <w:jc w:val="both"/>
        <w:rPr>
          <w:sz w:val="22"/>
          <w:szCs w:val="22"/>
        </w:rPr>
      </w:pPr>
      <w:r w:rsidRPr="00821A47">
        <w:rPr>
          <w:sz w:val="22"/>
          <w:szCs w:val="22"/>
        </w:rPr>
        <w:t>6.</w:t>
      </w:r>
      <w:r w:rsidRPr="00821A47">
        <w:rPr>
          <w:sz w:val="22"/>
          <w:szCs w:val="22"/>
        </w:rPr>
        <w:tab/>
        <w:t>C.</w:t>
      </w:r>
      <w:r w:rsidRPr="00821A47">
        <w:rPr>
          <w:sz w:val="22"/>
          <w:szCs w:val="22"/>
        </w:rPr>
        <w:tab/>
        <w:t>4.</w:t>
      </w:r>
      <w:r w:rsidRPr="00821A47">
        <w:rPr>
          <w:sz w:val="22"/>
          <w:szCs w:val="22"/>
        </w:rPr>
        <w:tab/>
      </w:r>
      <w:r w:rsidR="00CF3264" w:rsidRPr="00821A47">
        <w:rPr>
          <w:sz w:val="22"/>
          <w:szCs w:val="22"/>
        </w:rPr>
        <w:t>d.</w:t>
      </w:r>
      <w:r w:rsidR="00CF3264" w:rsidRPr="00821A47">
        <w:rPr>
          <w:sz w:val="22"/>
          <w:szCs w:val="22"/>
        </w:rPr>
        <w:tab/>
        <w:t xml:space="preserve">"Substrate blanks" of silicon carbide or beryllium </w:t>
      </w:r>
      <w:proofErr w:type="spellStart"/>
      <w:r w:rsidR="00CF3264" w:rsidRPr="00821A47">
        <w:rPr>
          <w:sz w:val="22"/>
          <w:szCs w:val="22"/>
        </w:rPr>
        <w:t>beryllium</w:t>
      </w:r>
      <w:proofErr w:type="spellEnd"/>
      <w:r w:rsidR="00CF3264" w:rsidRPr="00821A47">
        <w:rPr>
          <w:sz w:val="22"/>
          <w:szCs w:val="22"/>
        </w:rPr>
        <w:t xml:space="preserve"> (Be/Be) deposited materials, exceeding 300 mm in diameter or major axis length;</w:t>
      </w:r>
    </w:p>
    <w:p w14:paraId="679AA89A" w14:textId="77777777" w:rsidR="00CF3264" w:rsidRPr="00821A47" w:rsidRDefault="00CF3264">
      <w:pPr>
        <w:pStyle w:val="1A"/>
        <w:ind w:left="0" w:firstLine="0"/>
        <w:jc w:val="both"/>
        <w:rPr>
          <w:sz w:val="16"/>
          <w:szCs w:val="16"/>
        </w:rPr>
      </w:pPr>
    </w:p>
    <w:p w14:paraId="33430EE3" w14:textId="77777777" w:rsidR="00CF3264" w:rsidRPr="00821A47" w:rsidRDefault="00390E48">
      <w:pPr>
        <w:pStyle w:val="1A1a"/>
        <w:ind w:right="-22"/>
        <w:jc w:val="both"/>
        <w:rPr>
          <w:sz w:val="22"/>
          <w:szCs w:val="22"/>
        </w:rPr>
      </w:pPr>
      <w:r w:rsidRPr="00821A47">
        <w:rPr>
          <w:sz w:val="22"/>
          <w:szCs w:val="22"/>
        </w:rPr>
        <w:t>6.</w:t>
      </w:r>
      <w:r w:rsidRPr="00821A47">
        <w:rPr>
          <w:sz w:val="22"/>
          <w:szCs w:val="22"/>
        </w:rPr>
        <w:tab/>
        <w:t>C.</w:t>
      </w:r>
      <w:r w:rsidRPr="00821A47">
        <w:rPr>
          <w:sz w:val="22"/>
          <w:szCs w:val="22"/>
        </w:rPr>
        <w:tab/>
        <w:t>4.</w:t>
      </w:r>
      <w:r w:rsidRPr="00821A47">
        <w:rPr>
          <w:sz w:val="22"/>
          <w:szCs w:val="22"/>
        </w:rPr>
        <w:tab/>
      </w:r>
      <w:r w:rsidR="00CF3264" w:rsidRPr="00821A47">
        <w:rPr>
          <w:sz w:val="22"/>
          <w:szCs w:val="22"/>
        </w:rPr>
        <w:t>e.</w:t>
      </w:r>
      <w:r w:rsidR="00CF3264" w:rsidRPr="00821A47">
        <w:rPr>
          <w:sz w:val="22"/>
          <w:szCs w:val="22"/>
        </w:rPr>
        <w:tab/>
        <w:t>Glass, including fused silica, phosphate glass, fluorophosphate glass, zirconium fluoride (ZrF</w:t>
      </w:r>
      <w:r w:rsidR="00C85301" w:rsidRPr="00821A47">
        <w:rPr>
          <w:sz w:val="22"/>
          <w:szCs w:val="22"/>
          <w:vertAlign w:val="subscript"/>
        </w:rPr>
        <w:t>4</w:t>
      </w:r>
      <w:r w:rsidR="00CF3264" w:rsidRPr="00821A47">
        <w:rPr>
          <w:sz w:val="22"/>
          <w:szCs w:val="22"/>
        </w:rPr>
        <w:t>) (CAS 7783-64-4) and hafnium fluoride (HfF</w:t>
      </w:r>
      <w:r w:rsidR="00C85301" w:rsidRPr="00821A47">
        <w:rPr>
          <w:sz w:val="22"/>
          <w:szCs w:val="22"/>
          <w:vertAlign w:val="subscript"/>
        </w:rPr>
        <w:t>4</w:t>
      </w:r>
      <w:r w:rsidR="00CF3264" w:rsidRPr="00821A47">
        <w:rPr>
          <w:sz w:val="22"/>
          <w:szCs w:val="22"/>
        </w:rPr>
        <w:t>) (CAS 13709-52-9) and having all of the following:</w:t>
      </w:r>
    </w:p>
    <w:p w14:paraId="2E9EE65E" w14:textId="77777777" w:rsidR="00CF3264" w:rsidRPr="00821A47" w:rsidRDefault="00CF3264">
      <w:pPr>
        <w:pStyle w:val="1A1a1"/>
        <w:ind w:right="-22"/>
        <w:jc w:val="both"/>
        <w:rPr>
          <w:sz w:val="22"/>
          <w:szCs w:val="22"/>
        </w:rPr>
      </w:pPr>
      <w:r w:rsidRPr="00821A47">
        <w:rPr>
          <w:sz w:val="22"/>
          <w:szCs w:val="22"/>
        </w:rPr>
        <w:tab/>
      </w:r>
      <w:r w:rsidRPr="00821A47">
        <w:rPr>
          <w:sz w:val="22"/>
          <w:szCs w:val="22"/>
        </w:rPr>
        <w:tab/>
      </w:r>
      <w:r w:rsidRPr="00821A47">
        <w:rPr>
          <w:sz w:val="22"/>
          <w:szCs w:val="22"/>
        </w:rPr>
        <w:tab/>
      </w:r>
      <w:r w:rsidRPr="00821A47">
        <w:rPr>
          <w:sz w:val="22"/>
          <w:szCs w:val="22"/>
        </w:rPr>
        <w:tab/>
        <w:t>1.</w:t>
      </w:r>
      <w:r w:rsidRPr="00821A47">
        <w:rPr>
          <w:sz w:val="22"/>
          <w:szCs w:val="22"/>
        </w:rPr>
        <w:tab/>
        <w:t>A hydroxyl ion (OH-) concentration of less than 5 ppm;</w:t>
      </w:r>
    </w:p>
    <w:p w14:paraId="20F87E11" w14:textId="77777777" w:rsidR="00CF3264" w:rsidRPr="00821A47" w:rsidRDefault="00CF3264">
      <w:pPr>
        <w:pStyle w:val="1A1a1"/>
        <w:ind w:right="-22"/>
        <w:jc w:val="both"/>
        <w:rPr>
          <w:sz w:val="22"/>
          <w:szCs w:val="22"/>
        </w:rPr>
      </w:pPr>
      <w:r w:rsidRPr="00821A47">
        <w:rPr>
          <w:sz w:val="22"/>
          <w:szCs w:val="22"/>
        </w:rPr>
        <w:tab/>
      </w:r>
      <w:r w:rsidRPr="00821A47">
        <w:rPr>
          <w:sz w:val="22"/>
          <w:szCs w:val="22"/>
        </w:rPr>
        <w:tab/>
      </w:r>
      <w:r w:rsidRPr="00821A47">
        <w:rPr>
          <w:sz w:val="22"/>
          <w:szCs w:val="22"/>
        </w:rPr>
        <w:tab/>
      </w:r>
      <w:r w:rsidRPr="00821A47">
        <w:rPr>
          <w:sz w:val="22"/>
          <w:szCs w:val="22"/>
        </w:rPr>
        <w:tab/>
        <w:t>2.</w:t>
      </w:r>
      <w:r w:rsidRPr="00821A47">
        <w:rPr>
          <w:sz w:val="22"/>
          <w:szCs w:val="22"/>
        </w:rPr>
        <w:tab/>
        <w:t xml:space="preserve">Integrated metallic purity levels of less than 1 ppm; </w:t>
      </w:r>
      <w:r w:rsidRPr="00821A47">
        <w:rPr>
          <w:sz w:val="22"/>
          <w:szCs w:val="22"/>
          <w:u w:val="single"/>
        </w:rPr>
        <w:t>and</w:t>
      </w:r>
    </w:p>
    <w:p w14:paraId="78090473" w14:textId="77777777" w:rsidR="00CF3264" w:rsidRPr="00821A47" w:rsidRDefault="00CF3264">
      <w:pPr>
        <w:pStyle w:val="1A1a1"/>
        <w:ind w:right="-22"/>
        <w:jc w:val="both"/>
        <w:rPr>
          <w:sz w:val="22"/>
          <w:szCs w:val="22"/>
        </w:rPr>
      </w:pPr>
      <w:r w:rsidRPr="00821A47">
        <w:rPr>
          <w:sz w:val="22"/>
          <w:szCs w:val="22"/>
        </w:rPr>
        <w:tab/>
      </w:r>
      <w:r w:rsidRPr="00821A47">
        <w:rPr>
          <w:sz w:val="22"/>
          <w:szCs w:val="22"/>
        </w:rPr>
        <w:tab/>
      </w:r>
      <w:r w:rsidRPr="00821A47">
        <w:rPr>
          <w:sz w:val="22"/>
          <w:szCs w:val="22"/>
        </w:rPr>
        <w:tab/>
      </w:r>
      <w:r w:rsidRPr="00821A47">
        <w:rPr>
          <w:sz w:val="22"/>
          <w:szCs w:val="22"/>
        </w:rPr>
        <w:tab/>
        <w:t>3.</w:t>
      </w:r>
      <w:r w:rsidRPr="00821A47">
        <w:rPr>
          <w:sz w:val="22"/>
          <w:szCs w:val="22"/>
        </w:rPr>
        <w:tab/>
        <w:t xml:space="preserve">High homogeneity (index of refraction variance) less than </w:t>
      </w:r>
      <w:r w:rsidRPr="00821A47">
        <w:rPr>
          <w:sz w:val="22"/>
          <w:szCs w:val="22"/>
        </w:rPr>
        <w:br/>
        <w:t>5 x 10</w:t>
      </w:r>
      <w:r w:rsidRPr="00821A47">
        <w:rPr>
          <w:sz w:val="22"/>
          <w:szCs w:val="22"/>
          <w:vertAlign w:val="superscript"/>
        </w:rPr>
        <w:t>-6</w:t>
      </w:r>
      <w:r w:rsidRPr="00821A47">
        <w:rPr>
          <w:sz w:val="22"/>
          <w:szCs w:val="22"/>
        </w:rPr>
        <w:t>;</w:t>
      </w:r>
    </w:p>
    <w:p w14:paraId="0CFCAB6A" w14:textId="77777777" w:rsidR="00CF3264" w:rsidRPr="00821A47" w:rsidRDefault="00CF3264">
      <w:pPr>
        <w:pStyle w:val="1A"/>
        <w:jc w:val="both"/>
        <w:rPr>
          <w:sz w:val="16"/>
          <w:szCs w:val="16"/>
        </w:rPr>
      </w:pPr>
    </w:p>
    <w:p w14:paraId="5448A9E5" w14:textId="77777777" w:rsidR="00CF3264" w:rsidRPr="00821A47" w:rsidRDefault="00390E48">
      <w:pPr>
        <w:pStyle w:val="1A1a"/>
        <w:ind w:right="-22"/>
        <w:jc w:val="both"/>
        <w:rPr>
          <w:spacing w:val="-2"/>
          <w:sz w:val="22"/>
          <w:szCs w:val="22"/>
        </w:rPr>
      </w:pPr>
      <w:r w:rsidRPr="00821A47">
        <w:rPr>
          <w:sz w:val="22"/>
          <w:szCs w:val="22"/>
        </w:rPr>
        <w:t>6.</w:t>
      </w:r>
      <w:r w:rsidRPr="00821A47">
        <w:rPr>
          <w:sz w:val="22"/>
          <w:szCs w:val="22"/>
        </w:rPr>
        <w:tab/>
        <w:t>C.</w:t>
      </w:r>
      <w:r w:rsidRPr="00821A47">
        <w:rPr>
          <w:sz w:val="22"/>
          <w:szCs w:val="22"/>
        </w:rPr>
        <w:tab/>
        <w:t>4.</w:t>
      </w:r>
      <w:r w:rsidRPr="00821A47">
        <w:rPr>
          <w:sz w:val="22"/>
          <w:szCs w:val="22"/>
        </w:rPr>
        <w:tab/>
      </w:r>
      <w:r w:rsidR="00CF3264" w:rsidRPr="00821A47">
        <w:rPr>
          <w:spacing w:val="-2"/>
          <w:sz w:val="22"/>
          <w:szCs w:val="22"/>
        </w:rPr>
        <w:t>f.</w:t>
      </w:r>
      <w:r w:rsidR="00CF3264" w:rsidRPr="00821A47">
        <w:rPr>
          <w:spacing w:val="-2"/>
          <w:sz w:val="22"/>
          <w:szCs w:val="22"/>
        </w:rPr>
        <w:tab/>
        <w:t xml:space="preserve">Synthetically produced diamond material with an absorption of less than </w:t>
      </w:r>
    </w:p>
    <w:p w14:paraId="02AA8C5D" w14:textId="77777777" w:rsidR="00CF3264" w:rsidRPr="00821A47" w:rsidRDefault="00CF3264">
      <w:pPr>
        <w:pStyle w:val="1A1a"/>
        <w:ind w:right="-22"/>
        <w:jc w:val="both"/>
        <w:rPr>
          <w:spacing w:val="-2"/>
          <w:sz w:val="22"/>
          <w:szCs w:val="22"/>
        </w:rPr>
      </w:pPr>
      <w:r w:rsidRPr="00821A47">
        <w:rPr>
          <w:spacing w:val="-2"/>
          <w:sz w:val="22"/>
          <w:szCs w:val="22"/>
        </w:rPr>
        <w:tab/>
      </w:r>
      <w:r w:rsidRPr="00821A47">
        <w:rPr>
          <w:spacing w:val="-2"/>
          <w:sz w:val="22"/>
          <w:szCs w:val="22"/>
        </w:rPr>
        <w:tab/>
      </w:r>
      <w:r w:rsidRPr="00821A47">
        <w:rPr>
          <w:spacing w:val="-2"/>
          <w:sz w:val="22"/>
          <w:szCs w:val="22"/>
        </w:rPr>
        <w:tab/>
      </w:r>
      <w:r w:rsidRPr="00821A47">
        <w:rPr>
          <w:spacing w:val="-2"/>
          <w:sz w:val="22"/>
          <w:szCs w:val="22"/>
        </w:rPr>
        <w:tab/>
        <w:t>10</w:t>
      </w:r>
      <w:r w:rsidR="001F1542" w:rsidRPr="00821A47">
        <w:rPr>
          <w:spacing w:val="-2"/>
          <w:sz w:val="22"/>
          <w:szCs w:val="22"/>
          <w:vertAlign w:val="superscript"/>
        </w:rPr>
        <w:t>-5</w:t>
      </w:r>
      <w:r w:rsidRPr="00821A47">
        <w:rPr>
          <w:spacing w:val="-2"/>
          <w:sz w:val="22"/>
          <w:szCs w:val="22"/>
        </w:rPr>
        <w:t> cm</w:t>
      </w:r>
      <w:r w:rsidR="001F1542" w:rsidRPr="00821A47">
        <w:rPr>
          <w:spacing w:val="-2"/>
          <w:sz w:val="22"/>
          <w:szCs w:val="22"/>
          <w:vertAlign w:val="superscript"/>
        </w:rPr>
        <w:t>-1</w:t>
      </w:r>
      <w:r w:rsidRPr="00821A47">
        <w:rPr>
          <w:spacing w:val="-2"/>
          <w:sz w:val="22"/>
          <w:szCs w:val="22"/>
        </w:rPr>
        <w:t xml:space="preserve"> for wavelengths exceeding 200 nm but not exceeding 14,000 nm.</w:t>
      </w:r>
    </w:p>
    <w:p w14:paraId="63D77AEA" w14:textId="77777777" w:rsidR="001F1542" w:rsidRPr="00821A47" w:rsidRDefault="001F1542" w:rsidP="001F1542">
      <w:pPr>
        <w:pStyle w:val="1A"/>
        <w:ind w:left="0" w:firstLine="0"/>
        <w:jc w:val="both"/>
        <w:rPr>
          <w:sz w:val="16"/>
          <w:szCs w:val="16"/>
        </w:rPr>
      </w:pPr>
    </w:p>
    <w:p w14:paraId="5C934683" w14:textId="77777777" w:rsidR="001F1542" w:rsidRPr="00821A47" w:rsidRDefault="001F1542" w:rsidP="001F1542">
      <w:pPr>
        <w:pStyle w:val="1A"/>
        <w:ind w:left="0" w:firstLine="0"/>
        <w:jc w:val="both"/>
        <w:rPr>
          <w:sz w:val="16"/>
          <w:szCs w:val="16"/>
        </w:rPr>
      </w:pPr>
    </w:p>
    <w:p w14:paraId="190508D4" w14:textId="77777777" w:rsidR="00CF3264" w:rsidRPr="00821A47" w:rsidRDefault="00CF3264">
      <w:pPr>
        <w:pStyle w:val="1A1"/>
        <w:ind w:right="-22"/>
        <w:jc w:val="both"/>
        <w:rPr>
          <w:sz w:val="22"/>
          <w:szCs w:val="22"/>
          <w:u w:val="single"/>
        </w:rPr>
      </w:pPr>
      <w:r w:rsidRPr="00821A47">
        <w:rPr>
          <w:sz w:val="22"/>
          <w:szCs w:val="22"/>
        </w:rPr>
        <w:tab/>
      </w:r>
      <w:r w:rsidRPr="00821A47">
        <w:rPr>
          <w:sz w:val="22"/>
          <w:szCs w:val="22"/>
        </w:rPr>
        <w:tab/>
      </w:r>
      <w:r w:rsidRPr="00821A47">
        <w:rPr>
          <w:sz w:val="22"/>
          <w:szCs w:val="22"/>
        </w:rPr>
        <w:tab/>
      </w:r>
      <w:r w:rsidRPr="00821A47">
        <w:rPr>
          <w:sz w:val="22"/>
          <w:szCs w:val="22"/>
          <w:u w:val="single"/>
        </w:rPr>
        <w:t>LASERS</w:t>
      </w:r>
    </w:p>
    <w:p w14:paraId="71305C71" w14:textId="77777777" w:rsidR="00CF3264" w:rsidRPr="00821A47" w:rsidRDefault="00CF3264">
      <w:pPr>
        <w:pStyle w:val="1A1"/>
        <w:ind w:left="0" w:right="-22" w:firstLine="0"/>
        <w:jc w:val="both"/>
        <w:rPr>
          <w:sz w:val="18"/>
          <w:szCs w:val="18"/>
        </w:rPr>
      </w:pPr>
    </w:p>
    <w:p w14:paraId="67575A6D" w14:textId="77777777" w:rsidR="00DD3A07" w:rsidRPr="00821A47" w:rsidRDefault="00DD3A07" w:rsidP="00DD3A07">
      <w:pPr>
        <w:pStyle w:val="1A1"/>
        <w:tabs>
          <w:tab w:val="left" w:pos="1204"/>
        </w:tabs>
        <w:ind w:left="1134" w:right="-22" w:hanging="1134"/>
        <w:jc w:val="both"/>
        <w:rPr>
          <w:sz w:val="22"/>
          <w:szCs w:val="22"/>
        </w:rPr>
      </w:pPr>
      <w:r w:rsidRPr="00821A47">
        <w:rPr>
          <w:sz w:val="22"/>
          <w:szCs w:val="22"/>
        </w:rPr>
        <w:t>6.</w:t>
      </w:r>
      <w:r w:rsidRPr="00821A47">
        <w:rPr>
          <w:sz w:val="22"/>
          <w:szCs w:val="22"/>
        </w:rPr>
        <w:tab/>
        <w:t>C.</w:t>
      </w:r>
      <w:r w:rsidRPr="00821A47">
        <w:rPr>
          <w:sz w:val="22"/>
          <w:szCs w:val="22"/>
        </w:rPr>
        <w:tab/>
        <w:t>5.</w:t>
      </w:r>
      <w:r w:rsidRPr="00821A47">
        <w:rPr>
          <w:sz w:val="22"/>
          <w:szCs w:val="22"/>
        </w:rPr>
        <w:tab/>
        <w:t>"Laser" materials as follows:</w:t>
      </w:r>
    </w:p>
    <w:p w14:paraId="1D34FFB6" w14:textId="77777777" w:rsidR="00CF3264" w:rsidRPr="00821A47" w:rsidRDefault="00DD3A07" w:rsidP="00DD3A07">
      <w:pPr>
        <w:pStyle w:val="1A1"/>
        <w:tabs>
          <w:tab w:val="left" w:pos="1134"/>
        </w:tabs>
        <w:spacing w:before="120"/>
        <w:ind w:left="1571" w:right="-23" w:hanging="1571"/>
        <w:jc w:val="both"/>
        <w:rPr>
          <w:sz w:val="22"/>
          <w:szCs w:val="22"/>
        </w:rPr>
      </w:pPr>
      <w:r w:rsidRPr="00821A47">
        <w:rPr>
          <w:sz w:val="22"/>
          <w:szCs w:val="22"/>
        </w:rPr>
        <w:tab/>
      </w:r>
      <w:r w:rsidRPr="00821A47">
        <w:rPr>
          <w:sz w:val="22"/>
          <w:szCs w:val="22"/>
        </w:rPr>
        <w:tab/>
      </w:r>
      <w:r w:rsidR="00CF3264" w:rsidRPr="00821A47">
        <w:rPr>
          <w:sz w:val="22"/>
          <w:szCs w:val="22"/>
        </w:rPr>
        <w:tab/>
      </w:r>
      <w:r w:rsidRPr="00821A47">
        <w:rPr>
          <w:sz w:val="22"/>
          <w:szCs w:val="22"/>
        </w:rPr>
        <w:t>a.</w:t>
      </w:r>
      <w:r w:rsidRPr="00821A47">
        <w:rPr>
          <w:sz w:val="22"/>
          <w:szCs w:val="22"/>
        </w:rPr>
        <w:tab/>
      </w:r>
      <w:r w:rsidR="00CF3264" w:rsidRPr="00821A47">
        <w:rPr>
          <w:sz w:val="22"/>
          <w:szCs w:val="22"/>
        </w:rPr>
        <w:t>Synthetic crystalline "laser" host material in unfinished form as follows:</w:t>
      </w:r>
    </w:p>
    <w:p w14:paraId="1542A31D" w14:textId="77777777" w:rsidR="00CF3264" w:rsidRPr="00821A47" w:rsidRDefault="00390E48" w:rsidP="00057DE9">
      <w:pPr>
        <w:pStyle w:val="1A1a"/>
        <w:tabs>
          <w:tab w:val="left" w:pos="1596"/>
        </w:tabs>
        <w:ind w:left="2086" w:right="-22" w:hanging="2086"/>
        <w:jc w:val="both"/>
        <w:rPr>
          <w:sz w:val="22"/>
          <w:szCs w:val="22"/>
        </w:rPr>
      </w:pPr>
      <w:r w:rsidRPr="00821A47">
        <w:rPr>
          <w:sz w:val="22"/>
          <w:szCs w:val="22"/>
        </w:rPr>
        <w:tab/>
      </w:r>
      <w:r w:rsidRPr="00821A47">
        <w:rPr>
          <w:sz w:val="22"/>
          <w:szCs w:val="22"/>
        </w:rPr>
        <w:tab/>
      </w:r>
      <w:r w:rsidRPr="00821A47">
        <w:rPr>
          <w:sz w:val="22"/>
          <w:szCs w:val="22"/>
        </w:rPr>
        <w:tab/>
      </w:r>
      <w:r w:rsidR="00057DE9" w:rsidRPr="00821A47">
        <w:rPr>
          <w:sz w:val="22"/>
          <w:szCs w:val="22"/>
        </w:rPr>
        <w:tab/>
      </w:r>
      <w:r w:rsidR="00F21E3C" w:rsidRPr="00821A47">
        <w:rPr>
          <w:sz w:val="22"/>
          <w:szCs w:val="22"/>
        </w:rPr>
        <w:t>1</w:t>
      </w:r>
      <w:r w:rsidRPr="00821A47">
        <w:rPr>
          <w:sz w:val="22"/>
          <w:szCs w:val="22"/>
        </w:rPr>
        <w:t>.</w:t>
      </w:r>
      <w:r w:rsidRPr="00821A47">
        <w:rPr>
          <w:sz w:val="22"/>
          <w:szCs w:val="22"/>
        </w:rPr>
        <w:tab/>
        <w:t>Titanium doped sapphire</w:t>
      </w:r>
      <w:r w:rsidR="001F1542" w:rsidRPr="00821A47">
        <w:rPr>
          <w:sz w:val="22"/>
          <w:szCs w:val="22"/>
        </w:rPr>
        <w:t>;</w:t>
      </w:r>
    </w:p>
    <w:p w14:paraId="387859A4" w14:textId="77777777" w:rsidR="00CF3264" w:rsidRPr="00821A47" w:rsidRDefault="00CF3264" w:rsidP="00057DE9">
      <w:pPr>
        <w:pStyle w:val="1A1a"/>
        <w:tabs>
          <w:tab w:val="left" w:pos="1596"/>
        </w:tabs>
        <w:ind w:left="2086" w:right="-22" w:hanging="2086"/>
        <w:jc w:val="both"/>
        <w:rPr>
          <w:sz w:val="22"/>
          <w:szCs w:val="22"/>
        </w:rPr>
      </w:pPr>
      <w:r w:rsidRPr="00821A47">
        <w:rPr>
          <w:sz w:val="22"/>
          <w:szCs w:val="22"/>
        </w:rPr>
        <w:tab/>
      </w:r>
      <w:r w:rsidRPr="00821A47">
        <w:rPr>
          <w:sz w:val="22"/>
          <w:szCs w:val="22"/>
        </w:rPr>
        <w:tab/>
      </w:r>
      <w:r w:rsidRPr="00821A47">
        <w:rPr>
          <w:sz w:val="22"/>
          <w:szCs w:val="22"/>
        </w:rPr>
        <w:tab/>
      </w:r>
      <w:r w:rsidR="00057DE9" w:rsidRPr="00821A47">
        <w:rPr>
          <w:sz w:val="22"/>
          <w:szCs w:val="22"/>
        </w:rPr>
        <w:tab/>
      </w:r>
      <w:r w:rsidR="00F21E3C" w:rsidRPr="00821A47">
        <w:rPr>
          <w:sz w:val="22"/>
          <w:szCs w:val="22"/>
        </w:rPr>
        <w:t>2</w:t>
      </w:r>
      <w:r w:rsidRPr="00821A47">
        <w:rPr>
          <w:sz w:val="22"/>
          <w:szCs w:val="22"/>
        </w:rPr>
        <w:t>.</w:t>
      </w:r>
      <w:r w:rsidRPr="00821A47">
        <w:rPr>
          <w:sz w:val="22"/>
          <w:szCs w:val="22"/>
        </w:rPr>
        <w:tab/>
      </w:r>
      <w:r w:rsidR="00390E48" w:rsidRPr="00821A47">
        <w:rPr>
          <w:sz w:val="22"/>
          <w:szCs w:val="22"/>
        </w:rPr>
        <w:t>Not used since 2012</w:t>
      </w:r>
    </w:p>
    <w:p w14:paraId="7C13B4B4" w14:textId="77777777" w:rsidR="00057DE9" w:rsidRPr="00821A47" w:rsidRDefault="00057DE9" w:rsidP="00057DE9">
      <w:pPr>
        <w:tabs>
          <w:tab w:val="left" w:pos="340"/>
          <w:tab w:val="left" w:pos="700"/>
          <w:tab w:val="left" w:pos="1204"/>
        </w:tabs>
        <w:autoSpaceDE w:val="0"/>
        <w:autoSpaceDN w:val="0"/>
        <w:adjustRightInd w:val="0"/>
        <w:spacing w:before="120"/>
        <w:ind w:left="1582" w:hanging="1582"/>
        <w:jc w:val="both"/>
        <w:rPr>
          <w:sz w:val="22"/>
          <w:szCs w:val="22"/>
        </w:rPr>
      </w:pPr>
      <w:r w:rsidRPr="00821A47">
        <w:rPr>
          <w:sz w:val="22"/>
          <w:szCs w:val="22"/>
        </w:rPr>
        <w:tab/>
      </w:r>
      <w:r w:rsidRPr="00821A47">
        <w:rPr>
          <w:sz w:val="22"/>
          <w:szCs w:val="22"/>
        </w:rPr>
        <w:tab/>
      </w:r>
      <w:r w:rsidRPr="00821A47">
        <w:rPr>
          <w:sz w:val="22"/>
          <w:szCs w:val="22"/>
        </w:rPr>
        <w:tab/>
        <w:t>b.</w:t>
      </w:r>
      <w:r w:rsidRPr="00821A47">
        <w:rPr>
          <w:sz w:val="22"/>
          <w:szCs w:val="22"/>
        </w:rPr>
        <w:tab/>
        <w:t>Rare-earth-metal doped double-clad fibres having any of the following:</w:t>
      </w:r>
    </w:p>
    <w:p w14:paraId="1B084C36" w14:textId="77777777" w:rsidR="00057DE9" w:rsidRPr="00821A47" w:rsidRDefault="00057DE9" w:rsidP="00057DE9">
      <w:pPr>
        <w:tabs>
          <w:tab w:val="left" w:pos="340"/>
          <w:tab w:val="left" w:pos="700"/>
        </w:tabs>
        <w:autoSpaceDE w:val="0"/>
        <w:autoSpaceDN w:val="0"/>
        <w:adjustRightInd w:val="0"/>
        <w:ind w:left="2156" w:hanging="532"/>
        <w:jc w:val="both"/>
        <w:rPr>
          <w:sz w:val="22"/>
          <w:szCs w:val="22"/>
        </w:rPr>
      </w:pPr>
      <w:r w:rsidRPr="00821A47">
        <w:rPr>
          <w:sz w:val="22"/>
          <w:szCs w:val="22"/>
        </w:rPr>
        <w:t>1.</w:t>
      </w:r>
      <w:r w:rsidRPr="00821A47">
        <w:rPr>
          <w:sz w:val="22"/>
          <w:szCs w:val="22"/>
        </w:rPr>
        <w:tab/>
        <w:t xml:space="preserve">Nominal </w:t>
      </w:r>
      <w:r w:rsidR="00C25715" w:rsidRPr="00821A47">
        <w:rPr>
          <w:sz w:val="22"/>
          <w:szCs w:val="22"/>
        </w:rPr>
        <w:t>"</w:t>
      </w:r>
      <w:r w:rsidRPr="00821A47">
        <w:rPr>
          <w:sz w:val="22"/>
          <w:szCs w:val="22"/>
        </w:rPr>
        <w:t>laser</w:t>
      </w:r>
      <w:r w:rsidR="00C25715" w:rsidRPr="00821A47">
        <w:rPr>
          <w:sz w:val="22"/>
          <w:szCs w:val="22"/>
        </w:rPr>
        <w:t>"</w:t>
      </w:r>
      <w:r w:rsidRPr="00821A47">
        <w:rPr>
          <w:sz w:val="22"/>
          <w:szCs w:val="22"/>
        </w:rPr>
        <w:t xml:space="preserve"> wavelength of 975 nm to 1,150 nm and having all of the following:  </w:t>
      </w:r>
    </w:p>
    <w:p w14:paraId="28607FF9" w14:textId="77777777" w:rsidR="00057DE9" w:rsidRPr="00821A47" w:rsidRDefault="00057DE9" w:rsidP="00057DE9">
      <w:pPr>
        <w:tabs>
          <w:tab w:val="left" w:pos="340"/>
          <w:tab w:val="left" w:pos="700"/>
          <w:tab w:val="left" w:pos="1179"/>
        </w:tabs>
        <w:autoSpaceDE w:val="0"/>
        <w:autoSpaceDN w:val="0"/>
        <w:adjustRightInd w:val="0"/>
        <w:ind w:left="2552" w:hanging="329"/>
        <w:jc w:val="both"/>
        <w:rPr>
          <w:sz w:val="22"/>
          <w:szCs w:val="22"/>
        </w:rPr>
      </w:pPr>
      <w:r w:rsidRPr="00821A47">
        <w:rPr>
          <w:sz w:val="22"/>
          <w:szCs w:val="22"/>
        </w:rPr>
        <w:t>a.</w:t>
      </w:r>
      <w:r w:rsidRPr="00821A47">
        <w:rPr>
          <w:sz w:val="22"/>
          <w:szCs w:val="22"/>
        </w:rPr>
        <w:tab/>
        <w:t xml:space="preserve">Average core diameter equal to or greater than 25 µm; </w:t>
      </w:r>
      <w:r w:rsidRPr="00821A47">
        <w:rPr>
          <w:sz w:val="22"/>
          <w:szCs w:val="22"/>
          <w:u w:val="single"/>
        </w:rPr>
        <w:t>and</w:t>
      </w:r>
    </w:p>
    <w:p w14:paraId="191A2A75" w14:textId="77777777" w:rsidR="00057DE9" w:rsidRPr="00821A47" w:rsidRDefault="00057DE9" w:rsidP="00057DE9">
      <w:pPr>
        <w:tabs>
          <w:tab w:val="left" w:pos="340"/>
          <w:tab w:val="left" w:pos="700"/>
          <w:tab w:val="left" w:pos="1179"/>
        </w:tabs>
        <w:autoSpaceDE w:val="0"/>
        <w:autoSpaceDN w:val="0"/>
        <w:adjustRightInd w:val="0"/>
        <w:ind w:left="2552" w:hanging="329"/>
        <w:jc w:val="both"/>
        <w:rPr>
          <w:sz w:val="22"/>
          <w:szCs w:val="22"/>
        </w:rPr>
      </w:pPr>
      <w:r w:rsidRPr="00821A47">
        <w:rPr>
          <w:sz w:val="22"/>
          <w:szCs w:val="22"/>
        </w:rPr>
        <w:t>b.</w:t>
      </w:r>
      <w:r w:rsidRPr="00821A47">
        <w:rPr>
          <w:sz w:val="22"/>
          <w:szCs w:val="22"/>
        </w:rPr>
        <w:tab/>
        <w:t xml:space="preserve">Core 'Numerical Aperture' ('NA') less than 0.065; </w:t>
      </w:r>
      <w:r w:rsidRPr="00821A47">
        <w:rPr>
          <w:sz w:val="22"/>
          <w:szCs w:val="22"/>
          <w:u w:val="single"/>
        </w:rPr>
        <w:t>or</w:t>
      </w:r>
    </w:p>
    <w:p w14:paraId="1BDB8A6C" w14:textId="77777777" w:rsidR="00057DE9" w:rsidRPr="00821A47" w:rsidRDefault="00057DE9" w:rsidP="00123404">
      <w:pPr>
        <w:tabs>
          <w:tab w:val="left" w:pos="340"/>
          <w:tab w:val="left" w:pos="700"/>
          <w:tab w:val="left" w:pos="1179"/>
        </w:tabs>
        <w:autoSpaceDE w:val="0"/>
        <w:autoSpaceDN w:val="0"/>
        <w:adjustRightInd w:val="0"/>
        <w:spacing w:before="60"/>
        <w:ind w:left="2976" w:hanging="748"/>
        <w:jc w:val="both"/>
        <w:rPr>
          <w:i/>
          <w:sz w:val="22"/>
          <w:szCs w:val="22"/>
        </w:rPr>
      </w:pPr>
      <w:r w:rsidRPr="00821A47">
        <w:rPr>
          <w:i/>
          <w:sz w:val="22"/>
          <w:szCs w:val="22"/>
          <w:u w:val="single"/>
        </w:rPr>
        <w:t>Note</w:t>
      </w:r>
      <w:r w:rsidRPr="00821A47">
        <w:rPr>
          <w:i/>
          <w:sz w:val="22"/>
          <w:szCs w:val="22"/>
        </w:rPr>
        <w:tab/>
        <w:t>6.C.5.b.1. does not apply to double-clad fibres having an inner glass cladding diameter exceeding 150 µm and not exceeding 300 µm.</w:t>
      </w:r>
    </w:p>
    <w:p w14:paraId="505A0263" w14:textId="77777777" w:rsidR="00057DE9" w:rsidRPr="00821A47" w:rsidRDefault="00057DE9" w:rsidP="00057DE9">
      <w:pPr>
        <w:tabs>
          <w:tab w:val="left" w:pos="340"/>
          <w:tab w:val="left" w:pos="700"/>
        </w:tabs>
        <w:autoSpaceDE w:val="0"/>
        <w:autoSpaceDN w:val="0"/>
        <w:adjustRightInd w:val="0"/>
        <w:ind w:left="2223" w:hanging="567"/>
        <w:jc w:val="both"/>
        <w:rPr>
          <w:sz w:val="22"/>
          <w:szCs w:val="22"/>
        </w:rPr>
      </w:pPr>
      <w:r w:rsidRPr="00821A47">
        <w:rPr>
          <w:sz w:val="22"/>
          <w:szCs w:val="22"/>
        </w:rPr>
        <w:t>2.</w:t>
      </w:r>
      <w:r w:rsidRPr="00821A47">
        <w:rPr>
          <w:sz w:val="22"/>
          <w:szCs w:val="22"/>
        </w:rPr>
        <w:tab/>
        <w:t xml:space="preserve">Nominal </w:t>
      </w:r>
      <w:r w:rsidR="00C25715" w:rsidRPr="00821A47">
        <w:rPr>
          <w:sz w:val="22"/>
          <w:szCs w:val="22"/>
        </w:rPr>
        <w:t>"</w:t>
      </w:r>
      <w:r w:rsidRPr="00821A47">
        <w:rPr>
          <w:sz w:val="22"/>
          <w:szCs w:val="22"/>
        </w:rPr>
        <w:t>laser</w:t>
      </w:r>
      <w:r w:rsidR="00C25715" w:rsidRPr="00821A47">
        <w:rPr>
          <w:sz w:val="22"/>
          <w:szCs w:val="22"/>
        </w:rPr>
        <w:t>"</w:t>
      </w:r>
      <w:r w:rsidRPr="00821A47">
        <w:rPr>
          <w:sz w:val="22"/>
          <w:szCs w:val="22"/>
        </w:rPr>
        <w:t xml:space="preserve"> wavelength exceeding 1,530 nm and having all of the following:</w:t>
      </w:r>
    </w:p>
    <w:p w14:paraId="281A6FCD" w14:textId="77777777" w:rsidR="00057DE9" w:rsidRPr="00821A47" w:rsidRDefault="00057DE9" w:rsidP="00057DE9">
      <w:pPr>
        <w:tabs>
          <w:tab w:val="left" w:pos="340"/>
          <w:tab w:val="left" w:pos="700"/>
          <w:tab w:val="left" w:pos="1179"/>
        </w:tabs>
        <w:autoSpaceDE w:val="0"/>
        <w:autoSpaceDN w:val="0"/>
        <w:adjustRightInd w:val="0"/>
        <w:ind w:left="2552" w:hanging="329"/>
        <w:jc w:val="both"/>
        <w:rPr>
          <w:sz w:val="22"/>
          <w:szCs w:val="22"/>
        </w:rPr>
      </w:pPr>
      <w:r w:rsidRPr="00821A47">
        <w:rPr>
          <w:sz w:val="22"/>
          <w:szCs w:val="22"/>
        </w:rPr>
        <w:t>a.</w:t>
      </w:r>
      <w:r w:rsidRPr="00821A47">
        <w:rPr>
          <w:sz w:val="22"/>
          <w:szCs w:val="22"/>
        </w:rPr>
        <w:tab/>
        <w:t xml:space="preserve">Average core diameter equal to or greater than 20 µm; </w:t>
      </w:r>
      <w:r w:rsidRPr="00821A47">
        <w:rPr>
          <w:sz w:val="22"/>
          <w:szCs w:val="22"/>
          <w:u w:val="single"/>
        </w:rPr>
        <w:t>and</w:t>
      </w:r>
    </w:p>
    <w:p w14:paraId="193FCB2A" w14:textId="77777777" w:rsidR="00057DE9" w:rsidRPr="00821A47" w:rsidRDefault="00C47BA1" w:rsidP="00057DE9">
      <w:pPr>
        <w:tabs>
          <w:tab w:val="left" w:pos="340"/>
          <w:tab w:val="left" w:pos="700"/>
          <w:tab w:val="left" w:pos="1179"/>
        </w:tabs>
        <w:autoSpaceDE w:val="0"/>
        <w:autoSpaceDN w:val="0"/>
        <w:adjustRightInd w:val="0"/>
        <w:ind w:left="2552" w:hanging="329"/>
        <w:jc w:val="both"/>
        <w:rPr>
          <w:sz w:val="22"/>
          <w:szCs w:val="22"/>
        </w:rPr>
      </w:pPr>
      <w:r w:rsidRPr="00821A47">
        <w:rPr>
          <w:sz w:val="22"/>
          <w:szCs w:val="22"/>
        </w:rPr>
        <w:t>b.</w:t>
      </w:r>
      <w:r w:rsidR="00057DE9" w:rsidRPr="00821A47">
        <w:rPr>
          <w:sz w:val="22"/>
          <w:szCs w:val="22"/>
        </w:rPr>
        <w:tab/>
        <w:t xml:space="preserve">Core 'NA' less than 0.1. </w:t>
      </w:r>
    </w:p>
    <w:p w14:paraId="3F61CCDF" w14:textId="77777777" w:rsidR="00C029D2" w:rsidRPr="00821A47" w:rsidRDefault="00C029D2" w:rsidP="00A14EA3">
      <w:pPr>
        <w:tabs>
          <w:tab w:val="left" w:pos="340"/>
          <w:tab w:val="left" w:pos="700"/>
          <w:tab w:val="left" w:pos="1179"/>
        </w:tabs>
        <w:autoSpaceDE w:val="0"/>
        <w:autoSpaceDN w:val="0"/>
        <w:adjustRightInd w:val="0"/>
        <w:spacing w:before="60"/>
        <w:ind w:left="1582" w:hanging="1582"/>
        <w:jc w:val="both"/>
        <w:rPr>
          <w:i/>
          <w:iCs/>
          <w:sz w:val="22"/>
          <w:szCs w:val="22"/>
        </w:rPr>
      </w:pPr>
      <w:r w:rsidRPr="00821A47">
        <w:rPr>
          <w:sz w:val="22"/>
          <w:szCs w:val="22"/>
        </w:rPr>
        <w:tab/>
      </w:r>
      <w:r w:rsidRPr="00821A47">
        <w:rPr>
          <w:sz w:val="22"/>
          <w:szCs w:val="22"/>
        </w:rPr>
        <w:tab/>
      </w:r>
      <w:r w:rsidRPr="00821A47">
        <w:rPr>
          <w:sz w:val="22"/>
          <w:szCs w:val="22"/>
        </w:rPr>
        <w:tab/>
      </w:r>
      <w:r w:rsidRPr="00821A47">
        <w:rPr>
          <w:sz w:val="22"/>
          <w:szCs w:val="22"/>
        </w:rPr>
        <w:tab/>
      </w:r>
      <w:r w:rsidRPr="00821A47">
        <w:rPr>
          <w:i/>
          <w:iCs/>
          <w:sz w:val="22"/>
          <w:szCs w:val="22"/>
          <w:u w:val="single"/>
        </w:rPr>
        <w:t>Note</w:t>
      </w:r>
      <w:r w:rsidRPr="00821A47">
        <w:rPr>
          <w:i/>
          <w:iCs/>
          <w:sz w:val="22"/>
          <w:szCs w:val="22"/>
        </w:rPr>
        <w:tab/>
        <w:t xml:space="preserve"> 6.C.5.b. includes fibres assembled with end caps.</w:t>
      </w:r>
    </w:p>
    <w:p w14:paraId="25FD4CD9" w14:textId="77777777" w:rsidR="00057DE9" w:rsidRPr="00821A47" w:rsidRDefault="00057DE9" w:rsidP="00A15172">
      <w:pPr>
        <w:spacing w:before="60"/>
        <w:ind w:left="1559" w:right="-23"/>
        <w:jc w:val="both"/>
        <w:rPr>
          <w:i/>
          <w:sz w:val="22"/>
          <w:szCs w:val="22"/>
        </w:rPr>
      </w:pPr>
      <w:r w:rsidRPr="00821A47">
        <w:rPr>
          <w:i/>
          <w:sz w:val="22"/>
          <w:szCs w:val="22"/>
          <w:u w:val="single"/>
        </w:rPr>
        <w:t>Technical Note</w:t>
      </w:r>
    </w:p>
    <w:p w14:paraId="0179DF67" w14:textId="77777777" w:rsidR="00057DE9" w:rsidRPr="00821A47" w:rsidRDefault="00057DE9" w:rsidP="003927D6">
      <w:pPr>
        <w:ind w:left="1560" w:right="-23"/>
        <w:jc w:val="both"/>
        <w:rPr>
          <w:bCs/>
          <w:i/>
          <w:sz w:val="22"/>
          <w:szCs w:val="22"/>
        </w:rPr>
      </w:pPr>
      <w:r w:rsidRPr="00821A47">
        <w:rPr>
          <w:bCs/>
          <w:i/>
          <w:sz w:val="22"/>
          <w:szCs w:val="22"/>
        </w:rPr>
        <w:t>For the purposes of 6.C.5.</w:t>
      </w:r>
      <w:r w:rsidR="002D4BEC" w:rsidRPr="00821A47">
        <w:rPr>
          <w:bCs/>
          <w:i/>
          <w:sz w:val="22"/>
          <w:szCs w:val="22"/>
        </w:rPr>
        <w:t>b.</w:t>
      </w:r>
      <w:r w:rsidRPr="00821A47">
        <w:rPr>
          <w:bCs/>
          <w:i/>
          <w:sz w:val="22"/>
          <w:szCs w:val="22"/>
        </w:rPr>
        <w:t>, the core 'Numerical Aperture' ('NA') is measured at the emission wavelengths of the fibre.</w:t>
      </w:r>
    </w:p>
    <w:p w14:paraId="3B7C193B" w14:textId="77777777" w:rsidR="00BD771D" w:rsidRPr="00821A47" w:rsidRDefault="00BD771D" w:rsidP="00BD771D">
      <w:pPr>
        <w:pStyle w:val="1A"/>
        <w:jc w:val="both"/>
        <w:rPr>
          <w:sz w:val="16"/>
          <w:szCs w:val="16"/>
        </w:rPr>
      </w:pPr>
    </w:p>
    <w:p w14:paraId="22E0C9B9" w14:textId="77777777" w:rsidR="00CF3264" w:rsidRPr="00821A47" w:rsidRDefault="00CF3264">
      <w:pPr>
        <w:pStyle w:val="1A1"/>
        <w:ind w:right="-22"/>
        <w:jc w:val="both"/>
        <w:rPr>
          <w:sz w:val="22"/>
          <w:szCs w:val="22"/>
        </w:rPr>
      </w:pPr>
      <w:r w:rsidRPr="00821A47">
        <w:rPr>
          <w:sz w:val="22"/>
          <w:szCs w:val="22"/>
        </w:rPr>
        <w:t>6.</w:t>
      </w:r>
      <w:r w:rsidRPr="00821A47">
        <w:rPr>
          <w:sz w:val="22"/>
          <w:szCs w:val="22"/>
        </w:rPr>
        <w:tab/>
        <w:t>C.</w:t>
      </w:r>
      <w:r w:rsidRPr="00821A47">
        <w:rPr>
          <w:sz w:val="22"/>
          <w:szCs w:val="22"/>
        </w:rPr>
        <w:tab/>
        <w:t>6.</w:t>
      </w:r>
      <w:r w:rsidRPr="00821A47">
        <w:rPr>
          <w:sz w:val="22"/>
          <w:szCs w:val="22"/>
        </w:rPr>
        <w:tab/>
      </w:r>
      <w:r w:rsidRPr="00821A47">
        <w:rPr>
          <w:sz w:val="22"/>
          <w:szCs w:val="22"/>
          <w:u w:val="single"/>
        </w:rPr>
        <w:t>MAGNETIC AND ELECTRIC FIELD SENSORS</w:t>
      </w:r>
      <w:r w:rsidRPr="00821A47">
        <w:rPr>
          <w:sz w:val="22"/>
          <w:szCs w:val="22"/>
        </w:rPr>
        <w:t xml:space="preserve"> - None</w:t>
      </w:r>
    </w:p>
    <w:p w14:paraId="24A7829E" w14:textId="77777777" w:rsidR="00CF3264" w:rsidRPr="00821A47" w:rsidRDefault="00CF3264">
      <w:pPr>
        <w:pStyle w:val="1A"/>
        <w:jc w:val="both"/>
        <w:rPr>
          <w:sz w:val="22"/>
          <w:szCs w:val="22"/>
        </w:rPr>
      </w:pPr>
    </w:p>
    <w:p w14:paraId="494ABB05" w14:textId="77777777" w:rsidR="00CF3264" w:rsidRPr="00821A47" w:rsidRDefault="00CF3264">
      <w:pPr>
        <w:pStyle w:val="1A1"/>
        <w:ind w:right="-22"/>
        <w:jc w:val="both"/>
        <w:rPr>
          <w:sz w:val="22"/>
          <w:szCs w:val="22"/>
        </w:rPr>
      </w:pPr>
      <w:r w:rsidRPr="00821A47">
        <w:rPr>
          <w:sz w:val="22"/>
          <w:szCs w:val="22"/>
        </w:rPr>
        <w:t>6.</w:t>
      </w:r>
      <w:r w:rsidRPr="00821A47">
        <w:rPr>
          <w:sz w:val="22"/>
          <w:szCs w:val="22"/>
        </w:rPr>
        <w:tab/>
        <w:t>C.</w:t>
      </w:r>
      <w:r w:rsidRPr="00821A47">
        <w:rPr>
          <w:sz w:val="22"/>
          <w:szCs w:val="22"/>
        </w:rPr>
        <w:tab/>
        <w:t>7.</w:t>
      </w:r>
      <w:r w:rsidRPr="00821A47">
        <w:rPr>
          <w:sz w:val="22"/>
          <w:szCs w:val="22"/>
        </w:rPr>
        <w:tab/>
      </w:r>
      <w:r w:rsidRPr="00821A47">
        <w:rPr>
          <w:sz w:val="22"/>
          <w:szCs w:val="22"/>
          <w:u w:val="single"/>
        </w:rPr>
        <w:t>GRAVIMETERS</w:t>
      </w:r>
      <w:r w:rsidRPr="00821A47">
        <w:rPr>
          <w:sz w:val="22"/>
          <w:szCs w:val="22"/>
        </w:rPr>
        <w:t xml:space="preserve"> - None</w:t>
      </w:r>
    </w:p>
    <w:p w14:paraId="52F57D91" w14:textId="77777777" w:rsidR="00CF3264" w:rsidRPr="00821A47" w:rsidRDefault="00CF3264">
      <w:pPr>
        <w:pStyle w:val="1A"/>
        <w:jc w:val="both"/>
        <w:rPr>
          <w:sz w:val="22"/>
          <w:szCs w:val="22"/>
        </w:rPr>
      </w:pPr>
    </w:p>
    <w:p w14:paraId="2EDEF9D8" w14:textId="77777777" w:rsidR="00CF3264" w:rsidRPr="00821A47" w:rsidRDefault="00CF3264">
      <w:pPr>
        <w:pStyle w:val="1A1"/>
        <w:ind w:right="-22"/>
        <w:jc w:val="both"/>
        <w:rPr>
          <w:sz w:val="22"/>
          <w:szCs w:val="22"/>
        </w:rPr>
      </w:pPr>
      <w:r w:rsidRPr="00821A47">
        <w:rPr>
          <w:sz w:val="22"/>
          <w:szCs w:val="22"/>
        </w:rPr>
        <w:t>6.</w:t>
      </w:r>
      <w:r w:rsidRPr="00821A47">
        <w:rPr>
          <w:sz w:val="22"/>
          <w:szCs w:val="22"/>
        </w:rPr>
        <w:tab/>
        <w:t>C.</w:t>
      </w:r>
      <w:r w:rsidRPr="00821A47">
        <w:rPr>
          <w:sz w:val="22"/>
          <w:szCs w:val="22"/>
        </w:rPr>
        <w:tab/>
        <w:t>8.</w:t>
      </w:r>
      <w:r w:rsidRPr="00821A47">
        <w:rPr>
          <w:sz w:val="22"/>
          <w:szCs w:val="22"/>
        </w:rPr>
        <w:tab/>
      </w:r>
      <w:r w:rsidRPr="00821A47">
        <w:rPr>
          <w:sz w:val="22"/>
          <w:szCs w:val="22"/>
          <w:u w:val="single"/>
        </w:rPr>
        <w:t>RADAR</w:t>
      </w:r>
      <w:r w:rsidRPr="00821A47">
        <w:rPr>
          <w:sz w:val="22"/>
          <w:szCs w:val="22"/>
        </w:rPr>
        <w:t xml:space="preserve"> - None</w:t>
      </w:r>
    </w:p>
    <w:p w14:paraId="3B23A8F6" w14:textId="77777777" w:rsidR="00CF3264" w:rsidRPr="00821A47" w:rsidRDefault="00CF3264">
      <w:pPr>
        <w:pStyle w:val="1A"/>
        <w:jc w:val="both"/>
        <w:rPr>
          <w:sz w:val="16"/>
          <w:szCs w:val="16"/>
        </w:rPr>
      </w:pPr>
    </w:p>
    <w:p w14:paraId="6215C8DF" w14:textId="77777777" w:rsidR="00CF3264" w:rsidRPr="00821A47" w:rsidRDefault="00CF3264">
      <w:pPr>
        <w:pStyle w:val="1A"/>
        <w:jc w:val="both"/>
        <w:rPr>
          <w:sz w:val="16"/>
          <w:szCs w:val="16"/>
        </w:rPr>
      </w:pPr>
    </w:p>
    <w:p w14:paraId="78C7F53D" w14:textId="77777777" w:rsidR="00CF3264" w:rsidRPr="00821A47" w:rsidRDefault="00CF3264">
      <w:pPr>
        <w:pStyle w:val="1A"/>
        <w:jc w:val="both"/>
        <w:rPr>
          <w:sz w:val="22"/>
          <w:szCs w:val="22"/>
        </w:rPr>
      </w:pPr>
      <w:r w:rsidRPr="00821A47">
        <w:rPr>
          <w:sz w:val="22"/>
          <w:szCs w:val="22"/>
        </w:rPr>
        <w:t>6.</w:t>
      </w:r>
      <w:r w:rsidRPr="00821A47">
        <w:rPr>
          <w:sz w:val="22"/>
          <w:szCs w:val="22"/>
        </w:rPr>
        <w:tab/>
        <w:t>D.</w:t>
      </w:r>
      <w:r w:rsidRPr="00821A47">
        <w:rPr>
          <w:sz w:val="22"/>
          <w:szCs w:val="22"/>
        </w:rPr>
        <w:tab/>
      </w:r>
      <w:r w:rsidRPr="00821A47">
        <w:rPr>
          <w:sz w:val="22"/>
          <w:szCs w:val="22"/>
          <w:u w:val="single"/>
        </w:rPr>
        <w:t>SOFTWARE</w:t>
      </w:r>
    </w:p>
    <w:p w14:paraId="2A182A62" w14:textId="77777777" w:rsidR="00CF3264" w:rsidRPr="00821A47" w:rsidRDefault="00CF3264">
      <w:pPr>
        <w:pStyle w:val="1A"/>
        <w:jc w:val="both"/>
        <w:rPr>
          <w:sz w:val="16"/>
          <w:szCs w:val="16"/>
        </w:rPr>
      </w:pPr>
    </w:p>
    <w:p w14:paraId="7C1EC9F0" w14:textId="77777777" w:rsidR="00CF3264" w:rsidRPr="00821A47" w:rsidRDefault="00CF3264">
      <w:pPr>
        <w:pStyle w:val="1A1"/>
        <w:ind w:right="-22"/>
        <w:jc w:val="both"/>
        <w:rPr>
          <w:sz w:val="22"/>
          <w:szCs w:val="22"/>
        </w:rPr>
      </w:pPr>
      <w:r w:rsidRPr="00821A47">
        <w:rPr>
          <w:sz w:val="22"/>
          <w:szCs w:val="22"/>
        </w:rPr>
        <w:tab/>
      </w:r>
      <w:r w:rsidRPr="00821A47">
        <w:rPr>
          <w:sz w:val="22"/>
          <w:szCs w:val="22"/>
        </w:rPr>
        <w:tab/>
        <w:t>1.</w:t>
      </w:r>
      <w:r w:rsidRPr="00821A47">
        <w:rPr>
          <w:sz w:val="22"/>
          <w:szCs w:val="22"/>
        </w:rPr>
        <w:tab/>
        <w:t xml:space="preserve">"Software" specially designed for the "development" or "production" of equipment specified </w:t>
      </w:r>
      <w:r w:rsidR="00E93744" w:rsidRPr="00821A47">
        <w:rPr>
          <w:sz w:val="22"/>
          <w:szCs w:val="22"/>
        </w:rPr>
        <w:t>in</w:t>
      </w:r>
      <w:r w:rsidRPr="00821A47">
        <w:rPr>
          <w:sz w:val="22"/>
          <w:szCs w:val="22"/>
        </w:rPr>
        <w:t xml:space="preserve"> 6.A.4., 6.A.5., 6.A.8. or 6.B.8.</w:t>
      </w:r>
    </w:p>
    <w:p w14:paraId="4436024F" w14:textId="77777777" w:rsidR="00CF3264" w:rsidRPr="00821A47" w:rsidRDefault="00CF3264" w:rsidP="001B04DE">
      <w:pPr>
        <w:pStyle w:val="1A1"/>
        <w:spacing w:before="120"/>
        <w:ind w:left="1123" w:right="-23" w:hanging="1123"/>
        <w:jc w:val="both"/>
        <w:rPr>
          <w:sz w:val="22"/>
          <w:szCs w:val="22"/>
        </w:rPr>
      </w:pPr>
      <w:r w:rsidRPr="00821A47">
        <w:rPr>
          <w:sz w:val="22"/>
          <w:szCs w:val="22"/>
        </w:rPr>
        <w:tab/>
      </w:r>
      <w:r w:rsidRPr="00821A47">
        <w:rPr>
          <w:sz w:val="22"/>
          <w:szCs w:val="22"/>
        </w:rPr>
        <w:tab/>
        <w:t>2.</w:t>
      </w:r>
      <w:r w:rsidRPr="00821A47">
        <w:rPr>
          <w:sz w:val="22"/>
          <w:szCs w:val="22"/>
        </w:rPr>
        <w:tab/>
        <w:t xml:space="preserve">"Software" specially designed for the "use" of equipment specified </w:t>
      </w:r>
      <w:r w:rsidR="00E93744" w:rsidRPr="00821A47">
        <w:rPr>
          <w:sz w:val="22"/>
          <w:szCs w:val="22"/>
        </w:rPr>
        <w:t>in</w:t>
      </w:r>
      <w:r w:rsidRPr="00821A47">
        <w:rPr>
          <w:sz w:val="22"/>
          <w:szCs w:val="22"/>
        </w:rPr>
        <w:t xml:space="preserve"> 6.A.2.b., 6.A.8. or 6.B.8.</w:t>
      </w:r>
    </w:p>
    <w:p w14:paraId="67036FEE" w14:textId="77777777" w:rsidR="00CF3264" w:rsidRPr="00821A47" w:rsidRDefault="00CF3264" w:rsidP="001B04DE">
      <w:pPr>
        <w:pStyle w:val="1A1"/>
        <w:spacing w:before="120"/>
        <w:ind w:left="1123" w:right="-23" w:hanging="1123"/>
        <w:jc w:val="both"/>
        <w:rPr>
          <w:sz w:val="22"/>
          <w:szCs w:val="22"/>
        </w:rPr>
      </w:pPr>
      <w:r w:rsidRPr="00821A47">
        <w:rPr>
          <w:sz w:val="22"/>
          <w:szCs w:val="22"/>
        </w:rPr>
        <w:tab/>
      </w:r>
      <w:r w:rsidRPr="00821A47">
        <w:rPr>
          <w:sz w:val="22"/>
          <w:szCs w:val="22"/>
        </w:rPr>
        <w:tab/>
        <w:t>3.</w:t>
      </w:r>
      <w:r w:rsidRPr="00821A47">
        <w:rPr>
          <w:sz w:val="22"/>
          <w:szCs w:val="22"/>
        </w:rPr>
        <w:tab/>
        <w:t>Other "software" as follows:</w:t>
      </w:r>
    </w:p>
    <w:p w14:paraId="09E9F87F" w14:textId="77777777" w:rsidR="00CF3264" w:rsidRPr="00821A47" w:rsidRDefault="00CF3264">
      <w:pPr>
        <w:pStyle w:val="1A"/>
        <w:jc w:val="both"/>
        <w:rPr>
          <w:sz w:val="16"/>
          <w:szCs w:val="16"/>
        </w:rPr>
      </w:pPr>
    </w:p>
    <w:p w14:paraId="6FEEDD5A" w14:textId="77777777" w:rsidR="00CF3264" w:rsidRPr="00821A47" w:rsidRDefault="00CF3264">
      <w:pPr>
        <w:pStyle w:val="1A1a"/>
        <w:ind w:right="-22"/>
        <w:jc w:val="both"/>
        <w:rPr>
          <w:sz w:val="22"/>
          <w:szCs w:val="22"/>
        </w:rPr>
      </w:pP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u w:val="single"/>
        </w:rPr>
        <w:t>ACOUSTICS</w:t>
      </w:r>
    </w:p>
    <w:p w14:paraId="39AEAEE5" w14:textId="77777777" w:rsidR="00CF3264" w:rsidRPr="00821A47" w:rsidRDefault="00CF3264">
      <w:pPr>
        <w:pStyle w:val="1A"/>
        <w:jc w:val="both"/>
        <w:rPr>
          <w:sz w:val="16"/>
          <w:szCs w:val="16"/>
        </w:rPr>
      </w:pPr>
    </w:p>
    <w:p w14:paraId="7D7861ED" w14:textId="77777777" w:rsidR="00CF3264" w:rsidRPr="00821A47" w:rsidRDefault="00CF3264">
      <w:pPr>
        <w:pStyle w:val="1A1a"/>
        <w:ind w:right="-22"/>
        <w:jc w:val="both"/>
        <w:rPr>
          <w:sz w:val="22"/>
          <w:szCs w:val="22"/>
        </w:rPr>
      </w:pPr>
      <w:r w:rsidRPr="00821A47">
        <w:rPr>
          <w:sz w:val="22"/>
          <w:szCs w:val="22"/>
        </w:rPr>
        <w:t>6.</w:t>
      </w:r>
      <w:r w:rsidRPr="00821A47">
        <w:rPr>
          <w:sz w:val="22"/>
          <w:szCs w:val="22"/>
        </w:rPr>
        <w:tab/>
        <w:t>D.</w:t>
      </w:r>
      <w:r w:rsidRPr="00821A47">
        <w:rPr>
          <w:sz w:val="22"/>
          <w:szCs w:val="22"/>
        </w:rPr>
        <w:tab/>
        <w:t>3.</w:t>
      </w:r>
      <w:r w:rsidRPr="00821A47">
        <w:rPr>
          <w:sz w:val="22"/>
          <w:szCs w:val="22"/>
        </w:rPr>
        <w:tab/>
        <w:t>a.</w:t>
      </w:r>
      <w:r w:rsidRPr="00821A47">
        <w:rPr>
          <w:sz w:val="22"/>
          <w:szCs w:val="22"/>
        </w:rPr>
        <w:tab/>
        <w:t>"Software" as follows:</w:t>
      </w:r>
    </w:p>
    <w:p w14:paraId="0E51C008" w14:textId="77777777" w:rsidR="00CF3264" w:rsidRPr="00821A47" w:rsidRDefault="00CF3264">
      <w:pPr>
        <w:pStyle w:val="1A1a1"/>
        <w:ind w:right="-22"/>
        <w:jc w:val="both"/>
        <w:rPr>
          <w:sz w:val="22"/>
          <w:szCs w:val="22"/>
        </w:rPr>
      </w:pPr>
      <w:r w:rsidRPr="00821A47">
        <w:rPr>
          <w:sz w:val="22"/>
          <w:szCs w:val="22"/>
        </w:rPr>
        <w:tab/>
      </w:r>
      <w:r w:rsidRPr="00821A47">
        <w:rPr>
          <w:sz w:val="22"/>
          <w:szCs w:val="22"/>
        </w:rPr>
        <w:tab/>
      </w:r>
      <w:r w:rsidRPr="00821A47">
        <w:rPr>
          <w:sz w:val="22"/>
          <w:szCs w:val="22"/>
        </w:rPr>
        <w:tab/>
      </w:r>
      <w:r w:rsidRPr="00821A47">
        <w:rPr>
          <w:sz w:val="22"/>
          <w:szCs w:val="22"/>
        </w:rPr>
        <w:tab/>
        <w:t>1.</w:t>
      </w:r>
      <w:r w:rsidRPr="00821A47">
        <w:rPr>
          <w:sz w:val="22"/>
          <w:szCs w:val="22"/>
        </w:rPr>
        <w:tab/>
        <w:t>"Software" specially designed for acou</w:t>
      </w:r>
      <w:r w:rsidR="00701141" w:rsidRPr="00821A47">
        <w:rPr>
          <w:sz w:val="22"/>
          <w:szCs w:val="22"/>
        </w:rPr>
        <w:t>stic beam forming for the "real-</w:t>
      </w:r>
      <w:r w:rsidRPr="00821A47">
        <w:rPr>
          <w:sz w:val="22"/>
          <w:szCs w:val="22"/>
        </w:rPr>
        <w:t>time processing" of acoustic data for passive reception using towed hydrophone arrays;</w:t>
      </w:r>
    </w:p>
    <w:p w14:paraId="71409AFD" w14:textId="77777777" w:rsidR="00CF3264" w:rsidRPr="00821A47" w:rsidRDefault="00CF3264">
      <w:pPr>
        <w:pStyle w:val="1A1a1"/>
        <w:ind w:right="-22"/>
        <w:jc w:val="both"/>
        <w:rPr>
          <w:sz w:val="22"/>
          <w:szCs w:val="22"/>
        </w:rPr>
      </w:pPr>
      <w:r w:rsidRPr="00821A47">
        <w:rPr>
          <w:sz w:val="22"/>
          <w:szCs w:val="22"/>
        </w:rPr>
        <w:tab/>
      </w:r>
      <w:r w:rsidRPr="00821A47">
        <w:rPr>
          <w:sz w:val="22"/>
          <w:szCs w:val="22"/>
        </w:rPr>
        <w:tab/>
      </w:r>
      <w:r w:rsidRPr="00821A47">
        <w:rPr>
          <w:sz w:val="22"/>
          <w:szCs w:val="22"/>
        </w:rPr>
        <w:tab/>
      </w:r>
      <w:r w:rsidR="00701141" w:rsidRPr="00821A47">
        <w:rPr>
          <w:sz w:val="22"/>
          <w:szCs w:val="22"/>
        </w:rPr>
        <w:tab/>
        <w:t>2.</w:t>
      </w:r>
      <w:r w:rsidR="00701141" w:rsidRPr="00821A47">
        <w:rPr>
          <w:sz w:val="22"/>
          <w:szCs w:val="22"/>
        </w:rPr>
        <w:tab/>
        <w:t>"Source code" for the "real-</w:t>
      </w:r>
      <w:r w:rsidRPr="00821A47">
        <w:rPr>
          <w:sz w:val="22"/>
          <w:szCs w:val="22"/>
        </w:rPr>
        <w:t>time processing" of acoustic data for passive reception using towed hydrophone arrays;</w:t>
      </w:r>
    </w:p>
    <w:p w14:paraId="5686E2EE" w14:textId="77777777" w:rsidR="00CF3264" w:rsidRPr="00821A47" w:rsidRDefault="00D9746C">
      <w:pPr>
        <w:pStyle w:val="1A1a1"/>
        <w:ind w:right="-22"/>
        <w:jc w:val="both"/>
        <w:rPr>
          <w:sz w:val="22"/>
          <w:szCs w:val="22"/>
        </w:rPr>
      </w:pPr>
      <w:r w:rsidRPr="00821A47">
        <w:rPr>
          <w:sz w:val="22"/>
          <w:szCs w:val="22"/>
        </w:rPr>
        <w:tab/>
      </w:r>
      <w:r w:rsidRPr="00821A47">
        <w:rPr>
          <w:sz w:val="22"/>
          <w:szCs w:val="22"/>
        </w:rPr>
        <w:tab/>
      </w:r>
      <w:r w:rsidRPr="00821A47">
        <w:rPr>
          <w:sz w:val="22"/>
          <w:szCs w:val="22"/>
        </w:rPr>
        <w:tab/>
      </w:r>
      <w:r w:rsidR="00A15172" w:rsidRPr="00821A47">
        <w:rPr>
          <w:sz w:val="22"/>
          <w:szCs w:val="22"/>
        </w:rPr>
        <w:tab/>
      </w:r>
      <w:r w:rsidR="00CF3264" w:rsidRPr="00821A47">
        <w:rPr>
          <w:sz w:val="22"/>
          <w:szCs w:val="22"/>
        </w:rPr>
        <w:t>3.</w:t>
      </w:r>
      <w:r w:rsidR="00CF3264" w:rsidRPr="00821A47">
        <w:rPr>
          <w:sz w:val="22"/>
          <w:szCs w:val="22"/>
        </w:rPr>
        <w:tab/>
        <w:t>"Software" specially designed for acou</w:t>
      </w:r>
      <w:r w:rsidR="00701141" w:rsidRPr="00821A47">
        <w:rPr>
          <w:sz w:val="22"/>
          <w:szCs w:val="22"/>
        </w:rPr>
        <w:t>stic beam forming for the "real-</w:t>
      </w:r>
      <w:r w:rsidR="00CF3264" w:rsidRPr="00821A47">
        <w:rPr>
          <w:sz w:val="22"/>
          <w:szCs w:val="22"/>
        </w:rPr>
        <w:t>time processing" of acoustic data for passive reception using bottom or bay cable systems;</w:t>
      </w:r>
    </w:p>
    <w:p w14:paraId="0FBCAA97" w14:textId="77777777" w:rsidR="00CF3264" w:rsidRPr="00821A47" w:rsidRDefault="00D9746C">
      <w:pPr>
        <w:pStyle w:val="1A1a1"/>
        <w:ind w:right="-22"/>
        <w:jc w:val="both"/>
        <w:rPr>
          <w:sz w:val="22"/>
          <w:szCs w:val="22"/>
        </w:rPr>
      </w:pPr>
      <w:r w:rsidRPr="00821A47">
        <w:rPr>
          <w:sz w:val="22"/>
          <w:szCs w:val="22"/>
        </w:rPr>
        <w:br w:type="page"/>
        <w:t>6.</w:t>
      </w:r>
      <w:r w:rsidRPr="00821A47">
        <w:rPr>
          <w:sz w:val="22"/>
          <w:szCs w:val="22"/>
        </w:rPr>
        <w:tab/>
        <w:t>D.</w:t>
      </w:r>
      <w:r w:rsidRPr="00821A47">
        <w:rPr>
          <w:sz w:val="22"/>
          <w:szCs w:val="22"/>
        </w:rPr>
        <w:tab/>
        <w:t>3.</w:t>
      </w:r>
      <w:r w:rsidRPr="00821A47">
        <w:rPr>
          <w:sz w:val="22"/>
          <w:szCs w:val="22"/>
        </w:rPr>
        <w:tab/>
        <w:t>a.</w:t>
      </w:r>
      <w:r w:rsidRPr="00821A47">
        <w:rPr>
          <w:sz w:val="22"/>
          <w:szCs w:val="22"/>
        </w:rPr>
        <w:tab/>
      </w:r>
      <w:r w:rsidR="00701141" w:rsidRPr="00821A47">
        <w:rPr>
          <w:sz w:val="22"/>
          <w:szCs w:val="22"/>
        </w:rPr>
        <w:t>4.</w:t>
      </w:r>
      <w:r w:rsidR="00701141" w:rsidRPr="00821A47">
        <w:rPr>
          <w:sz w:val="22"/>
          <w:szCs w:val="22"/>
        </w:rPr>
        <w:tab/>
        <w:t>"Source code" for the "real-</w:t>
      </w:r>
      <w:r w:rsidR="00CF3264" w:rsidRPr="00821A47">
        <w:rPr>
          <w:sz w:val="22"/>
          <w:szCs w:val="22"/>
        </w:rPr>
        <w:t>time processing" of acoustic data for passive reception using bottom or bay cable systems;</w:t>
      </w:r>
    </w:p>
    <w:p w14:paraId="53E92C6F" w14:textId="77777777" w:rsidR="00CF3264" w:rsidRPr="00821A47" w:rsidRDefault="00CF3264">
      <w:pPr>
        <w:pStyle w:val="1A1a1"/>
        <w:ind w:right="-22"/>
        <w:jc w:val="both"/>
        <w:rPr>
          <w:sz w:val="22"/>
          <w:szCs w:val="22"/>
        </w:rPr>
      </w:pPr>
      <w:r w:rsidRPr="00821A47">
        <w:rPr>
          <w:sz w:val="22"/>
          <w:szCs w:val="22"/>
        </w:rPr>
        <w:tab/>
      </w:r>
      <w:r w:rsidRPr="00821A47">
        <w:rPr>
          <w:sz w:val="22"/>
          <w:szCs w:val="22"/>
        </w:rPr>
        <w:tab/>
      </w:r>
      <w:r w:rsidRPr="00821A47">
        <w:rPr>
          <w:sz w:val="22"/>
          <w:szCs w:val="22"/>
        </w:rPr>
        <w:tab/>
      </w:r>
      <w:r w:rsidRPr="00821A47">
        <w:rPr>
          <w:sz w:val="22"/>
          <w:szCs w:val="22"/>
        </w:rPr>
        <w:tab/>
        <w:t>5.</w:t>
      </w:r>
      <w:r w:rsidRPr="00821A47">
        <w:rPr>
          <w:sz w:val="22"/>
          <w:szCs w:val="22"/>
        </w:rPr>
        <w:tab/>
        <w:t>"Software" or "source code", specially designed for all of the following:</w:t>
      </w:r>
    </w:p>
    <w:p w14:paraId="335A8667" w14:textId="77777777" w:rsidR="00CF3264" w:rsidRPr="00821A47" w:rsidRDefault="00CF3264">
      <w:pPr>
        <w:pStyle w:val="1A1a1a"/>
        <w:ind w:left="2478" w:hanging="2478"/>
        <w:jc w:val="both"/>
        <w:rPr>
          <w:sz w:val="22"/>
          <w:szCs w:val="22"/>
          <w:lang w:val="da-DK"/>
        </w:rPr>
      </w:pPr>
      <w:r w:rsidRPr="00821A47">
        <w:rPr>
          <w:sz w:val="22"/>
          <w:szCs w:val="22"/>
          <w:lang w:val="da-DK"/>
        </w:rPr>
        <w:tab/>
      </w:r>
      <w:r w:rsidRPr="00821A47">
        <w:rPr>
          <w:sz w:val="22"/>
          <w:szCs w:val="22"/>
          <w:lang w:val="da-DK"/>
        </w:rPr>
        <w:tab/>
      </w:r>
      <w:r w:rsidRPr="00821A47">
        <w:rPr>
          <w:sz w:val="22"/>
          <w:szCs w:val="22"/>
          <w:lang w:val="da-DK"/>
        </w:rPr>
        <w:tab/>
      </w:r>
      <w:r w:rsidRPr="00821A47">
        <w:rPr>
          <w:sz w:val="22"/>
          <w:szCs w:val="22"/>
          <w:lang w:val="da-DK"/>
        </w:rPr>
        <w:tab/>
      </w:r>
      <w:r w:rsidRPr="00821A47">
        <w:rPr>
          <w:sz w:val="22"/>
          <w:szCs w:val="22"/>
          <w:lang w:val="da-DK"/>
        </w:rPr>
        <w:tab/>
        <w:t>a.</w:t>
      </w:r>
      <w:r w:rsidRPr="00821A47">
        <w:rPr>
          <w:sz w:val="22"/>
          <w:szCs w:val="22"/>
          <w:lang w:val="da-DK"/>
        </w:rPr>
        <w:tab/>
      </w:r>
      <w:r w:rsidR="00701141" w:rsidRPr="00821A47">
        <w:rPr>
          <w:sz w:val="22"/>
          <w:szCs w:val="22"/>
        </w:rPr>
        <w:t>"Real-</w:t>
      </w:r>
      <w:r w:rsidRPr="00821A47">
        <w:rPr>
          <w:sz w:val="22"/>
          <w:szCs w:val="22"/>
        </w:rPr>
        <w:t xml:space="preserve">time processing" of acoustic data from sonar </w:t>
      </w:r>
      <w:r w:rsidRPr="00821A47">
        <w:rPr>
          <w:sz w:val="22"/>
          <w:szCs w:val="22"/>
          <w:lang w:val="da-DK"/>
        </w:rPr>
        <w:t>systems</w:t>
      </w:r>
      <w:r w:rsidRPr="00821A47">
        <w:rPr>
          <w:sz w:val="22"/>
          <w:szCs w:val="22"/>
        </w:rPr>
        <w:t xml:space="preserve"> specified </w:t>
      </w:r>
      <w:r w:rsidR="00E93744" w:rsidRPr="00821A47">
        <w:rPr>
          <w:sz w:val="22"/>
          <w:szCs w:val="22"/>
        </w:rPr>
        <w:t>in</w:t>
      </w:r>
      <w:r w:rsidRPr="00821A47">
        <w:rPr>
          <w:sz w:val="22"/>
          <w:szCs w:val="22"/>
        </w:rPr>
        <w:t xml:space="preserve"> 6.A.1.a.1.e.; </w:t>
      </w:r>
      <w:r w:rsidRPr="00821A47">
        <w:rPr>
          <w:sz w:val="22"/>
          <w:szCs w:val="22"/>
          <w:u w:val="single"/>
        </w:rPr>
        <w:t>and</w:t>
      </w:r>
    </w:p>
    <w:p w14:paraId="32E2DC5C" w14:textId="77777777" w:rsidR="00CF3264" w:rsidRPr="00821A47" w:rsidRDefault="00CF3264">
      <w:pPr>
        <w:pStyle w:val="1A1a1a"/>
        <w:ind w:left="2478" w:hanging="2478"/>
        <w:jc w:val="both"/>
        <w:rPr>
          <w:sz w:val="22"/>
          <w:szCs w:val="22"/>
          <w:lang w:val="da-DK"/>
        </w:rPr>
      </w:pPr>
      <w:r w:rsidRPr="00821A47">
        <w:rPr>
          <w:sz w:val="22"/>
          <w:szCs w:val="22"/>
          <w:lang w:val="da-DK"/>
        </w:rPr>
        <w:tab/>
      </w:r>
      <w:r w:rsidRPr="00821A47">
        <w:rPr>
          <w:sz w:val="22"/>
          <w:szCs w:val="22"/>
          <w:lang w:val="da-DK"/>
        </w:rPr>
        <w:tab/>
      </w:r>
      <w:r w:rsidRPr="00821A47">
        <w:rPr>
          <w:sz w:val="22"/>
          <w:szCs w:val="22"/>
          <w:lang w:val="da-DK"/>
        </w:rPr>
        <w:tab/>
      </w:r>
      <w:r w:rsidRPr="00821A47">
        <w:rPr>
          <w:sz w:val="22"/>
          <w:szCs w:val="22"/>
          <w:lang w:val="da-DK"/>
        </w:rPr>
        <w:tab/>
      </w:r>
      <w:r w:rsidRPr="00821A47">
        <w:rPr>
          <w:sz w:val="22"/>
          <w:szCs w:val="22"/>
          <w:lang w:val="da-DK"/>
        </w:rPr>
        <w:tab/>
        <w:t>b.</w:t>
      </w:r>
      <w:r w:rsidRPr="00821A47">
        <w:rPr>
          <w:sz w:val="22"/>
          <w:szCs w:val="22"/>
          <w:lang w:val="da-DK"/>
        </w:rPr>
        <w:tab/>
      </w:r>
      <w:r w:rsidRPr="00821A47">
        <w:rPr>
          <w:sz w:val="22"/>
          <w:szCs w:val="22"/>
        </w:rPr>
        <w:t>Automatically detecting, classifying and determining the location of divers or swimmers;</w:t>
      </w:r>
    </w:p>
    <w:p w14:paraId="442C7F14" w14:textId="77777777" w:rsidR="00CF3264" w:rsidRPr="00821A47" w:rsidRDefault="00CF3264" w:rsidP="001B04DE">
      <w:pPr>
        <w:pStyle w:val="1A1a1anote1"/>
        <w:spacing w:before="60"/>
        <w:ind w:left="3181" w:hanging="675"/>
        <w:jc w:val="both"/>
        <w:rPr>
          <w:iCs/>
          <w:sz w:val="22"/>
          <w:szCs w:val="22"/>
        </w:rPr>
      </w:pPr>
      <w:r w:rsidRPr="00821A47">
        <w:rPr>
          <w:i/>
          <w:iCs/>
          <w:sz w:val="22"/>
          <w:szCs w:val="22"/>
          <w:u w:val="single"/>
        </w:rPr>
        <w:t>N.B.</w:t>
      </w:r>
      <w:r w:rsidRPr="00821A47">
        <w:rPr>
          <w:i/>
          <w:iCs/>
          <w:sz w:val="22"/>
          <w:szCs w:val="22"/>
        </w:rPr>
        <w:tab/>
      </w:r>
      <w:r w:rsidRPr="00821A47">
        <w:rPr>
          <w:i/>
          <w:sz w:val="22"/>
          <w:szCs w:val="22"/>
        </w:rPr>
        <w:t>For diver detection "software" or "source code", specially designed or modified for military use, see the Munitions List.</w:t>
      </w:r>
    </w:p>
    <w:p w14:paraId="7A13EAF1" w14:textId="77777777" w:rsidR="00CF3264" w:rsidRPr="00821A47" w:rsidRDefault="00CF3264">
      <w:pPr>
        <w:pStyle w:val="1A1a1"/>
        <w:ind w:right="-22"/>
        <w:jc w:val="both"/>
        <w:rPr>
          <w:sz w:val="16"/>
          <w:szCs w:val="16"/>
        </w:rPr>
      </w:pPr>
    </w:p>
    <w:p w14:paraId="69292718" w14:textId="77777777" w:rsidR="00CF3264" w:rsidRPr="00821A47" w:rsidRDefault="00390E48">
      <w:pPr>
        <w:pStyle w:val="1A1a"/>
        <w:ind w:right="-22"/>
        <w:jc w:val="both"/>
        <w:rPr>
          <w:sz w:val="22"/>
          <w:szCs w:val="22"/>
        </w:rPr>
      </w:pPr>
      <w:r w:rsidRPr="00821A47">
        <w:rPr>
          <w:sz w:val="22"/>
          <w:szCs w:val="22"/>
        </w:rPr>
        <w:t>6.</w:t>
      </w:r>
      <w:r w:rsidRPr="00821A47">
        <w:rPr>
          <w:sz w:val="22"/>
          <w:szCs w:val="22"/>
        </w:rPr>
        <w:tab/>
        <w:t>D.</w:t>
      </w:r>
      <w:r w:rsidRPr="00821A47">
        <w:rPr>
          <w:sz w:val="22"/>
          <w:szCs w:val="22"/>
        </w:rPr>
        <w:tab/>
        <w:t>3.</w:t>
      </w:r>
      <w:r w:rsidRPr="00821A47">
        <w:rPr>
          <w:sz w:val="22"/>
          <w:szCs w:val="22"/>
        </w:rPr>
        <w:tab/>
      </w:r>
      <w:r w:rsidR="00CF3264" w:rsidRPr="00821A47">
        <w:rPr>
          <w:sz w:val="22"/>
          <w:szCs w:val="22"/>
        </w:rPr>
        <w:t>b.</w:t>
      </w:r>
      <w:r w:rsidR="00CF3264" w:rsidRPr="00821A47">
        <w:rPr>
          <w:sz w:val="22"/>
          <w:szCs w:val="22"/>
        </w:rPr>
        <w:tab/>
      </w:r>
      <w:r w:rsidR="00CF3264" w:rsidRPr="00821A47">
        <w:rPr>
          <w:sz w:val="22"/>
          <w:szCs w:val="22"/>
          <w:u w:val="single"/>
        </w:rPr>
        <w:t>OPTICAL SENSORS</w:t>
      </w:r>
      <w:r w:rsidR="00CF3264" w:rsidRPr="00821A47">
        <w:rPr>
          <w:sz w:val="22"/>
          <w:szCs w:val="22"/>
        </w:rPr>
        <w:t xml:space="preserve"> </w:t>
      </w:r>
      <w:r w:rsidR="00CE758C" w:rsidRPr="00821A47">
        <w:rPr>
          <w:sz w:val="22"/>
          <w:szCs w:val="22"/>
        </w:rPr>
        <w:t>-</w:t>
      </w:r>
      <w:r w:rsidR="00CF3264" w:rsidRPr="00821A47">
        <w:rPr>
          <w:sz w:val="22"/>
          <w:szCs w:val="22"/>
        </w:rPr>
        <w:t xml:space="preserve"> None</w:t>
      </w:r>
    </w:p>
    <w:p w14:paraId="6ACDB42F" w14:textId="77777777" w:rsidR="00CF3264" w:rsidRPr="00821A47" w:rsidRDefault="00CF3264">
      <w:pPr>
        <w:pStyle w:val="1A"/>
        <w:jc w:val="both"/>
        <w:rPr>
          <w:sz w:val="22"/>
          <w:szCs w:val="22"/>
        </w:rPr>
      </w:pPr>
    </w:p>
    <w:p w14:paraId="70866190" w14:textId="77777777" w:rsidR="00CF3264" w:rsidRPr="00821A47" w:rsidRDefault="00CF3264">
      <w:pPr>
        <w:pStyle w:val="1A1a"/>
        <w:ind w:right="-22"/>
        <w:jc w:val="both"/>
        <w:rPr>
          <w:sz w:val="22"/>
          <w:szCs w:val="22"/>
        </w:rPr>
      </w:pP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u w:val="single"/>
        </w:rPr>
        <w:t>CAMERAS</w:t>
      </w:r>
    </w:p>
    <w:p w14:paraId="6E59C021" w14:textId="77777777" w:rsidR="00CF3264" w:rsidRPr="00821A47" w:rsidRDefault="00CF3264">
      <w:pPr>
        <w:pStyle w:val="1A1a"/>
        <w:ind w:right="-22"/>
        <w:jc w:val="both"/>
        <w:rPr>
          <w:sz w:val="16"/>
          <w:szCs w:val="16"/>
        </w:rPr>
      </w:pPr>
    </w:p>
    <w:p w14:paraId="042CA4B5" w14:textId="77777777" w:rsidR="00CF3264" w:rsidRPr="00821A47" w:rsidRDefault="00390E48">
      <w:pPr>
        <w:pStyle w:val="1A1a"/>
        <w:ind w:right="-22"/>
        <w:jc w:val="both"/>
        <w:rPr>
          <w:sz w:val="22"/>
          <w:szCs w:val="22"/>
        </w:rPr>
      </w:pPr>
      <w:r w:rsidRPr="00821A47">
        <w:rPr>
          <w:sz w:val="22"/>
          <w:szCs w:val="22"/>
        </w:rPr>
        <w:t>6.</w:t>
      </w:r>
      <w:r w:rsidRPr="00821A47">
        <w:rPr>
          <w:sz w:val="22"/>
          <w:szCs w:val="22"/>
        </w:rPr>
        <w:tab/>
        <w:t>D.</w:t>
      </w:r>
      <w:r w:rsidRPr="00821A47">
        <w:rPr>
          <w:sz w:val="22"/>
          <w:szCs w:val="22"/>
        </w:rPr>
        <w:tab/>
        <w:t>3.</w:t>
      </w:r>
      <w:r w:rsidRPr="00821A47">
        <w:rPr>
          <w:sz w:val="22"/>
          <w:szCs w:val="22"/>
        </w:rPr>
        <w:tab/>
      </w:r>
      <w:r w:rsidR="00CF3264" w:rsidRPr="00821A47">
        <w:rPr>
          <w:sz w:val="22"/>
          <w:szCs w:val="22"/>
        </w:rPr>
        <w:t>c.</w:t>
      </w:r>
      <w:r w:rsidR="00CF3264" w:rsidRPr="00821A47">
        <w:rPr>
          <w:sz w:val="22"/>
          <w:szCs w:val="22"/>
        </w:rPr>
        <w:tab/>
        <w:t xml:space="preserve">"Software" designed or modified for cameras incorporating "focal plane arrays" specified </w:t>
      </w:r>
      <w:r w:rsidR="00E93744" w:rsidRPr="00821A47">
        <w:rPr>
          <w:sz w:val="22"/>
          <w:szCs w:val="22"/>
        </w:rPr>
        <w:t>in</w:t>
      </w:r>
      <w:r w:rsidR="00CF3264" w:rsidRPr="00821A47">
        <w:rPr>
          <w:sz w:val="22"/>
          <w:szCs w:val="22"/>
        </w:rPr>
        <w:t xml:space="preserve"> 6.A.2.a.3.f. and designed or modified to remove a frame rate restriction and allow the camera to exceed the frame rate specified in 6.A.3.b.4. Note 3.a.</w:t>
      </w:r>
      <w:r w:rsidR="001F1542" w:rsidRPr="00821A47">
        <w:rPr>
          <w:sz w:val="22"/>
          <w:szCs w:val="22"/>
        </w:rPr>
        <w:t>;</w:t>
      </w:r>
    </w:p>
    <w:p w14:paraId="3FB76AD4" w14:textId="77777777" w:rsidR="00CF3264" w:rsidRPr="00821A47" w:rsidRDefault="00CF3264">
      <w:pPr>
        <w:pStyle w:val="1A"/>
        <w:jc w:val="both"/>
        <w:rPr>
          <w:sz w:val="22"/>
          <w:szCs w:val="22"/>
        </w:rPr>
      </w:pPr>
    </w:p>
    <w:p w14:paraId="7A8A0DE5" w14:textId="77777777" w:rsidR="00CF3264" w:rsidRPr="00821A47" w:rsidRDefault="00BF6032">
      <w:pPr>
        <w:pStyle w:val="1A1a"/>
        <w:ind w:right="-22"/>
        <w:jc w:val="both"/>
        <w:rPr>
          <w:sz w:val="22"/>
          <w:szCs w:val="22"/>
        </w:rPr>
      </w:pPr>
      <w:r w:rsidRPr="00821A47">
        <w:rPr>
          <w:sz w:val="22"/>
          <w:szCs w:val="22"/>
        </w:rPr>
        <w:tab/>
      </w:r>
      <w:r w:rsidRPr="00821A47">
        <w:rPr>
          <w:sz w:val="22"/>
          <w:szCs w:val="22"/>
        </w:rPr>
        <w:tab/>
      </w:r>
      <w:r w:rsidR="00390E48" w:rsidRPr="00821A47">
        <w:rPr>
          <w:sz w:val="22"/>
          <w:szCs w:val="22"/>
        </w:rPr>
        <w:tab/>
      </w:r>
      <w:r w:rsidR="00CF3264" w:rsidRPr="00821A47">
        <w:rPr>
          <w:sz w:val="22"/>
          <w:szCs w:val="22"/>
        </w:rPr>
        <w:tab/>
      </w:r>
      <w:r w:rsidR="00CF3264" w:rsidRPr="00821A47">
        <w:rPr>
          <w:sz w:val="22"/>
          <w:szCs w:val="22"/>
          <w:u w:val="single"/>
        </w:rPr>
        <w:t>OPTICS</w:t>
      </w:r>
    </w:p>
    <w:p w14:paraId="1D4403F4" w14:textId="77777777" w:rsidR="00BF6032" w:rsidRPr="00821A47" w:rsidRDefault="00BF6032">
      <w:pPr>
        <w:pStyle w:val="1A1a"/>
        <w:ind w:right="-22"/>
        <w:jc w:val="both"/>
        <w:rPr>
          <w:sz w:val="16"/>
          <w:szCs w:val="16"/>
        </w:rPr>
      </w:pPr>
    </w:p>
    <w:p w14:paraId="5558618F" w14:textId="77777777" w:rsidR="00BF6032" w:rsidRPr="00821A47" w:rsidRDefault="00BF6032">
      <w:pPr>
        <w:pStyle w:val="1A1a"/>
        <w:ind w:right="-22"/>
        <w:jc w:val="both"/>
        <w:rPr>
          <w:sz w:val="22"/>
          <w:szCs w:val="22"/>
        </w:rPr>
      </w:pPr>
      <w:r w:rsidRPr="00821A47">
        <w:rPr>
          <w:sz w:val="22"/>
          <w:szCs w:val="22"/>
        </w:rPr>
        <w:t>6.</w:t>
      </w:r>
      <w:r w:rsidRPr="00821A47">
        <w:rPr>
          <w:sz w:val="22"/>
          <w:szCs w:val="22"/>
        </w:rPr>
        <w:tab/>
        <w:t>D.</w:t>
      </w:r>
      <w:r w:rsidRPr="00821A47">
        <w:rPr>
          <w:sz w:val="22"/>
          <w:szCs w:val="22"/>
        </w:rPr>
        <w:tab/>
        <w:t>3.</w:t>
      </w:r>
      <w:r w:rsidRPr="00821A47">
        <w:rPr>
          <w:sz w:val="22"/>
          <w:szCs w:val="22"/>
        </w:rPr>
        <w:tab/>
        <w:t>d.</w:t>
      </w:r>
      <w:r w:rsidRPr="00821A47">
        <w:rPr>
          <w:sz w:val="22"/>
          <w:szCs w:val="22"/>
        </w:rPr>
        <w:tab/>
      </w:r>
      <w:r w:rsidR="0075193F" w:rsidRPr="00821A47">
        <w:rPr>
          <w:sz w:val="22"/>
          <w:szCs w:val="22"/>
        </w:rPr>
        <w:t>"Software" specially designed to maintain the alignment and phasing of segmented mirror systems consisting of mirror segments having a diameter or major axis length equal to or larger than 1 m;</w:t>
      </w:r>
    </w:p>
    <w:p w14:paraId="3AA39473" w14:textId="77777777" w:rsidR="00CF3264" w:rsidRPr="00821A47" w:rsidRDefault="00CF3264">
      <w:pPr>
        <w:pStyle w:val="1A"/>
        <w:jc w:val="both"/>
        <w:rPr>
          <w:sz w:val="22"/>
          <w:szCs w:val="22"/>
        </w:rPr>
      </w:pPr>
    </w:p>
    <w:p w14:paraId="3082D007" w14:textId="77777777" w:rsidR="00CF3264" w:rsidRPr="00821A47" w:rsidRDefault="00390E48">
      <w:pPr>
        <w:pStyle w:val="1A1a"/>
        <w:ind w:right="-22"/>
        <w:jc w:val="both"/>
        <w:rPr>
          <w:sz w:val="22"/>
          <w:szCs w:val="22"/>
        </w:rPr>
      </w:pPr>
      <w:r w:rsidRPr="00821A47">
        <w:rPr>
          <w:sz w:val="22"/>
          <w:szCs w:val="22"/>
        </w:rPr>
        <w:t>6.</w:t>
      </w:r>
      <w:r w:rsidRPr="00821A47">
        <w:rPr>
          <w:sz w:val="22"/>
          <w:szCs w:val="22"/>
        </w:rPr>
        <w:tab/>
        <w:t>D.</w:t>
      </w:r>
      <w:r w:rsidRPr="00821A47">
        <w:rPr>
          <w:sz w:val="22"/>
          <w:szCs w:val="22"/>
        </w:rPr>
        <w:tab/>
        <w:t>3.</w:t>
      </w:r>
      <w:r w:rsidRPr="00821A47">
        <w:rPr>
          <w:sz w:val="22"/>
          <w:szCs w:val="22"/>
        </w:rPr>
        <w:tab/>
      </w:r>
      <w:r w:rsidR="00CF3264" w:rsidRPr="00821A47">
        <w:rPr>
          <w:sz w:val="22"/>
          <w:szCs w:val="22"/>
        </w:rPr>
        <w:t>e.</w:t>
      </w:r>
      <w:r w:rsidR="00CF3264" w:rsidRPr="00821A47">
        <w:rPr>
          <w:sz w:val="22"/>
          <w:szCs w:val="22"/>
        </w:rPr>
        <w:tab/>
      </w:r>
      <w:r w:rsidR="00CF3264" w:rsidRPr="00821A47">
        <w:rPr>
          <w:sz w:val="22"/>
          <w:szCs w:val="22"/>
          <w:u w:val="single"/>
        </w:rPr>
        <w:t>LASERS</w:t>
      </w:r>
      <w:r w:rsidR="00CF3264" w:rsidRPr="00821A47">
        <w:rPr>
          <w:sz w:val="22"/>
          <w:szCs w:val="22"/>
        </w:rPr>
        <w:t xml:space="preserve"> </w:t>
      </w:r>
      <w:r w:rsidR="00CE758C" w:rsidRPr="00821A47">
        <w:rPr>
          <w:sz w:val="22"/>
          <w:szCs w:val="22"/>
        </w:rPr>
        <w:t>-</w:t>
      </w:r>
      <w:r w:rsidR="00CF3264" w:rsidRPr="00821A47">
        <w:rPr>
          <w:sz w:val="22"/>
          <w:szCs w:val="22"/>
        </w:rPr>
        <w:t xml:space="preserve"> None</w:t>
      </w:r>
    </w:p>
    <w:p w14:paraId="257364A0" w14:textId="77777777" w:rsidR="00471296" w:rsidRPr="00821A47" w:rsidRDefault="00471296">
      <w:pPr>
        <w:pStyle w:val="1A1a"/>
        <w:ind w:right="-22"/>
        <w:jc w:val="both"/>
        <w:rPr>
          <w:sz w:val="22"/>
          <w:szCs w:val="22"/>
        </w:rPr>
      </w:pPr>
    </w:p>
    <w:p w14:paraId="56E81DEC" w14:textId="77777777" w:rsidR="00CF3264" w:rsidRPr="00821A47" w:rsidRDefault="00CF3264">
      <w:pPr>
        <w:pStyle w:val="1A1a"/>
        <w:ind w:right="-22"/>
        <w:jc w:val="both"/>
        <w:rPr>
          <w:sz w:val="22"/>
          <w:szCs w:val="22"/>
        </w:rPr>
      </w:pP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u w:val="single"/>
        </w:rPr>
        <w:t>MAGNETIC AND ELECTRIC FIELD SENSORS</w:t>
      </w:r>
    </w:p>
    <w:p w14:paraId="21D0D1BC" w14:textId="77777777" w:rsidR="00CF3264" w:rsidRPr="00821A47" w:rsidRDefault="00CF3264">
      <w:pPr>
        <w:pStyle w:val="1A"/>
        <w:jc w:val="both"/>
        <w:rPr>
          <w:sz w:val="16"/>
          <w:szCs w:val="16"/>
        </w:rPr>
      </w:pPr>
    </w:p>
    <w:p w14:paraId="630ADB75" w14:textId="77777777" w:rsidR="00CF3264" w:rsidRPr="00821A47" w:rsidRDefault="00CF3264">
      <w:pPr>
        <w:pStyle w:val="1A1a"/>
        <w:ind w:right="-22"/>
        <w:jc w:val="both"/>
        <w:rPr>
          <w:sz w:val="22"/>
          <w:szCs w:val="22"/>
        </w:rPr>
      </w:pPr>
      <w:r w:rsidRPr="00821A47">
        <w:rPr>
          <w:sz w:val="22"/>
          <w:szCs w:val="22"/>
        </w:rPr>
        <w:t>6.</w:t>
      </w:r>
      <w:r w:rsidRPr="00821A47">
        <w:rPr>
          <w:sz w:val="22"/>
          <w:szCs w:val="22"/>
        </w:rPr>
        <w:tab/>
        <w:t>D.</w:t>
      </w:r>
      <w:r w:rsidRPr="00821A47">
        <w:rPr>
          <w:sz w:val="22"/>
          <w:szCs w:val="22"/>
        </w:rPr>
        <w:tab/>
        <w:t>3.</w:t>
      </w:r>
      <w:r w:rsidRPr="00821A47">
        <w:rPr>
          <w:sz w:val="22"/>
          <w:szCs w:val="22"/>
        </w:rPr>
        <w:tab/>
        <w:t>f.</w:t>
      </w:r>
      <w:r w:rsidRPr="00821A47">
        <w:rPr>
          <w:sz w:val="22"/>
          <w:szCs w:val="22"/>
        </w:rPr>
        <w:tab/>
        <w:t>"Software" as follows:</w:t>
      </w:r>
    </w:p>
    <w:p w14:paraId="32920041" w14:textId="77777777" w:rsidR="00CF3264" w:rsidRPr="00821A47" w:rsidRDefault="00CF3264">
      <w:pPr>
        <w:pStyle w:val="1A1a1"/>
        <w:ind w:right="-22"/>
        <w:jc w:val="both"/>
        <w:rPr>
          <w:sz w:val="22"/>
          <w:szCs w:val="22"/>
        </w:rPr>
      </w:pPr>
      <w:r w:rsidRPr="00821A47">
        <w:rPr>
          <w:sz w:val="22"/>
          <w:szCs w:val="22"/>
        </w:rPr>
        <w:tab/>
      </w:r>
      <w:r w:rsidRPr="00821A47">
        <w:rPr>
          <w:sz w:val="22"/>
          <w:szCs w:val="22"/>
        </w:rPr>
        <w:tab/>
      </w:r>
      <w:r w:rsidRPr="00821A47">
        <w:rPr>
          <w:sz w:val="22"/>
          <w:szCs w:val="22"/>
        </w:rPr>
        <w:tab/>
      </w:r>
      <w:r w:rsidRPr="00821A47">
        <w:rPr>
          <w:sz w:val="22"/>
          <w:szCs w:val="22"/>
        </w:rPr>
        <w:tab/>
        <w:t>1.</w:t>
      </w:r>
      <w:r w:rsidRPr="00821A47">
        <w:rPr>
          <w:sz w:val="22"/>
          <w:szCs w:val="22"/>
        </w:rPr>
        <w:tab/>
        <w:t>"Software" specially designed for magnetic and electric field "compensation systems" for magnetic sensors designed to operate on mobile platforms;</w:t>
      </w:r>
    </w:p>
    <w:p w14:paraId="262094E8" w14:textId="77777777" w:rsidR="00CF3264" w:rsidRPr="00821A47" w:rsidRDefault="00CF3264">
      <w:pPr>
        <w:pStyle w:val="1A1a1"/>
        <w:ind w:right="-22"/>
        <w:jc w:val="both"/>
        <w:rPr>
          <w:sz w:val="22"/>
          <w:szCs w:val="22"/>
        </w:rPr>
      </w:pPr>
      <w:r w:rsidRPr="00821A47">
        <w:rPr>
          <w:sz w:val="22"/>
          <w:szCs w:val="22"/>
        </w:rPr>
        <w:tab/>
      </w:r>
      <w:r w:rsidRPr="00821A47">
        <w:rPr>
          <w:sz w:val="22"/>
          <w:szCs w:val="22"/>
        </w:rPr>
        <w:tab/>
      </w:r>
      <w:r w:rsidRPr="00821A47">
        <w:rPr>
          <w:sz w:val="22"/>
          <w:szCs w:val="22"/>
        </w:rPr>
        <w:tab/>
      </w:r>
      <w:r w:rsidRPr="00821A47">
        <w:rPr>
          <w:sz w:val="22"/>
          <w:szCs w:val="22"/>
        </w:rPr>
        <w:tab/>
        <w:t>2.</w:t>
      </w:r>
      <w:r w:rsidRPr="00821A47">
        <w:rPr>
          <w:sz w:val="22"/>
          <w:szCs w:val="22"/>
        </w:rPr>
        <w:tab/>
        <w:t>"Software" specially designed for magnetic and electric field anomaly detection on mobile platforms;</w:t>
      </w:r>
    </w:p>
    <w:p w14:paraId="4AFD5336" w14:textId="77777777" w:rsidR="00CF3264" w:rsidRPr="00821A47" w:rsidRDefault="00CF3264">
      <w:pPr>
        <w:tabs>
          <w:tab w:val="left" w:pos="340"/>
          <w:tab w:val="left" w:pos="720"/>
          <w:tab w:val="left" w:pos="1179"/>
          <w:tab w:val="left" w:pos="1582"/>
        </w:tabs>
        <w:ind w:left="2064" w:right="-23" w:hanging="2041"/>
        <w:jc w:val="both"/>
        <w:rPr>
          <w:sz w:val="22"/>
          <w:szCs w:val="22"/>
        </w:rPr>
      </w:pPr>
      <w:r w:rsidRPr="00821A47">
        <w:rPr>
          <w:sz w:val="22"/>
          <w:szCs w:val="22"/>
        </w:rPr>
        <w:tab/>
      </w:r>
      <w:r w:rsidRPr="00821A47">
        <w:rPr>
          <w:sz w:val="22"/>
          <w:szCs w:val="22"/>
        </w:rPr>
        <w:tab/>
      </w:r>
      <w:r w:rsidRPr="00821A47">
        <w:rPr>
          <w:sz w:val="22"/>
          <w:szCs w:val="22"/>
        </w:rPr>
        <w:tab/>
      </w:r>
      <w:r w:rsidRPr="00821A47">
        <w:rPr>
          <w:sz w:val="22"/>
          <w:szCs w:val="22"/>
        </w:rPr>
        <w:tab/>
        <w:t>3.</w:t>
      </w:r>
      <w:r w:rsidRPr="00821A47">
        <w:rPr>
          <w:sz w:val="22"/>
          <w:szCs w:val="22"/>
        </w:rPr>
        <w:tab/>
        <w:t>"Softwar</w:t>
      </w:r>
      <w:r w:rsidR="00701141" w:rsidRPr="00821A47">
        <w:rPr>
          <w:sz w:val="22"/>
          <w:szCs w:val="22"/>
        </w:rPr>
        <w:t>e" specially designed for "real-</w:t>
      </w:r>
      <w:r w:rsidRPr="00821A47">
        <w:rPr>
          <w:sz w:val="22"/>
          <w:szCs w:val="22"/>
        </w:rPr>
        <w:t xml:space="preserve">time processing" of electromagnetic data using underwater electromagnetic receivers specified </w:t>
      </w:r>
      <w:r w:rsidR="00E93744" w:rsidRPr="00821A47">
        <w:rPr>
          <w:sz w:val="22"/>
          <w:szCs w:val="22"/>
        </w:rPr>
        <w:t>in</w:t>
      </w:r>
      <w:r w:rsidRPr="00821A47">
        <w:rPr>
          <w:sz w:val="22"/>
          <w:szCs w:val="22"/>
        </w:rPr>
        <w:t xml:space="preserve"> 6.A.6.e.;</w:t>
      </w:r>
    </w:p>
    <w:p w14:paraId="736E0AAB" w14:textId="77777777" w:rsidR="00CF3264" w:rsidRPr="00821A47" w:rsidRDefault="00701141">
      <w:pPr>
        <w:tabs>
          <w:tab w:val="left" w:pos="340"/>
          <w:tab w:val="left" w:pos="720"/>
          <w:tab w:val="left" w:pos="1179"/>
          <w:tab w:val="left" w:pos="1582"/>
        </w:tabs>
        <w:ind w:left="2060" w:right="-22" w:hanging="2040"/>
        <w:jc w:val="both"/>
        <w:rPr>
          <w:sz w:val="22"/>
          <w:szCs w:val="22"/>
        </w:rPr>
      </w:pPr>
      <w:r w:rsidRPr="00821A47">
        <w:rPr>
          <w:sz w:val="22"/>
          <w:szCs w:val="22"/>
        </w:rPr>
        <w:tab/>
      </w:r>
      <w:r w:rsidRPr="00821A47">
        <w:rPr>
          <w:sz w:val="22"/>
          <w:szCs w:val="22"/>
        </w:rPr>
        <w:tab/>
      </w:r>
      <w:r w:rsidRPr="00821A47">
        <w:rPr>
          <w:sz w:val="22"/>
          <w:szCs w:val="22"/>
        </w:rPr>
        <w:tab/>
      </w:r>
      <w:r w:rsidRPr="00821A47">
        <w:rPr>
          <w:sz w:val="22"/>
          <w:szCs w:val="22"/>
        </w:rPr>
        <w:tab/>
        <w:t>4.</w:t>
      </w:r>
      <w:r w:rsidRPr="00821A47">
        <w:rPr>
          <w:sz w:val="22"/>
          <w:szCs w:val="22"/>
        </w:rPr>
        <w:tab/>
        <w:t>"Source code" for "real-</w:t>
      </w:r>
      <w:r w:rsidR="00CF3264" w:rsidRPr="00821A47">
        <w:rPr>
          <w:sz w:val="22"/>
          <w:szCs w:val="22"/>
        </w:rPr>
        <w:t xml:space="preserve">time processing" of electromagnetic data using underwater electromagnetic receivers specified </w:t>
      </w:r>
      <w:r w:rsidR="00E93744" w:rsidRPr="00821A47">
        <w:rPr>
          <w:sz w:val="22"/>
          <w:szCs w:val="22"/>
        </w:rPr>
        <w:t>in</w:t>
      </w:r>
      <w:r w:rsidR="00CF3264" w:rsidRPr="00821A47">
        <w:rPr>
          <w:sz w:val="22"/>
          <w:szCs w:val="22"/>
        </w:rPr>
        <w:t xml:space="preserve"> 6.A.6.e</w:t>
      </w:r>
      <w:r w:rsidR="00E93744" w:rsidRPr="00821A47">
        <w:rPr>
          <w:sz w:val="22"/>
          <w:szCs w:val="22"/>
        </w:rPr>
        <w:t>.</w:t>
      </w:r>
      <w:r w:rsidR="00CF3264" w:rsidRPr="00821A47">
        <w:rPr>
          <w:sz w:val="22"/>
          <w:szCs w:val="22"/>
        </w:rPr>
        <w:t>;</w:t>
      </w:r>
    </w:p>
    <w:p w14:paraId="5F9C29F8" w14:textId="77777777" w:rsidR="00CF3264" w:rsidRPr="00821A47" w:rsidRDefault="00CF3264">
      <w:pPr>
        <w:pStyle w:val="1A"/>
        <w:jc w:val="both"/>
        <w:rPr>
          <w:sz w:val="22"/>
          <w:szCs w:val="22"/>
        </w:rPr>
      </w:pPr>
    </w:p>
    <w:p w14:paraId="05030602" w14:textId="77777777" w:rsidR="00CF3264" w:rsidRPr="00821A47" w:rsidRDefault="00CF3264">
      <w:pPr>
        <w:pStyle w:val="1A1a"/>
        <w:ind w:right="-22"/>
        <w:jc w:val="both"/>
        <w:rPr>
          <w:sz w:val="22"/>
          <w:szCs w:val="22"/>
        </w:rPr>
      </w:pP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u w:val="single"/>
        </w:rPr>
        <w:t>GRAVIMETERS</w:t>
      </w:r>
    </w:p>
    <w:p w14:paraId="600A3851" w14:textId="77777777" w:rsidR="00CF3264" w:rsidRPr="00821A47" w:rsidRDefault="00CF3264">
      <w:pPr>
        <w:pStyle w:val="1A"/>
        <w:jc w:val="both"/>
        <w:rPr>
          <w:sz w:val="16"/>
          <w:szCs w:val="16"/>
        </w:rPr>
      </w:pPr>
    </w:p>
    <w:p w14:paraId="031F611C" w14:textId="77777777" w:rsidR="00CF3264" w:rsidRPr="00821A47" w:rsidRDefault="00CF3264">
      <w:pPr>
        <w:pStyle w:val="1A1a"/>
        <w:ind w:right="-22"/>
        <w:jc w:val="both"/>
        <w:rPr>
          <w:sz w:val="22"/>
          <w:szCs w:val="22"/>
        </w:rPr>
      </w:pPr>
      <w:r w:rsidRPr="00821A47">
        <w:rPr>
          <w:sz w:val="22"/>
          <w:szCs w:val="22"/>
        </w:rPr>
        <w:t>6.</w:t>
      </w:r>
      <w:r w:rsidRPr="00821A47">
        <w:rPr>
          <w:sz w:val="22"/>
          <w:szCs w:val="22"/>
        </w:rPr>
        <w:tab/>
        <w:t>D.</w:t>
      </w:r>
      <w:r w:rsidRPr="00821A47">
        <w:rPr>
          <w:sz w:val="22"/>
          <w:szCs w:val="22"/>
        </w:rPr>
        <w:tab/>
        <w:t>3.</w:t>
      </w:r>
      <w:r w:rsidRPr="00821A47">
        <w:rPr>
          <w:sz w:val="22"/>
          <w:szCs w:val="22"/>
        </w:rPr>
        <w:tab/>
        <w:t>g.</w:t>
      </w:r>
      <w:r w:rsidRPr="00821A47">
        <w:rPr>
          <w:sz w:val="22"/>
          <w:szCs w:val="22"/>
        </w:rPr>
        <w:tab/>
        <w:t>"Software" specially designed to correct motional influences of gravity meters or gravity gradiometers;</w:t>
      </w:r>
    </w:p>
    <w:p w14:paraId="65DD0EF1" w14:textId="77777777" w:rsidR="00CF3264" w:rsidRPr="00821A47" w:rsidRDefault="00CF3264" w:rsidP="001F1542">
      <w:pPr>
        <w:pStyle w:val="1A"/>
        <w:ind w:left="0" w:firstLine="0"/>
        <w:jc w:val="both"/>
        <w:rPr>
          <w:sz w:val="22"/>
          <w:szCs w:val="22"/>
        </w:rPr>
      </w:pPr>
    </w:p>
    <w:p w14:paraId="6C930DFD" w14:textId="77777777" w:rsidR="001F1542" w:rsidRPr="00821A47" w:rsidRDefault="001F1542" w:rsidP="001F1542">
      <w:pPr>
        <w:pStyle w:val="1A"/>
        <w:ind w:left="0" w:firstLine="0"/>
        <w:jc w:val="both"/>
        <w:rPr>
          <w:sz w:val="22"/>
          <w:szCs w:val="22"/>
        </w:rPr>
      </w:pPr>
    </w:p>
    <w:p w14:paraId="608C9CF7" w14:textId="77777777" w:rsidR="001F1542" w:rsidRPr="00821A47" w:rsidRDefault="001F1542" w:rsidP="001F1542">
      <w:pPr>
        <w:pStyle w:val="1A"/>
        <w:ind w:left="0" w:firstLine="0"/>
        <w:jc w:val="both"/>
        <w:rPr>
          <w:sz w:val="22"/>
          <w:szCs w:val="22"/>
        </w:rPr>
      </w:pPr>
    </w:p>
    <w:p w14:paraId="0D6EABE4" w14:textId="77777777" w:rsidR="001F1542" w:rsidRPr="00821A47" w:rsidRDefault="001F1542" w:rsidP="001F1542">
      <w:pPr>
        <w:pStyle w:val="1A"/>
        <w:ind w:left="0" w:firstLine="0"/>
        <w:jc w:val="both"/>
        <w:rPr>
          <w:sz w:val="22"/>
          <w:szCs w:val="22"/>
        </w:rPr>
      </w:pPr>
    </w:p>
    <w:p w14:paraId="69C4FC7A" w14:textId="77777777" w:rsidR="001F1542" w:rsidRPr="00821A47" w:rsidRDefault="001F1542" w:rsidP="001F1542">
      <w:pPr>
        <w:pStyle w:val="1A"/>
        <w:ind w:left="0" w:firstLine="0"/>
        <w:jc w:val="both"/>
        <w:rPr>
          <w:sz w:val="22"/>
          <w:szCs w:val="22"/>
        </w:rPr>
      </w:pPr>
    </w:p>
    <w:p w14:paraId="4516CC6E" w14:textId="77777777" w:rsidR="001F1542" w:rsidRPr="00821A47" w:rsidRDefault="001F1542" w:rsidP="001F1542">
      <w:pPr>
        <w:pStyle w:val="1A"/>
        <w:ind w:left="0" w:firstLine="0"/>
        <w:jc w:val="both"/>
        <w:rPr>
          <w:sz w:val="22"/>
          <w:szCs w:val="22"/>
        </w:rPr>
      </w:pPr>
    </w:p>
    <w:p w14:paraId="16AD7852" w14:textId="77777777" w:rsidR="001F1542" w:rsidRPr="00821A47" w:rsidRDefault="001F1542" w:rsidP="001F1542">
      <w:pPr>
        <w:pStyle w:val="1A"/>
        <w:ind w:left="0" w:firstLine="0"/>
        <w:jc w:val="both"/>
        <w:rPr>
          <w:sz w:val="22"/>
          <w:szCs w:val="22"/>
        </w:rPr>
      </w:pPr>
    </w:p>
    <w:p w14:paraId="17EDABE5" w14:textId="77777777" w:rsidR="001F1542" w:rsidRPr="00821A47" w:rsidRDefault="001F1542" w:rsidP="001F1542">
      <w:pPr>
        <w:pStyle w:val="1A"/>
        <w:ind w:left="0" w:firstLine="0"/>
        <w:jc w:val="both"/>
        <w:rPr>
          <w:sz w:val="22"/>
          <w:szCs w:val="22"/>
        </w:rPr>
      </w:pPr>
    </w:p>
    <w:p w14:paraId="13E83C52" w14:textId="77777777" w:rsidR="00CF3264" w:rsidRPr="00821A47" w:rsidRDefault="00CF3264">
      <w:pPr>
        <w:pStyle w:val="1A1a"/>
        <w:ind w:right="-22"/>
        <w:jc w:val="both"/>
        <w:rPr>
          <w:sz w:val="22"/>
          <w:szCs w:val="22"/>
        </w:rPr>
      </w:pP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u w:val="single"/>
        </w:rPr>
        <w:t>RADAR</w:t>
      </w:r>
    </w:p>
    <w:p w14:paraId="4F5EDE3E" w14:textId="77777777" w:rsidR="00CF3264" w:rsidRPr="00821A47" w:rsidRDefault="00CF3264">
      <w:pPr>
        <w:pStyle w:val="1A"/>
        <w:jc w:val="both"/>
        <w:rPr>
          <w:sz w:val="16"/>
          <w:szCs w:val="16"/>
        </w:rPr>
      </w:pPr>
    </w:p>
    <w:p w14:paraId="0580E32B" w14:textId="77777777" w:rsidR="00CF3264" w:rsidRPr="00821A47" w:rsidRDefault="00CF3264">
      <w:pPr>
        <w:pStyle w:val="1A1a"/>
        <w:ind w:right="-22"/>
        <w:jc w:val="both"/>
        <w:rPr>
          <w:sz w:val="22"/>
          <w:szCs w:val="22"/>
        </w:rPr>
      </w:pPr>
      <w:r w:rsidRPr="00821A47">
        <w:rPr>
          <w:sz w:val="22"/>
          <w:szCs w:val="22"/>
        </w:rPr>
        <w:t>6.</w:t>
      </w:r>
      <w:r w:rsidRPr="00821A47">
        <w:rPr>
          <w:sz w:val="22"/>
          <w:szCs w:val="22"/>
        </w:rPr>
        <w:tab/>
        <w:t>D.</w:t>
      </w:r>
      <w:r w:rsidRPr="00821A47">
        <w:rPr>
          <w:sz w:val="22"/>
          <w:szCs w:val="22"/>
        </w:rPr>
        <w:tab/>
        <w:t>3.</w:t>
      </w:r>
      <w:r w:rsidRPr="00821A47">
        <w:rPr>
          <w:sz w:val="22"/>
          <w:szCs w:val="22"/>
        </w:rPr>
        <w:tab/>
        <w:t>h.</w:t>
      </w:r>
      <w:r w:rsidRPr="00821A47">
        <w:rPr>
          <w:sz w:val="22"/>
          <w:szCs w:val="22"/>
        </w:rPr>
        <w:tab/>
        <w:t>"Software" as follows:</w:t>
      </w:r>
    </w:p>
    <w:p w14:paraId="3C9798A7" w14:textId="77777777" w:rsidR="00CF3264" w:rsidRPr="00821A47" w:rsidRDefault="00CF3264">
      <w:pPr>
        <w:pStyle w:val="1A1a1"/>
        <w:ind w:right="-22"/>
        <w:jc w:val="both"/>
        <w:rPr>
          <w:sz w:val="22"/>
          <w:szCs w:val="22"/>
        </w:rPr>
      </w:pPr>
      <w:r w:rsidRPr="00821A47">
        <w:rPr>
          <w:sz w:val="22"/>
          <w:szCs w:val="22"/>
        </w:rPr>
        <w:tab/>
      </w:r>
      <w:r w:rsidRPr="00821A47">
        <w:rPr>
          <w:sz w:val="22"/>
          <w:szCs w:val="22"/>
        </w:rPr>
        <w:tab/>
      </w:r>
      <w:r w:rsidRPr="00821A47">
        <w:rPr>
          <w:sz w:val="22"/>
          <w:szCs w:val="22"/>
        </w:rPr>
        <w:tab/>
      </w:r>
      <w:r w:rsidRPr="00821A47">
        <w:rPr>
          <w:sz w:val="22"/>
          <w:szCs w:val="22"/>
        </w:rPr>
        <w:tab/>
        <w:t>1.</w:t>
      </w:r>
      <w:r w:rsidRPr="00821A47">
        <w:rPr>
          <w:sz w:val="22"/>
          <w:szCs w:val="22"/>
        </w:rPr>
        <w:tab/>
        <w:t>Air Traffic Control (ATC) "</w:t>
      </w:r>
      <w:r w:rsidR="00F153DB" w:rsidRPr="00821A47">
        <w:rPr>
          <w:sz w:val="22"/>
          <w:szCs w:val="22"/>
        </w:rPr>
        <w:t xml:space="preserve">software" </w:t>
      </w:r>
      <w:r w:rsidRPr="00821A47">
        <w:rPr>
          <w:sz w:val="22"/>
          <w:szCs w:val="22"/>
        </w:rPr>
        <w:t>designed to be hosted on general purpose computers located at Air Traffic Control centres and capable of accepting radar target data from more than four primary radars;</w:t>
      </w:r>
    </w:p>
    <w:p w14:paraId="1EC802B5" w14:textId="77777777" w:rsidR="00CF3264" w:rsidRPr="00821A47" w:rsidRDefault="00CF3264">
      <w:pPr>
        <w:pStyle w:val="1A1a1"/>
        <w:ind w:left="2064" w:right="-23" w:hanging="2041"/>
        <w:jc w:val="both"/>
        <w:rPr>
          <w:sz w:val="22"/>
          <w:szCs w:val="22"/>
        </w:rPr>
      </w:pPr>
      <w:r w:rsidRPr="00821A47">
        <w:rPr>
          <w:sz w:val="22"/>
          <w:szCs w:val="22"/>
        </w:rPr>
        <w:tab/>
      </w:r>
      <w:r w:rsidRPr="00821A47">
        <w:rPr>
          <w:sz w:val="22"/>
          <w:szCs w:val="22"/>
        </w:rPr>
        <w:tab/>
      </w:r>
      <w:r w:rsidRPr="00821A47">
        <w:rPr>
          <w:sz w:val="22"/>
          <w:szCs w:val="22"/>
        </w:rPr>
        <w:tab/>
      </w:r>
      <w:r w:rsidRPr="00821A47">
        <w:rPr>
          <w:sz w:val="22"/>
          <w:szCs w:val="22"/>
        </w:rPr>
        <w:tab/>
        <w:t>2.</w:t>
      </w:r>
      <w:r w:rsidRPr="00821A47">
        <w:rPr>
          <w:sz w:val="22"/>
          <w:szCs w:val="22"/>
        </w:rPr>
        <w:tab/>
        <w:t xml:space="preserve">"Software" for the design or "production" of </w:t>
      </w:r>
      <w:proofErr w:type="spellStart"/>
      <w:r w:rsidRPr="00821A47">
        <w:rPr>
          <w:sz w:val="22"/>
          <w:szCs w:val="22"/>
        </w:rPr>
        <w:t>radomes</w:t>
      </w:r>
      <w:proofErr w:type="spellEnd"/>
      <w:r w:rsidRPr="00821A47">
        <w:rPr>
          <w:sz w:val="22"/>
          <w:szCs w:val="22"/>
        </w:rPr>
        <w:t xml:space="preserve"> having all of the following:</w:t>
      </w:r>
    </w:p>
    <w:p w14:paraId="7A1C8A87" w14:textId="77777777" w:rsidR="00CF3264" w:rsidRPr="00821A47" w:rsidRDefault="00CF3264">
      <w:pPr>
        <w:pStyle w:val="1A1a1a"/>
        <w:ind w:right="-22"/>
        <w:jc w:val="both"/>
        <w:rPr>
          <w:sz w:val="22"/>
          <w:szCs w:val="22"/>
        </w:rPr>
      </w:pP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rPr>
        <w:tab/>
        <w:t>a.</w:t>
      </w:r>
      <w:r w:rsidRPr="00821A47">
        <w:rPr>
          <w:sz w:val="22"/>
          <w:szCs w:val="22"/>
        </w:rPr>
        <w:tab/>
        <w:t>Spe</w:t>
      </w:r>
      <w:r w:rsidR="001B04DE" w:rsidRPr="00821A47">
        <w:rPr>
          <w:sz w:val="22"/>
          <w:szCs w:val="22"/>
        </w:rPr>
        <w:t xml:space="preserve">cially designed to protect the </w:t>
      </w:r>
      <w:r w:rsidRPr="00821A47">
        <w:rPr>
          <w:sz w:val="22"/>
          <w:szCs w:val="22"/>
        </w:rPr>
        <w:t xml:space="preserve">electronically </w:t>
      </w:r>
      <w:r w:rsidR="001B04DE" w:rsidRPr="00821A47">
        <w:rPr>
          <w:sz w:val="22"/>
          <w:szCs w:val="22"/>
        </w:rPr>
        <w:t>scanned</w:t>
      </w:r>
      <w:r w:rsidRPr="00821A47">
        <w:rPr>
          <w:sz w:val="22"/>
          <w:szCs w:val="22"/>
        </w:rPr>
        <w:t xml:space="preserve"> array antennae specified </w:t>
      </w:r>
      <w:r w:rsidR="00FD3233" w:rsidRPr="00821A47">
        <w:rPr>
          <w:sz w:val="22"/>
          <w:szCs w:val="22"/>
        </w:rPr>
        <w:t>in</w:t>
      </w:r>
      <w:r w:rsidRPr="00821A47">
        <w:rPr>
          <w:sz w:val="22"/>
          <w:szCs w:val="22"/>
        </w:rPr>
        <w:t xml:space="preserve"> 6.A.8.e.; </w:t>
      </w:r>
      <w:r w:rsidRPr="00821A47">
        <w:rPr>
          <w:sz w:val="22"/>
          <w:szCs w:val="22"/>
          <w:u w:val="single"/>
        </w:rPr>
        <w:t>and</w:t>
      </w:r>
    </w:p>
    <w:p w14:paraId="33FB66C3" w14:textId="77777777" w:rsidR="00CF3264" w:rsidRPr="00821A47" w:rsidRDefault="00CF3264">
      <w:pPr>
        <w:pStyle w:val="1A1a1a"/>
        <w:ind w:right="-22"/>
        <w:jc w:val="both"/>
        <w:rPr>
          <w:b/>
          <w:sz w:val="22"/>
          <w:szCs w:val="22"/>
          <w:u w:val="single"/>
        </w:rPr>
      </w:pPr>
      <w:r w:rsidRPr="00821A47">
        <w:rPr>
          <w:b/>
          <w:sz w:val="22"/>
          <w:szCs w:val="22"/>
        </w:rPr>
        <w:tab/>
      </w:r>
      <w:r w:rsidRPr="00821A47">
        <w:rPr>
          <w:b/>
          <w:sz w:val="22"/>
          <w:szCs w:val="22"/>
        </w:rPr>
        <w:tab/>
      </w:r>
      <w:r w:rsidRPr="00821A47">
        <w:rPr>
          <w:b/>
          <w:sz w:val="22"/>
          <w:szCs w:val="22"/>
        </w:rPr>
        <w:tab/>
      </w:r>
      <w:r w:rsidRPr="00821A47">
        <w:rPr>
          <w:b/>
          <w:sz w:val="22"/>
          <w:szCs w:val="22"/>
        </w:rPr>
        <w:tab/>
      </w:r>
      <w:r w:rsidRPr="00821A47">
        <w:rPr>
          <w:b/>
          <w:sz w:val="22"/>
          <w:szCs w:val="22"/>
        </w:rPr>
        <w:tab/>
      </w:r>
      <w:r w:rsidRPr="00821A47">
        <w:rPr>
          <w:sz w:val="22"/>
          <w:szCs w:val="22"/>
        </w:rPr>
        <w:t>b.</w:t>
      </w:r>
      <w:r w:rsidRPr="00821A47">
        <w:rPr>
          <w:b/>
          <w:sz w:val="22"/>
          <w:szCs w:val="22"/>
        </w:rPr>
        <w:tab/>
      </w:r>
      <w:r w:rsidRPr="00821A47">
        <w:rPr>
          <w:sz w:val="22"/>
          <w:szCs w:val="22"/>
        </w:rPr>
        <w:t>Resulting in an antenna pattern having an 'average side lobe level' more than 40 dB below the peak of the main beam level.</w:t>
      </w:r>
    </w:p>
    <w:p w14:paraId="4EA21B49" w14:textId="77777777" w:rsidR="00CF3264" w:rsidRPr="00821A47" w:rsidRDefault="00CF3264">
      <w:pPr>
        <w:pStyle w:val="1A1a1anote1"/>
        <w:ind w:right="-22"/>
        <w:jc w:val="both"/>
        <w:rPr>
          <w:sz w:val="22"/>
          <w:szCs w:val="22"/>
        </w:rPr>
      </w:pPr>
      <w:r w:rsidRPr="00821A47">
        <w:rPr>
          <w:i/>
          <w:sz w:val="22"/>
          <w:szCs w:val="22"/>
          <w:u w:val="single"/>
        </w:rPr>
        <w:t>Technical Note</w:t>
      </w:r>
    </w:p>
    <w:p w14:paraId="3BFD8E32" w14:textId="77777777" w:rsidR="00CF3264" w:rsidRPr="00821A47" w:rsidRDefault="002D4BEC">
      <w:pPr>
        <w:pStyle w:val="1A1a1anote1"/>
        <w:ind w:left="2540" w:right="-22" w:firstLine="0"/>
        <w:jc w:val="both"/>
        <w:rPr>
          <w:sz w:val="22"/>
          <w:szCs w:val="22"/>
        </w:rPr>
      </w:pPr>
      <w:r w:rsidRPr="00821A47">
        <w:rPr>
          <w:i/>
          <w:sz w:val="22"/>
          <w:szCs w:val="22"/>
        </w:rPr>
        <w:t xml:space="preserve">For the purposes of 6.D.3.h.2.b., </w:t>
      </w:r>
      <w:r w:rsidR="00CF3264" w:rsidRPr="00821A47">
        <w:rPr>
          <w:i/>
          <w:sz w:val="22"/>
          <w:szCs w:val="22"/>
        </w:rPr>
        <w:t>'</w:t>
      </w:r>
      <w:r w:rsidRPr="00821A47">
        <w:rPr>
          <w:i/>
          <w:sz w:val="22"/>
          <w:szCs w:val="22"/>
        </w:rPr>
        <w:t>a</w:t>
      </w:r>
      <w:r w:rsidR="00CF3264" w:rsidRPr="00821A47">
        <w:rPr>
          <w:i/>
          <w:sz w:val="22"/>
          <w:szCs w:val="22"/>
        </w:rPr>
        <w:t>verage side lobe level'</w:t>
      </w:r>
      <w:r w:rsidRPr="00821A47">
        <w:rPr>
          <w:i/>
          <w:sz w:val="22"/>
          <w:szCs w:val="22"/>
        </w:rPr>
        <w:t xml:space="preserve"> </w:t>
      </w:r>
      <w:r w:rsidR="00CF3264" w:rsidRPr="00821A47">
        <w:rPr>
          <w:i/>
          <w:sz w:val="22"/>
          <w:szCs w:val="22"/>
        </w:rPr>
        <w:t>is measured over the entire array excluding the angular extent of the main beam and the first two side lobes on either side of the main beam.</w:t>
      </w:r>
    </w:p>
    <w:p w14:paraId="0944E35E" w14:textId="77777777" w:rsidR="00CF3264" w:rsidRPr="00821A47" w:rsidRDefault="00CF3264">
      <w:pPr>
        <w:pStyle w:val="1A"/>
        <w:ind w:left="0" w:firstLine="0"/>
        <w:jc w:val="both"/>
        <w:rPr>
          <w:sz w:val="22"/>
          <w:szCs w:val="22"/>
        </w:rPr>
      </w:pPr>
    </w:p>
    <w:p w14:paraId="32D34067" w14:textId="77777777" w:rsidR="00CF3264" w:rsidRPr="00821A47" w:rsidRDefault="00CF3264">
      <w:pPr>
        <w:pStyle w:val="1A"/>
        <w:jc w:val="both"/>
        <w:rPr>
          <w:sz w:val="22"/>
          <w:szCs w:val="22"/>
        </w:rPr>
      </w:pPr>
      <w:r w:rsidRPr="00821A47">
        <w:rPr>
          <w:sz w:val="22"/>
          <w:szCs w:val="22"/>
        </w:rPr>
        <w:t>6.</w:t>
      </w:r>
      <w:r w:rsidRPr="00821A47">
        <w:rPr>
          <w:sz w:val="22"/>
          <w:szCs w:val="22"/>
        </w:rPr>
        <w:tab/>
        <w:t>E.</w:t>
      </w:r>
      <w:r w:rsidRPr="00821A47">
        <w:rPr>
          <w:sz w:val="22"/>
          <w:szCs w:val="22"/>
        </w:rPr>
        <w:tab/>
      </w:r>
      <w:r w:rsidRPr="00821A47">
        <w:rPr>
          <w:sz w:val="22"/>
          <w:szCs w:val="22"/>
          <w:u w:val="single"/>
        </w:rPr>
        <w:t>TECHNOLOGY</w:t>
      </w:r>
    </w:p>
    <w:p w14:paraId="6D5A6C2F" w14:textId="77777777" w:rsidR="00CF3264" w:rsidRPr="00821A47" w:rsidRDefault="00CF3264">
      <w:pPr>
        <w:pStyle w:val="1A"/>
        <w:jc w:val="both"/>
        <w:rPr>
          <w:sz w:val="18"/>
          <w:szCs w:val="18"/>
        </w:rPr>
      </w:pPr>
    </w:p>
    <w:p w14:paraId="40F52CD4" w14:textId="77777777" w:rsidR="00CF3264" w:rsidRPr="00821A47" w:rsidRDefault="00CF3264">
      <w:pPr>
        <w:pStyle w:val="1A1"/>
        <w:ind w:right="-22"/>
        <w:jc w:val="both"/>
        <w:rPr>
          <w:sz w:val="22"/>
          <w:szCs w:val="22"/>
        </w:rPr>
      </w:pPr>
      <w:r w:rsidRPr="00821A47">
        <w:rPr>
          <w:sz w:val="22"/>
          <w:szCs w:val="22"/>
        </w:rPr>
        <w:t>6.</w:t>
      </w:r>
      <w:r w:rsidRPr="00821A47">
        <w:rPr>
          <w:sz w:val="22"/>
          <w:szCs w:val="22"/>
        </w:rPr>
        <w:tab/>
        <w:t>E.</w:t>
      </w:r>
      <w:r w:rsidRPr="00821A47">
        <w:rPr>
          <w:sz w:val="22"/>
          <w:szCs w:val="22"/>
        </w:rPr>
        <w:tab/>
        <w:t>1.</w:t>
      </w:r>
      <w:r w:rsidRPr="00821A47">
        <w:rPr>
          <w:sz w:val="22"/>
          <w:szCs w:val="22"/>
        </w:rPr>
        <w:tab/>
        <w:t xml:space="preserve">"Technology" according to the General Technology Note for the "development" of equipment, materials or "software" specified </w:t>
      </w:r>
      <w:r w:rsidR="00C54DD1" w:rsidRPr="00821A47">
        <w:rPr>
          <w:sz w:val="22"/>
          <w:szCs w:val="22"/>
        </w:rPr>
        <w:t>in</w:t>
      </w:r>
      <w:r w:rsidRPr="00821A47">
        <w:rPr>
          <w:sz w:val="22"/>
          <w:szCs w:val="22"/>
        </w:rPr>
        <w:t xml:space="preserve"> 6.A., 6.B., 6.C. or 6.D.</w:t>
      </w:r>
    </w:p>
    <w:p w14:paraId="18C58E45" w14:textId="77777777" w:rsidR="00CF3264" w:rsidRPr="00821A47" w:rsidRDefault="00CF3264">
      <w:pPr>
        <w:pStyle w:val="1A1"/>
        <w:ind w:right="-22"/>
        <w:jc w:val="both"/>
        <w:rPr>
          <w:sz w:val="22"/>
          <w:szCs w:val="22"/>
        </w:rPr>
      </w:pPr>
    </w:p>
    <w:p w14:paraId="6DEFAAF4" w14:textId="77777777" w:rsidR="00CF3264" w:rsidRPr="00821A47" w:rsidRDefault="00CF3264">
      <w:pPr>
        <w:pStyle w:val="1A1"/>
        <w:ind w:right="-22"/>
        <w:jc w:val="both"/>
        <w:rPr>
          <w:sz w:val="22"/>
          <w:szCs w:val="22"/>
        </w:rPr>
      </w:pPr>
      <w:r w:rsidRPr="00821A47">
        <w:rPr>
          <w:sz w:val="22"/>
          <w:szCs w:val="22"/>
        </w:rPr>
        <w:t>6.</w:t>
      </w:r>
      <w:r w:rsidRPr="00821A47">
        <w:rPr>
          <w:sz w:val="22"/>
          <w:szCs w:val="22"/>
        </w:rPr>
        <w:tab/>
        <w:t>E.</w:t>
      </w:r>
      <w:r w:rsidRPr="00821A47">
        <w:rPr>
          <w:sz w:val="22"/>
          <w:szCs w:val="22"/>
        </w:rPr>
        <w:tab/>
        <w:t>2.</w:t>
      </w:r>
      <w:r w:rsidRPr="00821A47">
        <w:rPr>
          <w:sz w:val="22"/>
          <w:szCs w:val="22"/>
        </w:rPr>
        <w:tab/>
        <w:t xml:space="preserve">"Technology" according to the General Technology Note for the "production" of equipment or materials specified </w:t>
      </w:r>
      <w:r w:rsidR="00C54DD1" w:rsidRPr="00821A47">
        <w:rPr>
          <w:sz w:val="22"/>
          <w:szCs w:val="22"/>
        </w:rPr>
        <w:t>in</w:t>
      </w:r>
      <w:r w:rsidRPr="00821A47">
        <w:rPr>
          <w:sz w:val="22"/>
          <w:szCs w:val="22"/>
        </w:rPr>
        <w:t xml:space="preserve"> 6.A., 6.B. or 6.C.</w:t>
      </w:r>
    </w:p>
    <w:p w14:paraId="1E7E5432" w14:textId="77777777" w:rsidR="00CF3264" w:rsidRPr="00821A47" w:rsidRDefault="00CF3264">
      <w:pPr>
        <w:pStyle w:val="1A1"/>
        <w:ind w:right="-22"/>
        <w:jc w:val="both"/>
        <w:rPr>
          <w:sz w:val="22"/>
          <w:szCs w:val="22"/>
        </w:rPr>
      </w:pPr>
    </w:p>
    <w:p w14:paraId="6F70B7E3" w14:textId="77777777" w:rsidR="00CF3264" w:rsidRPr="00821A47" w:rsidRDefault="00CF3264">
      <w:pPr>
        <w:pStyle w:val="1A1"/>
        <w:ind w:right="-22"/>
        <w:jc w:val="both"/>
        <w:rPr>
          <w:sz w:val="22"/>
          <w:szCs w:val="22"/>
        </w:rPr>
      </w:pPr>
      <w:r w:rsidRPr="00821A47">
        <w:rPr>
          <w:sz w:val="22"/>
          <w:szCs w:val="22"/>
        </w:rPr>
        <w:t>6.</w:t>
      </w:r>
      <w:r w:rsidRPr="00821A47">
        <w:rPr>
          <w:sz w:val="22"/>
          <w:szCs w:val="22"/>
        </w:rPr>
        <w:tab/>
        <w:t>E.</w:t>
      </w:r>
      <w:r w:rsidRPr="00821A47">
        <w:rPr>
          <w:sz w:val="22"/>
          <w:szCs w:val="22"/>
        </w:rPr>
        <w:tab/>
        <w:t>3.</w:t>
      </w:r>
      <w:r w:rsidRPr="00821A47">
        <w:rPr>
          <w:sz w:val="22"/>
          <w:szCs w:val="22"/>
        </w:rPr>
        <w:tab/>
        <w:t>Other "technology" as follows:</w:t>
      </w:r>
    </w:p>
    <w:p w14:paraId="524B625F" w14:textId="77777777" w:rsidR="00CF3264" w:rsidRPr="00821A47" w:rsidRDefault="00CF3264">
      <w:pPr>
        <w:pStyle w:val="1A"/>
        <w:jc w:val="both"/>
        <w:rPr>
          <w:sz w:val="18"/>
          <w:szCs w:val="18"/>
        </w:rPr>
      </w:pPr>
    </w:p>
    <w:p w14:paraId="3109A75C" w14:textId="77777777" w:rsidR="00CF3264" w:rsidRPr="00821A47" w:rsidRDefault="00CF3264">
      <w:pPr>
        <w:pStyle w:val="1A1a"/>
        <w:ind w:right="-22"/>
        <w:jc w:val="both"/>
        <w:rPr>
          <w:sz w:val="22"/>
          <w:szCs w:val="22"/>
        </w:rPr>
      </w:pPr>
      <w:r w:rsidRPr="00821A47">
        <w:rPr>
          <w:sz w:val="22"/>
          <w:szCs w:val="22"/>
        </w:rPr>
        <w:tab/>
      </w:r>
      <w:r w:rsidRPr="00821A47">
        <w:rPr>
          <w:sz w:val="22"/>
          <w:szCs w:val="22"/>
        </w:rPr>
        <w:tab/>
      </w:r>
      <w:r w:rsidRPr="00821A47">
        <w:rPr>
          <w:sz w:val="22"/>
          <w:szCs w:val="22"/>
        </w:rPr>
        <w:tab/>
        <w:t>a.</w:t>
      </w:r>
      <w:r w:rsidRPr="00821A47">
        <w:rPr>
          <w:sz w:val="22"/>
          <w:szCs w:val="22"/>
        </w:rPr>
        <w:tab/>
      </w:r>
      <w:r w:rsidRPr="00821A47">
        <w:rPr>
          <w:sz w:val="22"/>
          <w:szCs w:val="22"/>
          <w:u w:val="single"/>
        </w:rPr>
        <w:t>ACOUSTICS</w:t>
      </w:r>
      <w:r w:rsidRPr="00821A47">
        <w:rPr>
          <w:sz w:val="22"/>
          <w:szCs w:val="22"/>
        </w:rPr>
        <w:t xml:space="preserve"> </w:t>
      </w:r>
      <w:r w:rsidR="00CE758C" w:rsidRPr="00821A47">
        <w:rPr>
          <w:sz w:val="22"/>
          <w:szCs w:val="22"/>
        </w:rPr>
        <w:t>-</w:t>
      </w:r>
      <w:r w:rsidRPr="00821A47">
        <w:rPr>
          <w:sz w:val="22"/>
          <w:szCs w:val="22"/>
        </w:rPr>
        <w:t xml:space="preserve"> None</w:t>
      </w:r>
    </w:p>
    <w:p w14:paraId="5A664DE3" w14:textId="77777777" w:rsidR="00CF3264" w:rsidRPr="00821A47" w:rsidRDefault="00CF3264">
      <w:pPr>
        <w:pStyle w:val="1A"/>
        <w:jc w:val="both"/>
        <w:rPr>
          <w:sz w:val="18"/>
          <w:szCs w:val="18"/>
        </w:rPr>
      </w:pPr>
    </w:p>
    <w:p w14:paraId="21C6D2A9" w14:textId="77777777" w:rsidR="00CF3264" w:rsidRPr="00821A47" w:rsidRDefault="00CF3264">
      <w:pPr>
        <w:pStyle w:val="1A1a"/>
        <w:ind w:right="-22"/>
        <w:jc w:val="both"/>
        <w:rPr>
          <w:sz w:val="22"/>
          <w:szCs w:val="22"/>
        </w:rPr>
      </w:pPr>
      <w:r w:rsidRPr="00821A47">
        <w:rPr>
          <w:sz w:val="22"/>
          <w:szCs w:val="22"/>
        </w:rPr>
        <w:tab/>
      </w:r>
      <w:r w:rsidRPr="00821A47">
        <w:rPr>
          <w:sz w:val="22"/>
          <w:szCs w:val="22"/>
        </w:rPr>
        <w:tab/>
      </w:r>
      <w:r w:rsidRPr="00821A47">
        <w:rPr>
          <w:sz w:val="22"/>
          <w:szCs w:val="22"/>
        </w:rPr>
        <w:tab/>
        <w:t>b.</w:t>
      </w:r>
      <w:r w:rsidRPr="00821A47">
        <w:rPr>
          <w:sz w:val="22"/>
          <w:szCs w:val="22"/>
        </w:rPr>
        <w:tab/>
      </w:r>
      <w:r w:rsidRPr="00821A47">
        <w:rPr>
          <w:sz w:val="22"/>
          <w:szCs w:val="22"/>
          <w:u w:val="single"/>
        </w:rPr>
        <w:t>OPTICAL SENSORS</w:t>
      </w:r>
      <w:r w:rsidRPr="00821A47">
        <w:rPr>
          <w:sz w:val="22"/>
          <w:szCs w:val="22"/>
        </w:rPr>
        <w:t xml:space="preserve"> </w:t>
      </w:r>
      <w:r w:rsidR="00CE758C" w:rsidRPr="00821A47">
        <w:rPr>
          <w:sz w:val="22"/>
          <w:szCs w:val="22"/>
        </w:rPr>
        <w:t>-</w:t>
      </w:r>
      <w:r w:rsidRPr="00821A47">
        <w:rPr>
          <w:sz w:val="22"/>
          <w:szCs w:val="22"/>
        </w:rPr>
        <w:t xml:space="preserve"> None</w:t>
      </w:r>
    </w:p>
    <w:p w14:paraId="638C6506" w14:textId="77777777" w:rsidR="00CF3264" w:rsidRPr="00821A47" w:rsidRDefault="00CF3264">
      <w:pPr>
        <w:pStyle w:val="1A1a"/>
        <w:ind w:right="-22"/>
        <w:jc w:val="both"/>
        <w:rPr>
          <w:sz w:val="18"/>
          <w:szCs w:val="18"/>
        </w:rPr>
      </w:pPr>
    </w:p>
    <w:p w14:paraId="1C0C89E6" w14:textId="77777777" w:rsidR="00CF3264" w:rsidRPr="00821A47" w:rsidRDefault="00CF3264">
      <w:pPr>
        <w:pStyle w:val="1A1a"/>
        <w:ind w:right="-22"/>
        <w:jc w:val="both"/>
        <w:rPr>
          <w:sz w:val="22"/>
          <w:szCs w:val="22"/>
        </w:rPr>
      </w:pPr>
      <w:r w:rsidRPr="00821A47">
        <w:rPr>
          <w:sz w:val="22"/>
          <w:szCs w:val="22"/>
        </w:rPr>
        <w:tab/>
      </w:r>
      <w:r w:rsidRPr="00821A47">
        <w:rPr>
          <w:sz w:val="22"/>
          <w:szCs w:val="22"/>
        </w:rPr>
        <w:tab/>
      </w:r>
      <w:r w:rsidRPr="00821A47">
        <w:rPr>
          <w:sz w:val="22"/>
          <w:szCs w:val="22"/>
        </w:rPr>
        <w:tab/>
        <w:t>c.</w:t>
      </w:r>
      <w:r w:rsidRPr="00821A47">
        <w:rPr>
          <w:sz w:val="22"/>
          <w:szCs w:val="22"/>
        </w:rPr>
        <w:tab/>
      </w:r>
      <w:r w:rsidRPr="00821A47">
        <w:rPr>
          <w:sz w:val="22"/>
          <w:szCs w:val="22"/>
          <w:u w:val="single"/>
        </w:rPr>
        <w:t>CAMERAS</w:t>
      </w:r>
      <w:r w:rsidRPr="00821A47">
        <w:rPr>
          <w:sz w:val="22"/>
          <w:szCs w:val="22"/>
        </w:rPr>
        <w:t xml:space="preserve"> </w:t>
      </w:r>
      <w:r w:rsidR="00CE758C" w:rsidRPr="00821A47">
        <w:rPr>
          <w:sz w:val="22"/>
          <w:szCs w:val="22"/>
        </w:rPr>
        <w:t>-</w:t>
      </w:r>
      <w:r w:rsidRPr="00821A47">
        <w:rPr>
          <w:sz w:val="22"/>
          <w:szCs w:val="22"/>
        </w:rPr>
        <w:t xml:space="preserve"> None</w:t>
      </w:r>
    </w:p>
    <w:p w14:paraId="2812F38E" w14:textId="77777777" w:rsidR="00CF3264" w:rsidRPr="00821A47" w:rsidRDefault="00CF3264">
      <w:pPr>
        <w:pStyle w:val="1A1a"/>
        <w:ind w:right="-22"/>
        <w:jc w:val="both"/>
        <w:rPr>
          <w:sz w:val="22"/>
          <w:szCs w:val="22"/>
        </w:rPr>
      </w:pPr>
    </w:p>
    <w:p w14:paraId="7A164E7F" w14:textId="77777777" w:rsidR="00CF3264" w:rsidRPr="00821A47" w:rsidRDefault="00CF3264">
      <w:pPr>
        <w:pStyle w:val="1A1a"/>
        <w:ind w:right="-22"/>
        <w:jc w:val="both"/>
        <w:rPr>
          <w:sz w:val="22"/>
          <w:szCs w:val="22"/>
        </w:rPr>
      </w:pP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u w:val="single"/>
        </w:rPr>
        <w:t>OPTICS</w:t>
      </w:r>
    </w:p>
    <w:p w14:paraId="44CE5C04" w14:textId="77777777" w:rsidR="00CF3264" w:rsidRPr="00821A47" w:rsidRDefault="00CF3264">
      <w:pPr>
        <w:pStyle w:val="1A"/>
        <w:jc w:val="both"/>
        <w:rPr>
          <w:sz w:val="18"/>
          <w:szCs w:val="18"/>
        </w:rPr>
      </w:pPr>
    </w:p>
    <w:p w14:paraId="3BACE549" w14:textId="77777777" w:rsidR="00CF3264" w:rsidRPr="00821A47" w:rsidRDefault="00CF3264">
      <w:pPr>
        <w:pStyle w:val="1A1a"/>
        <w:ind w:right="-22"/>
        <w:jc w:val="both"/>
        <w:rPr>
          <w:sz w:val="22"/>
          <w:szCs w:val="22"/>
        </w:rPr>
      </w:pPr>
      <w:r w:rsidRPr="00821A47">
        <w:rPr>
          <w:sz w:val="22"/>
          <w:szCs w:val="22"/>
        </w:rPr>
        <w:t>6.</w:t>
      </w:r>
      <w:r w:rsidRPr="00821A47">
        <w:rPr>
          <w:sz w:val="22"/>
          <w:szCs w:val="22"/>
        </w:rPr>
        <w:tab/>
        <w:t>E.</w:t>
      </w:r>
      <w:r w:rsidRPr="00821A47">
        <w:rPr>
          <w:sz w:val="22"/>
          <w:szCs w:val="22"/>
        </w:rPr>
        <w:tab/>
        <w:t>3.</w:t>
      </w:r>
      <w:r w:rsidRPr="00821A47">
        <w:rPr>
          <w:sz w:val="22"/>
          <w:szCs w:val="22"/>
        </w:rPr>
        <w:tab/>
        <w:t>d.</w:t>
      </w:r>
      <w:r w:rsidRPr="00821A47">
        <w:rPr>
          <w:sz w:val="22"/>
          <w:szCs w:val="22"/>
        </w:rPr>
        <w:tab/>
        <w:t>"Technology" as follows:</w:t>
      </w:r>
    </w:p>
    <w:p w14:paraId="72E50792" w14:textId="77777777" w:rsidR="00CF3264" w:rsidRPr="00821A47" w:rsidRDefault="00CF3264">
      <w:pPr>
        <w:pStyle w:val="1A1a1"/>
        <w:ind w:right="-22"/>
        <w:jc w:val="both"/>
        <w:rPr>
          <w:sz w:val="22"/>
          <w:szCs w:val="22"/>
        </w:rPr>
      </w:pPr>
      <w:r w:rsidRPr="00821A47">
        <w:rPr>
          <w:sz w:val="22"/>
          <w:szCs w:val="22"/>
        </w:rPr>
        <w:tab/>
      </w:r>
      <w:r w:rsidRPr="00821A47">
        <w:rPr>
          <w:sz w:val="22"/>
          <w:szCs w:val="22"/>
        </w:rPr>
        <w:tab/>
      </w:r>
      <w:r w:rsidRPr="00821A47">
        <w:rPr>
          <w:sz w:val="22"/>
          <w:szCs w:val="22"/>
        </w:rPr>
        <w:tab/>
      </w:r>
      <w:r w:rsidRPr="00821A47">
        <w:rPr>
          <w:sz w:val="22"/>
          <w:szCs w:val="22"/>
        </w:rPr>
        <w:tab/>
        <w:t>1.</w:t>
      </w:r>
      <w:r w:rsidRPr="00821A47">
        <w:rPr>
          <w:sz w:val="22"/>
          <w:szCs w:val="22"/>
        </w:rPr>
        <w:tab/>
      </w:r>
      <w:r w:rsidR="00F153DB" w:rsidRPr="00821A47">
        <w:rPr>
          <w:sz w:val="22"/>
          <w:szCs w:val="22"/>
        </w:rPr>
        <w:t>"Technology" "required" for the coating and treatment of optical surfaces to achieve an 'optical thickness'</w:t>
      </w:r>
      <w:r w:rsidR="00F153DB" w:rsidRPr="00821A47">
        <w:rPr>
          <w:szCs w:val="24"/>
        </w:rPr>
        <w:t xml:space="preserve"> </w:t>
      </w:r>
      <w:r w:rsidR="00F153DB" w:rsidRPr="00821A47">
        <w:rPr>
          <w:sz w:val="22"/>
          <w:szCs w:val="22"/>
        </w:rPr>
        <w:t>uniformity of 99.5% or better for optical coatings 500 mm or more in diameter or major axis length and with a total loss (absorption and scatter) of less than 5 x 10</w:t>
      </w:r>
      <w:r w:rsidR="001F1542" w:rsidRPr="00821A47">
        <w:rPr>
          <w:sz w:val="22"/>
          <w:szCs w:val="22"/>
          <w:vertAlign w:val="superscript"/>
        </w:rPr>
        <w:t>-3</w:t>
      </w:r>
      <w:r w:rsidR="00F153DB" w:rsidRPr="00821A47">
        <w:rPr>
          <w:sz w:val="22"/>
          <w:szCs w:val="22"/>
        </w:rPr>
        <w:t>;</w:t>
      </w:r>
    </w:p>
    <w:p w14:paraId="57605503" w14:textId="77777777" w:rsidR="00CF3264" w:rsidRPr="00821A47" w:rsidRDefault="00CF3264">
      <w:pPr>
        <w:pStyle w:val="1A1a1"/>
        <w:tabs>
          <w:tab w:val="clear" w:pos="1582"/>
          <w:tab w:val="left" w:pos="1540"/>
          <w:tab w:val="left" w:pos="2080"/>
        </w:tabs>
        <w:spacing w:before="120"/>
        <w:ind w:left="2722" w:right="-23" w:hanging="2699"/>
        <w:jc w:val="both"/>
        <w:rPr>
          <w:i/>
          <w:sz w:val="22"/>
          <w:szCs w:val="22"/>
        </w:rPr>
      </w:pPr>
      <w:r w:rsidRPr="00821A47">
        <w:rPr>
          <w:i/>
          <w:sz w:val="22"/>
          <w:szCs w:val="22"/>
        </w:rPr>
        <w:tab/>
      </w:r>
      <w:r w:rsidRPr="00821A47">
        <w:rPr>
          <w:i/>
          <w:sz w:val="22"/>
          <w:szCs w:val="22"/>
        </w:rPr>
        <w:tab/>
      </w:r>
      <w:r w:rsidRPr="00821A47">
        <w:rPr>
          <w:i/>
          <w:sz w:val="22"/>
          <w:szCs w:val="22"/>
        </w:rPr>
        <w:tab/>
      </w:r>
      <w:r w:rsidRPr="00821A47">
        <w:rPr>
          <w:i/>
          <w:sz w:val="22"/>
          <w:szCs w:val="22"/>
        </w:rPr>
        <w:tab/>
      </w:r>
      <w:r w:rsidRPr="00821A47">
        <w:rPr>
          <w:i/>
          <w:sz w:val="22"/>
          <w:szCs w:val="22"/>
        </w:rPr>
        <w:tab/>
      </w:r>
      <w:r w:rsidRPr="00821A47">
        <w:rPr>
          <w:i/>
          <w:sz w:val="22"/>
          <w:szCs w:val="22"/>
          <w:u w:val="single"/>
        </w:rPr>
        <w:t>N.B.</w:t>
      </w:r>
      <w:r w:rsidRPr="00821A47">
        <w:rPr>
          <w:i/>
          <w:sz w:val="22"/>
          <w:szCs w:val="22"/>
        </w:rPr>
        <w:tab/>
        <w:t>See also 2.E.3.f.</w:t>
      </w:r>
    </w:p>
    <w:p w14:paraId="25AA405D" w14:textId="77777777" w:rsidR="00CF3264" w:rsidRPr="00821A47" w:rsidRDefault="00CF3264">
      <w:pPr>
        <w:tabs>
          <w:tab w:val="left" w:pos="340"/>
          <w:tab w:val="left" w:pos="720"/>
          <w:tab w:val="left" w:pos="1179"/>
          <w:tab w:val="left" w:pos="1540"/>
          <w:tab w:val="left" w:pos="2080"/>
        </w:tabs>
        <w:spacing w:before="120"/>
        <w:ind w:left="2722" w:right="-23" w:hanging="2699"/>
        <w:jc w:val="both"/>
        <w:rPr>
          <w:i/>
          <w:sz w:val="22"/>
          <w:szCs w:val="22"/>
          <w:u w:val="single"/>
        </w:rPr>
      </w:pPr>
      <w:r w:rsidRPr="00821A47">
        <w:rPr>
          <w:i/>
          <w:sz w:val="22"/>
          <w:szCs w:val="22"/>
        </w:rPr>
        <w:tab/>
      </w:r>
      <w:r w:rsidRPr="00821A47">
        <w:rPr>
          <w:i/>
          <w:sz w:val="22"/>
          <w:szCs w:val="22"/>
        </w:rPr>
        <w:tab/>
      </w:r>
      <w:r w:rsidRPr="00821A47">
        <w:rPr>
          <w:i/>
          <w:sz w:val="22"/>
          <w:szCs w:val="22"/>
        </w:rPr>
        <w:tab/>
      </w:r>
      <w:r w:rsidRPr="00821A47">
        <w:rPr>
          <w:i/>
          <w:sz w:val="22"/>
          <w:szCs w:val="22"/>
        </w:rPr>
        <w:tab/>
      </w:r>
      <w:r w:rsidRPr="00821A47">
        <w:rPr>
          <w:i/>
          <w:sz w:val="22"/>
          <w:szCs w:val="22"/>
        </w:rPr>
        <w:tab/>
      </w:r>
      <w:r w:rsidRPr="00821A47">
        <w:rPr>
          <w:i/>
          <w:sz w:val="22"/>
          <w:szCs w:val="22"/>
          <w:u w:val="single"/>
        </w:rPr>
        <w:t>Technical Note</w:t>
      </w:r>
    </w:p>
    <w:p w14:paraId="0F73F552" w14:textId="77777777" w:rsidR="00CF3264" w:rsidRPr="00821A47" w:rsidRDefault="00CF3264">
      <w:pPr>
        <w:ind w:left="2044" w:right="-23" w:hanging="2044"/>
        <w:jc w:val="both"/>
        <w:rPr>
          <w:sz w:val="22"/>
          <w:szCs w:val="22"/>
        </w:rPr>
      </w:pPr>
      <w:r w:rsidRPr="00821A47">
        <w:rPr>
          <w:i/>
          <w:sz w:val="22"/>
          <w:szCs w:val="22"/>
        </w:rPr>
        <w:tab/>
      </w:r>
      <w:r w:rsidR="00B54D5F" w:rsidRPr="00821A47">
        <w:rPr>
          <w:i/>
          <w:sz w:val="22"/>
          <w:szCs w:val="22"/>
        </w:rPr>
        <w:t xml:space="preserve">For the purposes of 6.E.3.d.1., </w:t>
      </w:r>
      <w:r w:rsidRPr="00821A47">
        <w:rPr>
          <w:i/>
          <w:sz w:val="22"/>
          <w:szCs w:val="22"/>
        </w:rPr>
        <w:t>'</w:t>
      </w:r>
      <w:r w:rsidR="00B54D5F" w:rsidRPr="00821A47">
        <w:rPr>
          <w:i/>
          <w:sz w:val="22"/>
          <w:szCs w:val="22"/>
        </w:rPr>
        <w:t>o</w:t>
      </w:r>
      <w:r w:rsidRPr="00821A47">
        <w:rPr>
          <w:i/>
          <w:sz w:val="22"/>
          <w:szCs w:val="22"/>
        </w:rPr>
        <w:t>ptical thickness' is the mathematical product of the index of refraction and the physical thickness of the coating.</w:t>
      </w:r>
    </w:p>
    <w:p w14:paraId="6E9713D7" w14:textId="77777777" w:rsidR="00CF3264" w:rsidRPr="00821A47" w:rsidRDefault="00390E48" w:rsidP="00F153DB">
      <w:pPr>
        <w:pStyle w:val="1A1a1"/>
        <w:spacing w:before="120"/>
        <w:ind w:left="2064" w:right="-23" w:hanging="2041"/>
        <w:jc w:val="both"/>
        <w:rPr>
          <w:sz w:val="22"/>
          <w:szCs w:val="22"/>
        </w:rPr>
      </w:pPr>
      <w:r w:rsidRPr="00821A47">
        <w:rPr>
          <w:sz w:val="22"/>
          <w:szCs w:val="22"/>
        </w:rPr>
        <w:tab/>
      </w:r>
      <w:r w:rsidRPr="00821A47">
        <w:rPr>
          <w:sz w:val="22"/>
          <w:szCs w:val="22"/>
        </w:rPr>
        <w:tab/>
      </w:r>
      <w:r w:rsidRPr="00821A47">
        <w:rPr>
          <w:sz w:val="22"/>
          <w:szCs w:val="22"/>
        </w:rPr>
        <w:tab/>
      </w:r>
      <w:r w:rsidR="00CF3264" w:rsidRPr="00821A47">
        <w:rPr>
          <w:sz w:val="22"/>
          <w:szCs w:val="22"/>
        </w:rPr>
        <w:tab/>
        <w:t>2.</w:t>
      </w:r>
      <w:r w:rsidR="00CF3264" w:rsidRPr="00821A47">
        <w:rPr>
          <w:sz w:val="22"/>
          <w:szCs w:val="22"/>
        </w:rPr>
        <w:tab/>
      </w:r>
      <w:r w:rsidR="00F153DB" w:rsidRPr="00821A47">
        <w:rPr>
          <w:sz w:val="22"/>
          <w:szCs w:val="22"/>
        </w:rPr>
        <w:t xml:space="preserve">"Technology" for the fabrication of optics using single point diamond turning techniques to produce surface finish "accuracies" of </w:t>
      </w:r>
      <w:r w:rsidR="0025341C" w:rsidRPr="00821A47">
        <w:rPr>
          <w:sz w:val="22"/>
          <w:szCs w:val="22"/>
        </w:rPr>
        <w:t>less (</w:t>
      </w:r>
      <w:r w:rsidR="00F153DB" w:rsidRPr="00821A47">
        <w:rPr>
          <w:sz w:val="22"/>
          <w:szCs w:val="22"/>
        </w:rPr>
        <w:t>better</w:t>
      </w:r>
      <w:r w:rsidR="0025341C" w:rsidRPr="00821A47">
        <w:rPr>
          <w:sz w:val="22"/>
          <w:szCs w:val="22"/>
        </w:rPr>
        <w:t>)</w:t>
      </w:r>
      <w:r w:rsidR="00F153DB" w:rsidRPr="00821A47">
        <w:rPr>
          <w:sz w:val="22"/>
          <w:szCs w:val="22"/>
        </w:rPr>
        <w:t xml:space="preserve"> than 10 nm rms on non-planar surfaces exceeding 0.5 m</w:t>
      </w:r>
      <w:r w:rsidR="001F1542" w:rsidRPr="00821A47">
        <w:rPr>
          <w:sz w:val="22"/>
          <w:szCs w:val="22"/>
          <w:vertAlign w:val="superscript"/>
        </w:rPr>
        <w:t>2</w:t>
      </w:r>
      <w:r w:rsidR="00F153DB" w:rsidRPr="00821A47">
        <w:rPr>
          <w:sz w:val="22"/>
          <w:szCs w:val="22"/>
        </w:rPr>
        <w:t>;</w:t>
      </w:r>
    </w:p>
    <w:p w14:paraId="34E12321" w14:textId="77777777" w:rsidR="00CF3264" w:rsidRPr="00821A47" w:rsidRDefault="00CF3264">
      <w:pPr>
        <w:pStyle w:val="1A1a"/>
        <w:ind w:right="-22"/>
        <w:jc w:val="both"/>
        <w:rPr>
          <w:sz w:val="16"/>
          <w:szCs w:val="16"/>
        </w:rPr>
      </w:pPr>
    </w:p>
    <w:p w14:paraId="3C0D84ED" w14:textId="77777777" w:rsidR="00471296" w:rsidRPr="00821A47" w:rsidRDefault="00471296" w:rsidP="001F1542">
      <w:pPr>
        <w:pStyle w:val="1A1a"/>
        <w:ind w:left="0" w:right="-22" w:firstLine="0"/>
        <w:jc w:val="both"/>
        <w:rPr>
          <w:sz w:val="16"/>
          <w:szCs w:val="16"/>
        </w:rPr>
      </w:pPr>
    </w:p>
    <w:p w14:paraId="6DB14D10" w14:textId="77777777" w:rsidR="001F1542" w:rsidRPr="00821A47" w:rsidRDefault="001F1542" w:rsidP="001F1542">
      <w:pPr>
        <w:pStyle w:val="1A1a"/>
        <w:ind w:left="0" w:right="-22" w:firstLine="0"/>
        <w:jc w:val="both"/>
        <w:rPr>
          <w:sz w:val="16"/>
          <w:szCs w:val="16"/>
        </w:rPr>
      </w:pPr>
    </w:p>
    <w:p w14:paraId="45E65E44" w14:textId="77777777" w:rsidR="001F1542" w:rsidRPr="00821A47" w:rsidRDefault="001F1542" w:rsidP="001F1542">
      <w:pPr>
        <w:pStyle w:val="1A1a"/>
        <w:ind w:left="0" w:right="-22" w:firstLine="0"/>
        <w:jc w:val="both"/>
        <w:rPr>
          <w:sz w:val="16"/>
          <w:szCs w:val="16"/>
        </w:rPr>
      </w:pPr>
    </w:p>
    <w:p w14:paraId="31BB2F7F" w14:textId="77777777" w:rsidR="001F1542" w:rsidRPr="00821A47" w:rsidRDefault="001F1542" w:rsidP="001F1542">
      <w:pPr>
        <w:pStyle w:val="1A1a"/>
        <w:ind w:left="0" w:right="-22" w:firstLine="0"/>
        <w:jc w:val="both"/>
        <w:rPr>
          <w:sz w:val="16"/>
          <w:szCs w:val="16"/>
        </w:rPr>
      </w:pPr>
    </w:p>
    <w:p w14:paraId="7519D7FA" w14:textId="77777777" w:rsidR="001F1542" w:rsidRPr="00821A47" w:rsidRDefault="001F1542" w:rsidP="001F1542">
      <w:pPr>
        <w:pStyle w:val="1A1a"/>
        <w:ind w:left="0" w:right="-22" w:firstLine="0"/>
        <w:jc w:val="both"/>
        <w:rPr>
          <w:sz w:val="16"/>
          <w:szCs w:val="16"/>
        </w:rPr>
      </w:pPr>
    </w:p>
    <w:p w14:paraId="7B7F7E8A" w14:textId="77777777" w:rsidR="00CF3264" w:rsidRPr="00821A47" w:rsidRDefault="00CF3264">
      <w:pPr>
        <w:pStyle w:val="1A1a"/>
        <w:ind w:right="-22"/>
        <w:jc w:val="both"/>
        <w:rPr>
          <w:sz w:val="22"/>
          <w:szCs w:val="22"/>
        </w:rPr>
      </w:pPr>
      <w:r w:rsidRPr="00821A47">
        <w:rPr>
          <w:sz w:val="22"/>
          <w:szCs w:val="22"/>
        </w:rPr>
        <w:tab/>
      </w:r>
      <w:r w:rsidRPr="00821A47">
        <w:rPr>
          <w:sz w:val="22"/>
          <w:szCs w:val="22"/>
        </w:rPr>
        <w:tab/>
      </w:r>
      <w:r w:rsidRPr="00821A47">
        <w:rPr>
          <w:sz w:val="22"/>
          <w:szCs w:val="22"/>
        </w:rPr>
        <w:tab/>
      </w:r>
      <w:r w:rsidRPr="00821A47">
        <w:rPr>
          <w:sz w:val="22"/>
          <w:szCs w:val="22"/>
        </w:rPr>
        <w:tab/>
      </w:r>
      <w:r w:rsidRPr="00821A47">
        <w:rPr>
          <w:sz w:val="22"/>
          <w:szCs w:val="22"/>
          <w:u w:val="single"/>
        </w:rPr>
        <w:t>LASERS</w:t>
      </w:r>
    </w:p>
    <w:p w14:paraId="6526638D" w14:textId="77777777" w:rsidR="00CF3264" w:rsidRPr="00821A47" w:rsidRDefault="00CF3264">
      <w:pPr>
        <w:pStyle w:val="1A"/>
        <w:jc w:val="both"/>
        <w:rPr>
          <w:sz w:val="16"/>
          <w:szCs w:val="16"/>
        </w:rPr>
      </w:pPr>
    </w:p>
    <w:p w14:paraId="0CC5F5F6" w14:textId="77777777" w:rsidR="00CF3264" w:rsidRPr="00821A47" w:rsidRDefault="00CF3264">
      <w:pPr>
        <w:pStyle w:val="1A1a"/>
        <w:ind w:right="-22"/>
        <w:jc w:val="both"/>
        <w:rPr>
          <w:sz w:val="22"/>
          <w:szCs w:val="22"/>
        </w:rPr>
      </w:pPr>
      <w:r w:rsidRPr="00821A47">
        <w:rPr>
          <w:sz w:val="22"/>
          <w:szCs w:val="22"/>
        </w:rPr>
        <w:t>6.</w:t>
      </w:r>
      <w:r w:rsidRPr="00821A47">
        <w:rPr>
          <w:sz w:val="22"/>
          <w:szCs w:val="22"/>
        </w:rPr>
        <w:tab/>
        <w:t>E.</w:t>
      </w:r>
      <w:r w:rsidRPr="00821A47">
        <w:rPr>
          <w:sz w:val="22"/>
          <w:szCs w:val="22"/>
        </w:rPr>
        <w:tab/>
        <w:t>3.</w:t>
      </w:r>
      <w:r w:rsidRPr="00821A47">
        <w:rPr>
          <w:sz w:val="22"/>
          <w:szCs w:val="22"/>
        </w:rPr>
        <w:tab/>
        <w:t>e.</w:t>
      </w:r>
      <w:r w:rsidRPr="00821A47">
        <w:rPr>
          <w:b/>
          <w:sz w:val="22"/>
          <w:szCs w:val="22"/>
        </w:rPr>
        <w:tab/>
      </w:r>
      <w:r w:rsidRPr="00821A47">
        <w:rPr>
          <w:spacing w:val="-4"/>
          <w:sz w:val="22"/>
          <w:szCs w:val="22"/>
        </w:rPr>
        <w:t>"Technology" "required" for the "development", "production" or "use" of specially designed diagnostic instruments or targets in test facilities for "SHPL" testing or testing or evaluation of materials irradiated by "SHPL" beams;</w:t>
      </w:r>
    </w:p>
    <w:p w14:paraId="21799AC3" w14:textId="77777777" w:rsidR="00CF3264" w:rsidRPr="00821A47" w:rsidRDefault="00CF3264">
      <w:pPr>
        <w:pStyle w:val="1A"/>
        <w:jc w:val="both"/>
        <w:rPr>
          <w:sz w:val="22"/>
          <w:szCs w:val="22"/>
        </w:rPr>
      </w:pPr>
    </w:p>
    <w:p w14:paraId="5132EDC0" w14:textId="77777777" w:rsidR="00CF3264" w:rsidRPr="00821A47" w:rsidRDefault="00CF3264">
      <w:pPr>
        <w:pStyle w:val="1A1a"/>
        <w:ind w:right="-22"/>
        <w:jc w:val="both"/>
        <w:rPr>
          <w:sz w:val="22"/>
          <w:szCs w:val="22"/>
        </w:rPr>
      </w:pPr>
      <w:r w:rsidRPr="00821A47">
        <w:rPr>
          <w:sz w:val="22"/>
          <w:szCs w:val="22"/>
        </w:rPr>
        <w:t>6.</w:t>
      </w:r>
      <w:r w:rsidRPr="00821A47">
        <w:rPr>
          <w:sz w:val="22"/>
          <w:szCs w:val="22"/>
        </w:rPr>
        <w:tab/>
        <w:t>E.</w:t>
      </w:r>
      <w:r w:rsidRPr="00821A47">
        <w:rPr>
          <w:sz w:val="22"/>
          <w:szCs w:val="22"/>
        </w:rPr>
        <w:tab/>
        <w:t>3.</w:t>
      </w:r>
      <w:r w:rsidRPr="00821A47">
        <w:rPr>
          <w:sz w:val="22"/>
          <w:szCs w:val="22"/>
        </w:rPr>
        <w:tab/>
        <w:t>f.</w:t>
      </w:r>
      <w:r w:rsidRPr="00821A47">
        <w:rPr>
          <w:sz w:val="22"/>
          <w:szCs w:val="22"/>
        </w:rPr>
        <w:tab/>
      </w:r>
      <w:r w:rsidRPr="00821A47">
        <w:rPr>
          <w:sz w:val="22"/>
          <w:szCs w:val="22"/>
          <w:u w:val="single"/>
        </w:rPr>
        <w:t>MAGNETIC AND ELECTRIC FIELD SENSORS</w:t>
      </w:r>
      <w:r w:rsidRPr="00821A47">
        <w:rPr>
          <w:sz w:val="22"/>
          <w:szCs w:val="22"/>
        </w:rPr>
        <w:t xml:space="preserve"> - Not used since </w:t>
      </w:r>
      <w:r w:rsidRPr="00821A47">
        <w:rPr>
          <w:color w:val="auto"/>
          <w:sz w:val="22"/>
          <w:szCs w:val="22"/>
        </w:rPr>
        <w:t>2004</w:t>
      </w:r>
    </w:p>
    <w:p w14:paraId="29D7C075" w14:textId="77777777" w:rsidR="00CF3264" w:rsidRPr="00821A47" w:rsidRDefault="00CF3264">
      <w:pPr>
        <w:pStyle w:val="1A"/>
        <w:jc w:val="both"/>
        <w:rPr>
          <w:sz w:val="22"/>
          <w:szCs w:val="22"/>
        </w:rPr>
      </w:pPr>
    </w:p>
    <w:p w14:paraId="54FF1CF2" w14:textId="77777777" w:rsidR="00CF3264" w:rsidRPr="00821A47" w:rsidRDefault="00CF3264">
      <w:pPr>
        <w:pStyle w:val="1A1a"/>
        <w:ind w:right="-22"/>
        <w:jc w:val="both"/>
        <w:rPr>
          <w:sz w:val="22"/>
          <w:szCs w:val="22"/>
        </w:rPr>
      </w:pPr>
      <w:r w:rsidRPr="00821A47">
        <w:rPr>
          <w:sz w:val="22"/>
          <w:szCs w:val="22"/>
        </w:rPr>
        <w:t>6.</w:t>
      </w:r>
      <w:r w:rsidRPr="00821A47">
        <w:rPr>
          <w:sz w:val="22"/>
          <w:szCs w:val="22"/>
        </w:rPr>
        <w:tab/>
        <w:t>E.</w:t>
      </w:r>
      <w:r w:rsidRPr="00821A47">
        <w:rPr>
          <w:sz w:val="22"/>
          <w:szCs w:val="22"/>
        </w:rPr>
        <w:tab/>
        <w:t>3.</w:t>
      </w:r>
      <w:r w:rsidRPr="00821A47">
        <w:rPr>
          <w:sz w:val="22"/>
          <w:szCs w:val="22"/>
        </w:rPr>
        <w:tab/>
        <w:t>g.</w:t>
      </w:r>
      <w:r w:rsidRPr="00821A47">
        <w:rPr>
          <w:sz w:val="22"/>
          <w:szCs w:val="22"/>
        </w:rPr>
        <w:tab/>
      </w:r>
      <w:r w:rsidRPr="00821A47">
        <w:rPr>
          <w:sz w:val="22"/>
          <w:szCs w:val="22"/>
          <w:u w:val="single"/>
        </w:rPr>
        <w:t>GRAVIMETERS</w:t>
      </w:r>
      <w:r w:rsidRPr="00821A47">
        <w:rPr>
          <w:sz w:val="22"/>
          <w:szCs w:val="22"/>
        </w:rPr>
        <w:t xml:space="preserve"> </w:t>
      </w:r>
      <w:r w:rsidR="00CE758C" w:rsidRPr="00821A47">
        <w:rPr>
          <w:sz w:val="22"/>
          <w:szCs w:val="22"/>
        </w:rPr>
        <w:t>-</w:t>
      </w:r>
      <w:r w:rsidRPr="00821A47">
        <w:rPr>
          <w:sz w:val="22"/>
          <w:szCs w:val="22"/>
        </w:rPr>
        <w:t xml:space="preserve"> None</w:t>
      </w:r>
    </w:p>
    <w:p w14:paraId="5A0664F3" w14:textId="77777777" w:rsidR="00CF3264" w:rsidRPr="00821A47" w:rsidRDefault="00CF3264">
      <w:pPr>
        <w:pStyle w:val="1A"/>
        <w:jc w:val="both"/>
        <w:rPr>
          <w:sz w:val="22"/>
          <w:szCs w:val="22"/>
        </w:rPr>
      </w:pPr>
    </w:p>
    <w:p w14:paraId="425BB3D7" w14:textId="77777777" w:rsidR="00CF3264" w:rsidRDefault="00CF3264">
      <w:pPr>
        <w:pStyle w:val="1A1a"/>
        <w:ind w:right="-22"/>
        <w:jc w:val="both"/>
        <w:rPr>
          <w:sz w:val="22"/>
          <w:szCs w:val="22"/>
        </w:rPr>
      </w:pPr>
      <w:r w:rsidRPr="00821A47">
        <w:rPr>
          <w:sz w:val="22"/>
          <w:szCs w:val="22"/>
        </w:rPr>
        <w:t>6.</w:t>
      </w:r>
      <w:r w:rsidRPr="00821A47">
        <w:rPr>
          <w:sz w:val="22"/>
          <w:szCs w:val="22"/>
        </w:rPr>
        <w:tab/>
        <w:t>E.</w:t>
      </w:r>
      <w:r w:rsidRPr="00821A47">
        <w:rPr>
          <w:sz w:val="22"/>
          <w:szCs w:val="22"/>
        </w:rPr>
        <w:tab/>
        <w:t>3.</w:t>
      </w:r>
      <w:r w:rsidRPr="00821A47">
        <w:rPr>
          <w:sz w:val="22"/>
          <w:szCs w:val="22"/>
        </w:rPr>
        <w:tab/>
        <w:t>h.</w:t>
      </w:r>
      <w:r w:rsidRPr="00821A47">
        <w:rPr>
          <w:sz w:val="22"/>
          <w:szCs w:val="22"/>
        </w:rPr>
        <w:tab/>
      </w:r>
      <w:r w:rsidRPr="00821A47">
        <w:rPr>
          <w:sz w:val="22"/>
          <w:szCs w:val="22"/>
          <w:u w:val="single"/>
        </w:rPr>
        <w:t>RADAR</w:t>
      </w:r>
      <w:r w:rsidRPr="00821A47">
        <w:rPr>
          <w:sz w:val="22"/>
          <w:szCs w:val="22"/>
        </w:rPr>
        <w:t xml:space="preserve"> </w:t>
      </w:r>
      <w:r w:rsidR="00CE758C" w:rsidRPr="00821A47">
        <w:rPr>
          <w:sz w:val="22"/>
          <w:szCs w:val="22"/>
        </w:rPr>
        <w:t>-</w:t>
      </w:r>
      <w:r w:rsidRPr="00821A47">
        <w:rPr>
          <w:sz w:val="22"/>
          <w:szCs w:val="22"/>
        </w:rPr>
        <w:t xml:space="preserve"> None</w:t>
      </w:r>
    </w:p>
    <w:sectPr w:rsidR="00CF3264" w:rsidSect="00E848AC">
      <w:headerReference w:type="even" r:id="rId8"/>
      <w:headerReference w:type="default" r:id="rId9"/>
      <w:footerReference w:type="even" r:id="rId10"/>
      <w:footerReference w:type="default" r:id="rId11"/>
      <w:type w:val="continuous"/>
      <w:pgSz w:w="11907" w:h="16840" w:code="9"/>
      <w:pgMar w:top="794" w:right="1797" w:bottom="624" w:left="1797" w:header="709" w:footer="567" w:gutter="0"/>
      <w:pgNumType w:start="10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E21DA0" w14:textId="77777777" w:rsidR="00E96128" w:rsidRDefault="00E96128">
      <w:r>
        <w:separator/>
      </w:r>
    </w:p>
  </w:endnote>
  <w:endnote w:type="continuationSeparator" w:id="0">
    <w:p w14:paraId="63ED9763" w14:textId="77777777" w:rsidR="00E96128" w:rsidRDefault="00E961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Times New Roman Italic+FPEF">
    <w:altName w:val="MS Mincho"/>
    <w:panose1 w:val="00000000000000000000"/>
    <w:charset w:val="80"/>
    <w:family w:val="auto"/>
    <w:notTrueType/>
    <w:pitch w:val="default"/>
    <w:sig w:usb0="00000000"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625BAB" w14:textId="77777777" w:rsidR="00FB637C" w:rsidRDefault="00FB637C">
    <w:pPr>
      <w:pStyle w:val="Footer"/>
      <w:jc w:val="right"/>
      <w:rPr>
        <w:b/>
        <w:sz w:val="20"/>
      </w:rPr>
    </w:pPr>
    <w:r>
      <w:rPr>
        <w:sz w:val="20"/>
        <w:u w:val="single"/>
      </w:rPr>
      <w:t>W</w:t>
    </w:r>
    <w:r w:rsidR="00932B53">
      <w:rPr>
        <w:sz w:val="20"/>
        <w:u w:val="single"/>
      </w:rPr>
      <w:t>A-LIST (</w:t>
    </w:r>
    <w:r w:rsidR="00C53DF5">
      <w:rPr>
        <w:sz w:val="20"/>
        <w:u w:val="single"/>
      </w:rPr>
      <w:t>2</w:t>
    </w:r>
    <w:r w:rsidR="00CE758C">
      <w:rPr>
        <w:sz w:val="20"/>
        <w:u w:val="single"/>
      </w:rPr>
      <w:t>5</w:t>
    </w:r>
    <w:r>
      <w:rPr>
        <w:sz w:val="20"/>
        <w:u w:val="single"/>
      </w:rPr>
      <w:t xml:space="preserve">) </w:t>
    </w:r>
    <w:r w:rsidR="00346ADC">
      <w:rPr>
        <w:sz w:val="20"/>
        <w:u w:val="single"/>
      </w:rPr>
      <w:t>1</w:t>
    </w:r>
  </w:p>
  <w:p w14:paraId="39639879" w14:textId="77777777" w:rsidR="00FB637C" w:rsidRDefault="00FB637C">
    <w:pPr>
      <w:pStyle w:val="Footer"/>
      <w:tabs>
        <w:tab w:val="clear" w:pos="4320"/>
        <w:tab w:val="clear" w:pos="8640"/>
        <w:tab w:val="right" w:pos="8280"/>
      </w:tabs>
      <w:rPr>
        <w:sz w:val="20"/>
      </w:rPr>
    </w:pPr>
    <w:r>
      <w:rPr>
        <w:sz w:val="20"/>
      </w:rPr>
      <w:t xml:space="preserve">- </w:t>
    </w:r>
    <w:r>
      <w:rPr>
        <w:sz w:val="20"/>
      </w:rPr>
      <w:fldChar w:fldCharType="begin"/>
    </w:r>
    <w:r>
      <w:rPr>
        <w:sz w:val="20"/>
      </w:rPr>
      <w:instrText>page \\* arabic</w:instrText>
    </w:r>
    <w:r>
      <w:rPr>
        <w:sz w:val="20"/>
      </w:rPr>
      <w:fldChar w:fldCharType="separate"/>
    </w:r>
    <w:r w:rsidR="001834E9">
      <w:rPr>
        <w:noProof/>
        <w:sz w:val="20"/>
      </w:rPr>
      <w:t>102</w:t>
    </w:r>
    <w:r>
      <w:rPr>
        <w:sz w:val="20"/>
      </w:rPr>
      <w:fldChar w:fldCharType="end"/>
    </w:r>
    <w:r w:rsidR="003B2ECE">
      <w:rPr>
        <w:sz w:val="20"/>
      </w:rPr>
      <w:t xml:space="preserve"> -</w:t>
    </w:r>
    <w:r w:rsidR="003B2ECE">
      <w:rPr>
        <w:sz w:val="20"/>
      </w:rPr>
      <w:tab/>
    </w:r>
    <w:r w:rsidR="00821A47">
      <w:rPr>
        <w:sz w:val="20"/>
        <w:lang w:eastAsia="ko-KR"/>
      </w:rPr>
      <w:t>04</w:t>
    </w:r>
    <w:r w:rsidR="00D76376">
      <w:rPr>
        <w:sz w:val="20"/>
        <w:lang w:eastAsia="ko-KR"/>
      </w:rPr>
      <w:t>-1</w:t>
    </w:r>
    <w:r w:rsidR="00821A47">
      <w:rPr>
        <w:sz w:val="20"/>
        <w:lang w:eastAsia="ko-KR"/>
      </w:rPr>
      <w:t>2</w:t>
    </w:r>
    <w:r w:rsidR="00932B53">
      <w:rPr>
        <w:sz w:val="20"/>
        <w:lang w:eastAsia="ko-KR"/>
      </w:rPr>
      <w:t>-20</w:t>
    </w:r>
    <w:r w:rsidR="00EC7676">
      <w:rPr>
        <w:sz w:val="20"/>
        <w:lang w:eastAsia="ko-KR"/>
      </w:rPr>
      <w:t>2</w:t>
    </w:r>
    <w:r w:rsidR="00CE758C">
      <w:rPr>
        <w:sz w:val="20"/>
        <w:lang w:eastAsia="ko-KR"/>
      </w:rPr>
      <w:t>5</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925365" w14:textId="77777777" w:rsidR="00FB637C" w:rsidRDefault="00FB637C">
    <w:pPr>
      <w:pStyle w:val="Footer"/>
      <w:tabs>
        <w:tab w:val="clear" w:pos="4320"/>
        <w:tab w:val="right" w:pos="1560"/>
      </w:tabs>
      <w:rPr>
        <w:sz w:val="20"/>
        <w:u w:val="single"/>
      </w:rPr>
    </w:pPr>
    <w:r>
      <w:rPr>
        <w:sz w:val="20"/>
        <w:u w:val="single"/>
      </w:rPr>
      <w:t>W</w:t>
    </w:r>
    <w:r w:rsidR="00932B53">
      <w:rPr>
        <w:sz w:val="20"/>
        <w:u w:val="single"/>
      </w:rPr>
      <w:t>A-LIST (</w:t>
    </w:r>
    <w:r w:rsidR="0061519E">
      <w:rPr>
        <w:sz w:val="20"/>
        <w:u w:val="single"/>
      </w:rPr>
      <w:t>2</w:t>
    </w:r>
    <w:r w:rsidR="00CE758C">
      <w:rPr>
        <w:sz w:val="20"/>
        <w:u w:val="single"/>
      </w:rPr>
      <w:t>5</w:t>
    </w:r>
    <w:r>
      <w:rPr>
        <w:sz w:val="20"/>
        <w:u w:val="single"/>
      </w:rPr>
      <w:t>)</w:t>
    </w:r>
    <w:r w:rsidR="00F87938">
      <w:rPr>
        <w:sz w:val="20"/>
        <w:u w:val="single"/>
      </w:rPr>
      <w:t xml:space="preserve"> </w:t>
    </w:r>
    <w:r w:rsidR="00BB1589">
      <w:rPr>
        <w:sz w:val="20"/>
        <w:u w:val="single"/>
      </w:rPr>
      <w:t>1</w:t>
    </w:r>
  </w:p>
  <w:p w14:paraId="4D95F261" w14:textId="77777777" w:rsidR="00556D2E" w:rsidRDefault="00821A47" w:rsidP="00ED535D">
    <w:pPr>
      <w:tabs>
        <w:tab w:val="left" w:pos="-1980"/>
        <w:tab w:val="left" w:pos="462"/>
        <w:tab w:val="right" w:pos="8280"/>
      </w:tabs>
      <w:rPr>
        <w:sz w:val="20"/>
      </w:rPr>
    </w:pPr>
    <w:r>
      <w:rPr>
        <w:sz w:val="20"/>
      </w:rPr>
      <w:t>04</w:t>
    </w:r>
    <w:r w:rsidR="001834E9">
      <w:rPr>
        <w:sz w:val="20"/>
      </w:rPr>
      <w:t>-1</w:t>
    </w:r>
    <w:r>
      <w:rPr>
        <w:sz w:val="20"/>
      </w:rPr>
      <w:t>2</w:t>
    </w:r>
    <w:r w:rsidR="00556D2E">
      <w:rPr>
        <w:sz w:val="20"/>
      </w:rPr>
      <w:t>-20</w:t>
    </w:r>
    <w:r w:rsidR="00EC7676">
      <w:rPr>
        <w:sz w:val="20"/>
      </w:rPr>
      <w:t>2</w:t>
    </w:r>
    <w:r w:rsidR="00CE758C">
      <w:rPr>
        <w:sz w:val="20"/>
      </w:rPr>
      <w:t>5</w:t>
    </w:r>
    <w:r w:rsidR="00556D2E">
      <w:rPr>
        <w:b/>
        <w:sz w:val="20"/>
      </w:rPr>
      <w:tab/>
    </w:r>
    <w:r w:rsidR="00556D2E">
      <w:rPr>
        <w:sz w:val="20"/>
      </w:rPr>
      <w:t xml:space="preserve">- </w:t>
    </w:r>
    <w:r w:rsidR="00556D2E">
      <w:rPr>
        <w:sz w:val="20"/>
      </w:rPr>
      <w:fldChar w:fldCharType="begin"/>
    </w:r>
    <w:r w:rsidR="00556D2E">
      <w:rPr>
        <w:sz w:val="20"/>
      </w:rPr>
      <w:instrText>page \\* arabic</w:instrText>
    </w:r>
    <w:r w:rsidR="00556D2E">
      <w:rPr>
        <w:sz w:val="20"/>
      </w:rPr>
      <w:fldChar w:fldCharType="separate"/>
    </w:r>
    <w:r w:rsidR="001834E9">
      <w:rPr>
        <w:noProof/>
        <w:sz w:val="20"/>
      </w:rPr>
      <w:t>103</w:t>
    </w:r>
    <w:r w:rsidR="00556D2E">
      <w:rPr>
        <w:sz w:val="20"/>
      </w:rPr>
      <w:fldChar w:fldCharType="end"/>
    </w:r>
    <w:r w:rsidR="00556D2E">
      <w:rPr>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251652" w14:textId="77777777" w:rsidR="00E96128" w:rsidRDefault="00E96128">
      <w:r>
        <w:separator/>
      </w:r>
    </w:p>
  </w:footnote>
  <w:footnote w:type="continuationSeparator" w:id="0">
    <w:p w14:paraId="238520D3" w14:textId="77777777" w:rsidR="00E96128" w:rsidRDefault="00E96128">
      <w:r>
        <w:continuationSeparator/>
      </w:r>
    </w:p>
  </w:footnote>
  <w:footnote w:id="1">
    <w:p w14:paraId="5B68A83E" w14:textId="77777777" w:rsidR="00FB637C" w:rsidRPr="008A0D97" w:rsidRDefault="00FB637C">
      <w:pPr>
        <w:pStyle w:val="FootnoteText"/>
        <w:ind w:left="252" w:hanging="252"/>
        <w:jc w:val="both"/>
        <w:rPr>
          <w:sz w:val="18"/>
          <w:szCs w:val="18"/>
        </w:rPr>
      </w:pPr>
      <w:r w:rsidRPr="008A0D97">
        <w:rPr>
          <w:sz w:val="18"/>
          <w:szCs w:val="18"/>
        </w:rPr>
        <w:t>*</w:t>
      </w:r>
      <w:r w:rsidRPr="008A0D97">
        <w:rPr>
          <w:sz w:val="18"/>
          <w:szCs w:val="18"/>
        </w:rPr>
        <w:tab/>
        <w:t>The Russian Federation and Ukraine view this list as a reference list drawn up to help in the selection of dual-use goods which could contribute to the indigenous development, production or enhancement of conventional munitions capabilities.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9F9086" w14:textId="77777777" w:rsidR="00FB637C" w:rsidRDefault="00FB637C">
    <w:pPr>
      <w:tabs>
        <w:tab w:val="right" w:pos="8980"/>
      </w:tabs>
      <w:spacing w:line="240" w:lineRule="atLeast"/>
      <w:ind w:left="20" w:right="18"/>
      <w:rPr>
        <w:u w:val="single"/>
      </w:rPr>
    </w:pPr>
    <w:r>
      <w:rPr>
        <w:u w:val="single"/>
      </w:rPr>
      <w:t>____________________________________________________________________</w:t>
    </w:r>
  </w:p>
  <w:p w14:paraId="137850BB" w14:textId="77777777" w:rsidR="00FB637C" w:rsidRDefault="00FB637C">
    <w:pPr>
      <w:tabs>
        <w:tab w:val="right" w:pos="8980"/>
      </w:tabs>
      <w:spacing w:line="240" w:lineRule="atLeast"/>
      <w:ind w:left="20" w:right="18"/>
      <w:rPr>
        <w:u w:val="single"/>
      </w:rPr>
    </w:pPr>
  </w:p>
  <w:p w14:paraId="09BDC691" w14:textId="77777777" w:rsidR="00FB637C" w:rsidRDefault="00FB637C">
    <w:pPr>
      <w:tabs>
        <w:tab w:val="left" w:pos="4720"/>
        <w:tab w:val="left" w:pos="7000"/>
      </w:tabs>
      <w:spacing w:line="240" w:lineRule="atLeast"/>
      <w:ind w:left="20" w:right="18"/>
      <w:jc w:val="center"/>
      <w:rPr>
        <w:b/>
        <w:sz w:val="20"/>
      </w:rPr>
    </w:pPr>
    <w:r>
      <w:rPr>
        <w:b/>
        <w:sz w:val="20"/>
      </w:rPr>
      <w:t>DUAL-USE L</w:t>
    </w:r>
    <w:r w:rsidR="0060015A">
      <w:rPr>
        <w:b/>
        <w:sz w:val="20"/>
      </w:rPr>
      <w:t>IST - CATEGORY 6 – SENSORS AND "</w:t>
    </w:r>
    <w:r>
      <w:rPr>
        <w:b/>
        <w:sz w:val="20"/>
      </w:rPr>
      <w:t>LASERS</w:t>
    </w:r>
    <w:r w:rsidR="0060015A">
      <w:rPr>
        <w:b/>
        <w:sz w:val="20"/>
      </w:rPr>
      <w:t>"</w:t>
    </w:r>
  </w:p>
  <w:p w14:paraId="507757BB" w14:textId="77777777" w:rsidR="00FB637C" w:rsidRDefault="00FB637C">
    <w:pPr>
      <w:tabs>
        <w:tab w:val="left" w:pos="4720"/>
        <w:tab w:val="left" w:pos="7000"/>
      </w:tabs>
      <w:spacing w:line="240" w:lineRule="atLeast"/>
      <w:ind w:left="20" w:right="18"/>
      <w:rPr>
        <w:u w:val="single"/>
      </w:rPr>
    </w:pPr>
    <w:r>
      <w:rPr>
        <w:u w:val="single"/>
      </w:rPr>
      <w:t>____________________________________________________________________</w:t>
    </w:r>
  </w:p>
  <w:p w14:paraId="0D6D7D79" w14:textId="77777777" w:rsidR="00FB637C" w:rsidRDefault="00FB637C">
    <w:pPr>
      <w:pStyle w:val="1A1a1a1a1a"/>
      <w:tabs>
        <w:tab w:val="left" w:pos="1440"/>
        <w:tab w:val="left" w:pos="5940"/>
      </w:tabs>
      <w:ind w:left="0" w:firstLine="0"/>
      <w:jc w:val="both"/>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F0466" w14:textId="77777777" w:rsidR="00FB637C" w:rsidRDefault="00FB637C">
    <w:pPr>
      <w:tabs>
        <w:tab w:val="right" w:pos="8980"/>
      </w:tabs>
      <w:spacing w:line="240" w:lineRule="atLeast"/>
      <w:ind w:left="20" w:right="18"/>
      <w:rPr>
        <w:u w:val="single"/>
      </w:rPr>
    </w:pPr>
    <w:r>
      <w:rPr>
        <w:u w:val="single"/>
      </w:rPr>
      <w:t>____________________________________________________________________</w:t>
    </w:r>
  </w:p>
  <w:p w14:paraId="112898C5" w14:textId="77777777" w:rsidR="00FB637C" w:rsidRDefault="00FB637C">
    <w:pPr>
      <w:tabs>
        <w:tab w:val="right" w:pos="8980"/>
      </w:tabs>
      <w:spacing w:line="240" w:lineRule="atLeast"/>
      <w:ind w:left="20" w:right="18"/>
      <w:rPr>
        <w:u w:val="single"/>
      </w:rPr>
    </w:pPr>
  </w:p>
  <w:p w14:paraId="5D797DA1" w14:textId="77777777" w:rsidR="00FB637C" w:rsidRDefault="00FB637C">
    <w:pPr>
      <w:tabs>
        <w:tab w:val="left" w:pos="4720"/>
        <w:tab w:val="left" w:pos="7000"/>
      </w:tabs>
      <w:spacing w:line="240" w:lineRule="atLeast"/>
      <w:ind w:left="20" w:right="18"/>
      <w:jc w:val="center"/>
      <w:rPr>
        <w:b/>
        <w:sz w:val="20"/>
      </w:rPr>
    </w:pPr>
    <w:r>
      <w:rPr>
        <w:b/>
        <w:sz w:val="20"/>
      </w:rPr>
      <w:t>DUAL-USE L</w:t>
    </w:r>
    <w:r w:rsidR="0060015A">
      <w:rPr>
        <w:b/>
        <w:sz w:val="20"/>
      </w:rPr>
      <w:t>IST - CATEGORY 6 – SENSORS AND "</w:t>
    </w:r>
    <w:r>
      <w:rPr>
        <w:b/>
        <w:sz w:val="20"/>
      </w:rPr>
      <w:t>LASERS</w:t>
    </w:r>
    <w:r w:rsidR="0060015A">
      <w:rPr>
        <w:b/>
        <w:sz w:val="20"/>
      </w:rPr>
      <w:t>"</w:t>
    </w:r>
  </w:p>
  <w:p w14:paraId="18D56EF2" w14:textId="77777777" w:rsidR="00FB637C" w:rsidRDefault="00FB637C">
    <w:pPr>
      <w:tabs>
        <w:tab w:val="left" w:pos="4720"/>
        <w:tab w:val="left" w:pos="7000"/>
      </w:tabs>
      <w:spacing w:line="240" w:lineRule="atLeast"/>
      <w:ind w:left="20" w:right="18"/>
      <w:rPr>
        <w:u w:val="single"/>
      </w:rPr>
    </w:pPr>
    <w:r>
      <w:rPr>
        <w:u w:val="single"/>
      </w:rPr>
      <w:t>____________________________________________________________________</w:t>
    </w:r>
  </w:p>
  <w:p w14:paraId="4F0DEB24" w14:textId="77777777" w:rsidR="00FB637C" w:rsidRDefault="00FB637C">
    <w:pPr>
      <w:pStyle w:val="1A1a1a1a1a"/>
      <w:tabs>
        <w:tab w:val="left" w:pos="1440"/>
        <w:tab w:val="left" w:pos="5940"/>
      </w:tabs>
      <w:ind w:left="0" w:firstLine="0"/>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16939"/>
    <w:multiLevelType w:val="hybridMultilevel"/>
    <w:tmpl w:val="1B140C8A"/>
    <w:lvl w:ilvl="0" w:tplc="C37AB514">
      <w:start w:val="1"/>
      <w:numFmt w:val="decimal"/>
      <w:lvlText w:val="%1."/>
      <w:lvlJc w:val="left"/>
      <w:pPr>
        <w:tabs>
          <w:tab w:val="num" w:pos="3060"/>
        </w:tabs>
        <w:ind w:left="30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A2B3DBE"/>
    <w:multiLevelType w:val="hybridMultilevel"/>
    <w:tmpl w:val="366C1708"/>
    <w:lvl w:ilvl="0" w:tplc="582C2C70">
      <w:start w:val="1"/>
      <w:numFmt w:val="decimal"/>
      <w:lvlText w:val="%1."/>
      <w:lvlJc w:val="left"/>
      <w:pPr>
        <w:tabs>
          <w:tab w:val="num" w:pos="2060"/>
        </w:tabs>
        <w:ind w:left="2060" w:hanging="480"/>
      </w:pPr>
      <w:rPr>
        <w:rFonts w:hint="default"/>
      </w:rPr>
    </w:lvl>
    <w:lvl w:ilvl="1" w:tplc="04090019" w:tentative="1">
      <w:start w:val="1"/>
      <w:numFmt w:val="lowerLetter"/>
      <w:lvlText w:val="%2."/>
      <w:lvlJc w:val="left"/>
      <w:pPr>
        <w:tabs>
          <w:tab w:val="num" w:pos="2660"/>
        </w:tabs>
        <w:ind w:left="2660" w:hanging="360"/>
      </w:pPr>
    </w:lvl>
    <w:lvl w:ilvl="2" w:tplc="0409001B" w:tentative="1">
      <w:start w:val="1"/>
      <w:numFmt w:val="lowerRoman"/>
      <w:lvlText w:val="%3."/>
      <w:lvlJc w:val="right"/>
      <w:pPr>
        <w:tabs>
          <w:tab w:val="num" w:pos="3380"/>
        </w:tabs>
        <w:ind w:left="3380" w:hanging="180"/>
      </w:pPr>
    </w:lvl>
    <w:lvl w:ilvl="3" w:tplc="0409000F" w:tentative="1">
      <w:start w:val="1"/>
      <w:numFmt w:val="decimal"/>
      <w:lvlText w:val="%4."/>
      <w:lvlJc w:val="left"/>
      <w:pPr>
        <w:tabs>
          <w:tab w:val="num" w:pos="4100"/>
        </w:tabs>
        <w:ind w:left="4100" w:hanging="360"/>
      </w:pPr>
    </w:lvl>
    <w:lvl w:ilvl="4" w:tplc="04090019" w:tentative="1">
      <w:start w:val="1"/>
      <w:numFmt w:val="lowerLetter"/>
      <w:lvlText w:val="%5."/>
      <w:lvlJc w:val="left"/>
      <w:pPr>
        <w:tabs>
          <w:tab w:val="num" w:pos="4820"/>
        </w:tabs>
        <w:ind w:left="4820" w:hanging="360"/>
      </w:pPr>
    </w:lvl>
    <w:lvl w:ilvl="5" w:tplc="0409001B" w:tentative="1">
      <w:start w:val="1"/>
      <w:numFmt w:val="lowerRoman"/>
      <w:lvlText w:val="%6."/>
      <w:lvlJc w:val="right"/>
      <w:pPr>
        <w:tabs>
          <w:tab w:val="num" w:pos="5540"/>
        </w:tabs>
        <w:ind w:left="5540" w:hanging="180"/>
      </w:pPr>
    </w:lvl>
    <w:lvl w:ilvl="6" w:tplc="0409000F" w:tentative="1">
      <w:start w:val="1"/>
      <w:numFmt w:val="decimal"/>
      <w:lvlText w:val="%7."/>
      <w:lvlJc w:val="left"/>
      <w:pPr>
        <w:tabs>
          <w:tab w:val="num" w:pos="6260"/>
        </w:tabs>
        <w:ind w:left="6260" w:hanging="360"/>
      </w:pPr>
    </w:lvl>
    <w:lvl w:ilvl="7" w:tplc="04090019" w:tentative="1">
      <w:start w:val="1"/>
      <w:numFmt w:val="lowerLetter"/>
      <w:lvlText w:val="%8."/>
      <w:lvlJc w:val="left"/>
      <w:pPr>
        <w:tabs>
          <w:tab w:val="num" w:pos="6980"/>
        </w:tabs>
        <w:ind w:left="6980" w:hanging="360"/>
      </w:pPr>
    </w:lvl>
    <w:lvl w:ilvl="8" w:tplc="0409001B" w:tentative="1">
      <w:start w:val="1"/>
      <w:numFmt w:val="lowerRoman"/>
      <w:lvlText w:val="%9."/>
      <w:lvlJc w:val="right"/>
      <w:pPr>
        <w:tabs>
          <w:tab w:val="num" w:pos="7700"/>
        </w:tabs>
        <w:ind w:left="7700" w:hanging="180"/>
      </w:pPr>
    </w:lvl>
  </w:abstractNum>
  <w:abstractNum w:abstractNumId="2" w15:restartNumberingAfterBreak="0">
    <w:nsid w:val="0B643FD1"/>
    <w:multiLevelType w:val="hybridMultilevel"/>
    <w:tmpl w:val="C7ACC5C8"/>
    <w:lvl w:ilvl="0" w:tplc="1758D568">
      <w:start w:val="1"/>
      <w:numFmt w:val="lowerLetter"/>
      <w:lvlText w:val="%1."/>
      <w:lvlJc w:val="left"/>
      <w:pPr>
        <w:tabs>
          <w:tab w:val="num" w:pos="2420"/>
        </w:tabs>
        <w:ind w:left="2420" w:hanging="360"/>
      </w:pPr>
      <w:rPr>
        <w:rFonts w:hint="default"/>
        <w:b/>
      </w:rPr>
    </w:lvl>
    <w:lvl w:ilvl="1" w:tplc="04090019" w:tentative="1">
      <w:start w:val="1"/>
      <w:numFmt w:val="lowerLetter"/>
      <w:lvlText w:val="%2."/>
      <w:lvlJc w:val="left"/>
      <w:pPr>
        <w:tabs>
          <w:tab w:val="num" w:pos="3140"/>
        </w:tabs>
        <w:ind w:left="3140" w:hanging="360"/>
      </w:pPr>
    </w:lvl>
    <w:lvl w:ilvl="2" w:tplc="0409001B" w:tentative="1">
      <w:start w:val="1"/>
      <w:numFmt w:val="lowerRoman"/>
      <w:lvlText w:val="%3."/>
      <w:lvlJc w:val="right"/>
      <w:pPr>
        <w:tabs>
          <w:tab w:val="num" w:pos="3860"/>
        </w:tabs>
        <w:ind w:left="3860" w:hanging="180"/>
      </w:pPr>
    </w:lvl>
    <w:lvl w:ilvl="3" w:tplc="0409000F" w:tentative="1">
      <w:start w:val="1"/>
      <w:numFmt w:val="decimal"/>
      <w:lvlText w:val="%4."/>
      <w:lvlJc w:val="left"/>
      <w:pPr>
        <w:tabs>
          <w:tab w:val="num" w:pos="4580"/>
        </w:tabs>
        <w:ind w:left="4580" w:hanging="360"/>
      </w:pPr>
    </w:lvl>
    <w:lvl w:ilvl="4" w:tplc="04090019" w:tentative="1">
      <w:start w:val="1"/>
      <w:numFmt w:val="lowerLetter"/>
      <w:lvlText w:val="%5."/>
      <w:lvlJc w:val="left"/>
      <w:pPr>
        <w:tabs>
          <w:tab w:val="num" w:pos="5300"/>
        </w:tabs>
        <w:ind w:left="5300" w:hanging="360"/>
      </w:pPr>
    </w:lvl>
    <w:lvl w:ilvl="5" w:tplc="0409001B" w:tentative="1">
      <w:start w:val="1"/>
      <w:numFmt w:val="lowerRoman"/>
      <w:lvlText w:val="%6."/>
      <w:lvlJc w:val="right"/>
      <w:pPr>
        <w:tabs>
          <w:tab w:val="num" w:pos="6020"/>
        </w:tabs>
        <w:ind w:left="6020" w:hanging="180"/>
      </w:pPr>
    </w:lvl>
    <w:lvl w:ilvl="6" w:tplc="0409000F" w:tentative="1">
      <w:start w:val="1"/>
      <w:numFmt w:val="decimal"/>
      <w:lvlText w:val="%7."/>
      <w:lvlJc w:val="left"/>
      <w:pPr>
        <w:tabs>
          <w:tab w:val="num" w:pos="6740"/>
        </w:tabs>
        <w:ind w:left="6740" w:hanging="360"/>
      </w:pPr>
    </w:lvl>
    <w:lvl w:ilvl="7" w:tplc="04090019" w:tentative="1">
      <w:start w:val="1"/>
      <w:numFmt w:val="lowerLetter"/>
      <w:lvlText w:val="%8."/>
      <w:lvlJc w:val="left"/>
      <w:pPr>
        <w:tabs>
          <w:tab w:val="num" w:pos="7460"/>
        </w:tabs>
        <w:ind w:left="7460" w:hanging="360"/>
      </w:pPr>
    </w:lvl>
    <w:lvl w:ilvl="8" w:tplc="0409001B" w:tentative="1">
      <w:start w:val="1"/>
      <w:numFmt w:val="lowerRoman"/>
      <w:lvlText w:val="%9."/>
      <w:lvlJc w:val="right"/>
      <w:pPr>
        <w:tabs>
          <w:tab w:val="num" w:pos="8180"/>
        </w:tabs>
        <w:ind w:left="8180" w:hanging="180"/>
      </w:pPr>
    </w:lvl>
  </w:abstractNum>
  <w:abstractNum w:abstractNumId="3" w15:restartNumberingAfterBreak="0">
    <w:nsid w:val="193414F7"/>
    <w:multiLevelType w:val="hybridMultilevel"/>
    <w:tmpl w:val="1D5A8998"/>
    <w:lvl w:ilvl="0" w:tplc="FFFFFFFF">
      <w:start w:val="1"/>
      <w:numFmt w:val="decimal"/>
      <w:lvlText w:val="%1."/>
      <w:lvlJc w:val="left"/>
      <w:pPr>
        <w:tabs>
          <w:tab w:val="num" w:pos="2060"/>
        </w:tabs>
        <w:ind w:left="2060" w:hanging="480"/>
      </w:pPr>
      <w:rPr>
        <w:rFonts w:hint="default"/>
        <w:sz w:val="22"/>
        <w:szCs w:val="22"/>
      </w:rPr>
    </w:lvl>
    <w:lvl w:ilvl="1" w:tplc="FFFFFFFF" w:tentative="1">
      <w:start w:val="1"/>
      <w:numFmt w:val="lowerLetter"/>
      <w:lvlText w:val="%2."/>
      <w:lvlJc w:val="left"/>
      <w:pPr>
        <w:tabs>
          <w:tab w:val="num" w:pos="2660"/>
        </w:tabs>
        <w:ind w:left="2660" w:hanging="360"/>
      </w:pPr>
    </w:lvl>
    <w:lvl w:ilvl="2" w:tplc="FFFFFFFF" w:tentative="1">
      <w:start w:val="1"/>
      <w:numFmt w:val="lowerRoman"/>
      <w:lvlText w:val="%3."/>
      <w:lvlJc w:val="right"/>
      <w:pPr>
        <w:tabs>
          <w:tab w:val="num" w:pos="3380"/>
        </w:tabs>
        <w:ind w:left="3380" w:hanging="180"/>
      </w:pPr>
    </w:lvl>
    <w:lvl w:ilvl="3" w:tplc="FFFFFFFF" w:tentative="1">
      <w:start w:val="1"/>
      <w:numFmt w:val="decimal"/>
      <w:lvlText w:val="%4."/>
      <w:lvlJc w:val="left"/>
      <w:pPr>
        <w:tabs>
          <w:tab w:val="num" w:pos="4100"/>
        </w:tabs>
        <w:ind w:left="4100" w:hanging="360"/>
      </w:pPr>
    </w:lvl>
    <w:lvl w:ilvl="4" w:tplc="FFFFFFFF" w:tentative="1">
      <w:start w:val="1"/>
      <w:numFmt w:val="lowerLetter"/>
      <w:lvlText w:val="%5."/>
      <w:lvlJc w:val="left"/>
      <w:pPr>
        <w:tabs>
          <w:tab w:val="num" w:pos="4820"/>
        </w:tabs>
        <w:ind w:left="4820" w:hanging="360"/>
      </w:pPr>
    </w:lvl>
    <w:lvl w:ilvl="5" w:tplc="FFFFFFFF" w:tentative="1">
      <w:start w:val="1"/>
      <w:numFmt w:val="lowerRoman"/>
      <w:lvlText w:val="%6."/>
      <w:lvlJc w:val="right"/>
      <w:pPr>
        <w:tabs>
          <w:tab w:val="num" w:pos="5540"/>
        </w:tabs>
        <w:ind w:left="5540" w:hanging="180"/>
      </w:pPr>
    </w:lvl>
    <w:lvl w:ilvl="6" w:tplc="FFFFFFFF" w:tentative="1">
      <w:start w:val="1"/>
      <w:numFmt w:val="decimal"/>
      <w:lvlText w:val="%7."/>
      <w:lvlJc w:val="left"/>
      <w:pPr>
        <w:tabs>
          <w:tab w:val="num" w:pos="6260"/>
        </w:tabs>
        <w:ind w:left="6260" w:hanging="360"/>
      </w:pPr>
    </w:lvl>
    <w:lvl w:ilvl="7" w:tplc="FFFFFFFF" w:tentative="1">
      <w:start w:val="1"/>
      <w:numFmt w:val="lowerLetter"/>
      <w:lvlText w:val="%8."/>
      <w:lvlJc w:val="left"/>
      <w:pPr>
        <w:tabs>
          <w:tab w:val="num" w:pos="6980"/>
        </w:tabs>
        <w:ind w:left="6980" w:hanging="360"/>
      </w:pPr>
    </w:lvl>
    <w:lvl w:ilvl="8" w:tplc="FFFFFFFF" w:tentative="1">
      <w:start w:val="1"/>
      <w:numFmt w:val="lowerRoman"/>
      <w:lvlText w:val="%9."/>
      <w:lvlJc w:val="right"/>
      <w:pPr>
        <w:tabs>
          <w:tab w:val="num" w:pos="7700"/>
        </w:tabs>
        <w:ind w:left="7700" w:hanging="180"/>
      </w:pPr>
    </w:lvl>
  </w:abstractNum>
  <w:abstractNum w:abstractNumId="4" w15:restartNumberingAfterBreak="0">
    <w:nsid w:val="1A9E4B11"/>
    <w:multiLevelType w:val="hybridMultilevel"/>
    <w:tmpl w:val="16FC4690"/>
    <w:lvl w:ilvl="0" w:tplc="FFFFFFFF">
      <w:start w:val="2"/>
      <w:numFmt w:val="lowerLetter"/>
      <w:lvlText w:val="%1."/>
      <w:lvlJc w:val="left"/>
      <w:pPr>
        <w:tabs>
          <w:tab w:val="num" w:pos="2535"/>
        </w:tabs>
        <w:ind w:left="2535" w:hanging="480"/>
      </w:pPr>
      <w:rPr>
        <w:rFonts w:hint="default"/>
      </w:rPr>
    </w:lvl>
    <w:lvl w:ilvl="1" w:tplc="FFFFFFFF" w:tentative="1">
      <w:start w:val="1"/>
      <w:numFmt w:val="lowerLetter"/>
      <w:lvlText w:val="%2."/>
      <w:lvlJc w:val="left"/>
      <w:pPr>
        <w:tabs>
          <w:tab w:val="num" w:pos="3135"/>
        </w:tabs>
        <w:ind w:left="3135" w:hanging="360"/>
      </w:pPr>
    </w:lvl>
    <w:lvl w:ilvl="2" w:tplc="FFFFFFFF" w:tentative="1">
      <w:start w:val="1"/>
      <w:numFmt w:val="lowerRoman"/>
      <w:lvlText w:val="%3."/>
      <w:lvlJc w:val="right"/>
      <w:pPr>
        <w:tabs>
          <w:tab w:val="num" w:pos="3855"/>
        </w:tabs>
        <w:ind w:left="3855" w:hanging="180"/>
      </w:pPr>
    </w:lvl>
    <w:lvl w:ilvl="3" w:tplc="FFFFFFFF" w:tentative="1">
      <w:start w:val="1"/>
      <w:numFmt w:val="decimal"/>
      <w:lvlText w:val="%4."/>
      <w:lvlJc w:val="left"/>
      <w:pPr>
        <w:tabs>
          <w:tab w:val="num" w:pos="4575"/>
        </w:tabs>
        <w:ind w:left="4575" w:hanging="360"/>
      </w:pPr>
    </w:lvl>
    <w:lvl w:ilvl="4" w:tplc="FFFFFFFF" w:tentative="1">
      <w:start w:val="1"/>
      <w:numFmt w:val="lowerLetter"/>
      <w:lvlText w:val="%5."/>
      <w:lvlJc w:val="left"/>
      <w:pPr>
        <w:tabs>
          <w:tab w:val="num" w:pos="5295"/>
        </w:tabs>
        <w:ind w:left="5295" w:hanging="360"/>
      </w:pPr>
    </w:lvl>
    <w:lvl w:ilvl="5" w:tplc="FFFFFFFF" w:tentative="1">
      <w:start w:val="1"/>
      <w:numFmt w:val="lowerRoman"/>
      <w:lvlText w:val="%6."/>
      <w:lvlJc w:val="right"/>
      <w:pPr>
        <w:tabs>
          <w:tab w:val="num" w:pos="6015"/>
        </w:tabs>
        <w:ind w:left="6015" w:hanging="180"/>
      </w:pPr>
    </w:lvl>
    <w:lvl w:ilvl="6" w:tplc="FFFFFFFF" w:tentative="1">
      <w:start w:val="1"/>
      <w:numFmt w:val="decimal"/>
      <w:lvlText w:val="%7."/>
      <w:lvlJc w:val="left"/>
      <w:pPr>
        <w:tabs>
          <w:tab w:val="num" w:pos="6735"/>
        </w:tabs>
        <w:ind w:left="6735" w:hanging="360"/>
      </w:pPr>
    </w:lvl>
    <w:lvl w:ilvl="7" w:tplc="FFFFFFFF" w:tentative="1">
      <w:start w:val="1"/>
      <w:numFmt w:val="lowerLetter"/>
      <w:lvlText w:val="%8."/>
      <w:lvlJc w:val="left"/>
      <w:pPr>
        <w:tabs>
          <w:tab w:val="num" w:pos="7455"/>
        </w:tabs>
        <w:ind w:left="7455" w:hanging="360"/>
      </w:pPr>
    </w:lvl>
    <w:lvl w:ilvl="8" w:tplc="FFFFFFFF" w:tentative="1">
      <w:start w:val="1"/>
      <w:numFmt w:val="lowerRoman"/>
      <w:lvlText w:val="%9."/>
      <w:lvlJc w:val="right"/>
      <w:pPr>
        <w:tabs>
          <w:tab w:val="num" w:pos="8175"/>
        </w:tabs>
        <w:ind w:left="8175" w:hanging="180"/>
      </w:pPr>
    </w:lvl>
  </w:abstractNum>
  <w:abstractNum w:abstractNumId="5" w15:restartNumberingAfterBreak="0">
    <w:nsid w:val="378F3A05"/>
    <w:multiLevelType w:val="hybridMultilevel"/>
    <w:tmpl w:val="ED5476BC"/>
    <w:lvl w:ilvl="0" w:tplc="B3E86638">
      <w:start w:val="2"/>
      <w:numFmt w:val="decimal"/>
      <w:lvlText w:val="%1."/>
      <w:lvlJc w:val="left"/>
      <w:pPr>
        <w:tabs>
          <w:tab w:val="num" w:pos="2895"/>
        </w:tabs>
        <w:ind w:left="2895" w:hanging="360"/>
      </w:pPr>
      <w:rPr>
        <w:rFonts w:hint="default"/>
        <w:u w:val="none"/>
      </w:rPr>
    </w:lvl>
    <w:lvl w:ilvl="1" w:tplc="08090019" w:tentative="1">
      <w:start w:val="1"/>
      <w:numFmt w:val="lowerLetter"/>
      <w:lvlText w:val="%2."/>
      <w:lvlJc w:val="left"/>
      <w:pPr>
        <w:tabs>
          <w:tab w:val="num" w:pos="3615"/>
        </w:tabs>
        <w:ind w:left="3615" w:hanging="360"/>
      </w:pPr>
    </w:lvl>
    <w:lvl w:ilvl="2" w:tplc="0809001B" w:tentative="1">
      <w:start w:val="1"/>
      <w:numFmt w:val="lowerRoman"/>
      <w:lvlText w:val="%3."/>
      <w:lvlJc w:val="right"/>
      <w:pPr>
        <w:tabs>
          <w:tab w:val="num" w:pos="4335"/>
        </w:tabs>
        <w:ind w:left="4335" w:hanging="180"/>
      </w:pPr>
    </w:lvl>
    <w:lvl w:ilvl="3" w:tplc="0809000F" w:tentative="1">
      <w:start w:val="1"/>
      <w:numFmt w:val="decimal"/>
      <w:lvlText w:val="%4."/>
      <w:lvlJc w:val="left"/>
      <w:pPr>
        <w:tabs>
          <w:tab w:val="num" w:pos="5055"/>
        </w:tabs>
        <w:ind w:left="5055" w:hanging="360"/>
      </w:pPr>
    </w:lvl>
    <w:lvl w:ilvl="4" w:tplc="08090019" w:tentative="1">
      <w:start w:val="1"/>
      <w:numFmt w:val="lowerLetter"/>
      <w:lvlText w:val="%5."/>
      <w:lvlJc w:val="left"/>
      <w:pPr>
        <w:tabs>
          <w:tab w:val="num" w:pos="5775"/>
        </w:tabs>
        <w:ind w:left="5775" w:hanging="360"/>
      </w:pPr>
    </w:lvl>
    <w:lvl w:ilvl="5" w:tplc="0809001B" w:tentative="1">
      <w:start w:val="1"/>
      <w:numFmt w:val="lowerRoman"/>
      <w:lvlText w:val="%6."/>
      <w:lvlJc w:val="right"/>
      <w:pPr>
        <w:tabs>
          <w:tab w:val="num" w:pos="6495"/>
        </w:tabs>
        <w:ind w:left="6495" w:hanging="180"/>
      </w:pPr>
    </w:lvl>
    <w:lvl w:ilvl="6" w:tplc="0809000F" w:tentative="1">
      <w:start w:val="1"/>
      <w:numFmt w:val="decimal"/>
      <w:lvlText w:val="%7."/>
      <w:lvlJc w:val="left"/>
      <w:pPr>
        <w:tabs>
          <w:tab w:val="num" w:pos="7215"/>
        </w:tabs>
        <w:ind w:left="7215" w:hanging="360"/>
      </w:pPr>
    </w:lvl>
    <w:lvl w:ilvl="7" w:tplc="08090019" w:tentative="1">
      <w:start w:val="1"/>
      <w:numFmt w:val="lowerLetter"/>
      <w:lvlText w:val="%8."/>
      <w:lvlJc w:val="left"/>
      <w:pPr>
        <w:tabs>
          <w:tab w:val="num" w:pos="7935"/>
        </w:tabs>
        <w:ind w:left="7935" w:hanging="360"/>
      </w:pPr>
    </w:lvl>
    <w:lvl w:ilvl="8" w:tplc="0809001B" w:tentative="1">
      <w:start w:val="1"/>
      <w:numFmt w:val="lowerRoman"/>
      <w:lvlText w:val="%9."/>
      <w:lvlJc w:val="right"/>
      <w:pPr>
        <w:tabs>
          <w:tab w:val="num" w:pos="8655"/>
        </w:tabs>
        <w:ind w:left="8655" w:hanging="180"/>
      </w:pPr>
    </w:lvl>
  </w:abstractNum>
  <w:abstractNum w:abstractNumId="6" w15:restartNumberingAfterBreak="0">
    <w:nsid w:val="521B1602"/>
    <w:multiLevelType w:val="hybridMultilevel"/>
    <w:tmpl w:val="16343FAC"/>
    <w:lvl w:ilvl="0" w:tplc="0809000F">
      <w:start w:val="1"/>
      <w:numFmt w:val="decimal"/>
      <w:lvlText w:val="%1."/>
      <w:lvlJc w:val="left"/>
      <w:pPr>
        <w:ind w:left="2418" w:hanging="360"/>
      </w:pPr>
    </w:lvl>
    <w:lvl w:ilvl="1" w:tplc="08090019" w:tentative="1">
      <w:start w:val="1"/>
      <w:numFmt w:val="lowerLetter"/>
      <w:lvlText w:val="%2."/>
      <w:lvlJc w:val="left"/>
      <w:pPr>
        <w:ind w:left="3138" w:hanging="360"/>
      </w:pPr>
    </w:lvl>
    <w:lvl w:ilvl="2" w:tplc="0809001B" w:tentative="1">
      <w:start w:val="1"/>
      <w:numFmt w:val="lowerRoman"/>
      <w:lvlText w:val="%3."/>
      <w:lvlJc w:val="right"/>
      <w:pPr>
        <w:ind w:left="3858" w:hanging="180"/>
      </w:pPr>
    </w:lvl>
    <w:lvl w:ilvl="3" w:tplc="0809000F" w:tentative="1">
      <w:start w:val="1"/>
      <w:numFmt w:val="decimal"/>
      <w:lvlText w:val="%4."/>
      <w:lvlJc w:val="left"/>
      <w:pPr>
        <w:ind w:left="4578" w:hanging="360"/>
      </w:pPr>
    </w:lvl>
    <w:lvl w:ilvl="4" w:tplc="08090019" w:tentative="1">
      <w:start w:val="1"/>
      <w:numFmt w:val="lowerLetter"/>
      <w:lvlText w:val="%5."/>
      <w:lvlJc w:val="left"/>
      <w:pPr>
        <w:ind w:left="5298" w:hanging="360"/>
      </w:pPr>
    </w:lvl>
    <w:lvl w:ilvl="5" w:tplc="0809001B" w:tentative="1">
      <w:start w:val="1"/>
      <w:numFmt w:val="lowerRoman"/>
      <w:lvlText w:val="%6."/>
      <w:lvlJc w:val="right"/>
      <w:pPr>
        <w:ind w:left="6018" w:hanging="180"/>
      </w:pPr>
    </w:lvl>
    <w:lvl w:ilvl="6" w:tplc="0809000F" w:tentative="1">
      <w:start w:val="1"/>
      <w:numFmt w:val="decimal"/>
      <w:lvlText w:val="%7."/>
      <w:lvlJc w:val="left"/>
      <w:pPr>
        <w:ind w:left="6738" w:hanging="360"/>
      </w:pPr>
    </w:lvl>
    <w:lvl w:ilvl="7" w:tplc="08090019" w:tentative="1">
      <w:start w:val="1"/>
      <w:numFmt w:val="lowerLetter"/>
      <w:lvlText w:val="%8."/>
      <w:lvlJc w:val="left"/>
      <w:pPr>
        <w:ind w:left="7458" w:hanging="360"/>
      </w:pPr>
    </w:lvl>
    <w:lvl w:ilvl="8" w:tplc="0809001B" w:tentative="1">
      <w:start w:val="1"/>
      <w:numFmt w:val="lowerRoman"/>
      <w:lvlText w:val="%9."/>
      <w:lvlJc w:val="right"/>
      <w:pPr>
        <w:ind w:left="8178" w:hanging="180"/>
      </w:pPr>
    </w:lvl>
  </w:abstractNum>
  <w:abstractNum w:abstractNumId="7" w15:restartNumberingAfterBreak="0">
    <w:nsid w:val="6A1506EF"/>
    <w:multiLevelType w:val="hybridMultilevel"/>
    <w:tmpl w:val="F39E8066"/>
    <w:lvl w:ilvl="0" w:tplc="62968892">
      <w:start w:val="1"/>
      <w:numFmt w:val="lowerLetter"/>
      <w:lvlText w:val="%1."/>
      <w:lvlJc w:val="left"/>
      <w:pPr>
        <w:ind w:left="3300" w:hanging="360"/>
      </w:pPr>
      <w:rPr>
        <w:rFonts w:ascii="Times New Roman" w:eastAsia="Times New Roman" w:hAnsi="Times New Roman" w:cs="Times New Roman"/>
      </w:rPr>
    </w:lvl>
    <w:lvl w:ilvl="1" w:tplc="08090019">
      <w:start w:val="1"/>
      <w:numFmt w:val="lowerLetter"/>
      <w:lvlText w:val="%2."/>
      <w:lvlJc w:val="left"/>
      <w:pPr>
        <w:ind w:left="4020" w:hanging="360"/>
      </w:pPr>
    </w:lvl>
    <w:lvl w:ilvl="2" w:tplc="0809001B" w:tentative="1">
      <w:start w:val="1"/>
      <w:numFmt w:val="lowerRoman"/>
      <w:lvlText w:val="%3."/>
      <w:lvlJc w:val="right"/>
      <w:pPr>
        <w:ind w:left="4740" w:hanging="180"/>
      </w:pPr>
    </w:lvl>
    <w:lvl w:ilvl="3" w:tplc="0809000F" w:tentative="1">
      <w:start w:val="1"/>
      <w:numFmt w:val="decimal"/>
      <w:lvlText w:val="%4."/>
      <w:lvlJc w:val="left"/>
      <w:pPr>
        <w:ind w:left="5460" w:hanging="360"/>
      </w:pPr>
    </w:lvl>
    <w:lvl w:ilvl="4" w:tplc="08090019" w:tentative="1">
      <w:start w:val="1"/>
      <w:numFmt w:val="lowerLetter"/>
      <w:lvlText w:val="%5."/>
      <w:lvlJc w:val="left"/>
      <w:pPr>
        <w:ind w:left="6180" w:hanging="360"/>
      </w:pPr>
    </w:lvl>
    <w:lvl w:ilvl="5" w:tplc="0809001B" w:tentative="1">
      <w:start w:val="1"/>
      <w:numFmt w:val="lowerRoman"/>
      <w:lvlText w:val="%6."/>
      <w:lvlJc w:val="right"/>
      <w:pPr>
        <w:ind w:left="6900" w:hanging="180"/>
      </w:pPr>
    </w:lvl>
    <w:lvl w:ilvl="6" w:tplc="0809000F" w:tentative="1">
      <w:start w:val="1"/>
      <w:numFmt w:val="decimal"/>
      <w:lvlText w:val="%7."/>
      <w:lvlJc w:val="left"/>
      <w:pPr>
        <w:ind w:left="7620" w:hanging="360"/>
      </w:pPr>
    </w:lvl>
    <w:lvl w:ilvl="7" w:tplc="08090019" w:tentative="1">
      <w:start w:val="1"/>
      <w:numFmt w:val="lowerLetter"/>
      <w:lvlText w:val="%8."/>
      <w:lvlJc w:val="left"/>
      <w:pPr>
        <w:ind w:left="8340" w:hanging="360"/>
      </w:pPr>
    </w:lvl>
    <w:lvl w:ilvl="8" w:tplc="0809001B" w:tentative="1">
      <w:start w:val="1"/>
      <w:numFmt w:val="lowerRoman"/>
      <w:lvlText w:val="%9."/>
      <w:lvlJc w:val="right"/>
      <w:pPr>
        <w:ind w:left="9060" w:hanging="180"/>
      </w:pPr>
    </w:lvl>
  </w:abstractNum>
  <w:abstractNum w:abstractNumId="8" w15:restartNumberingAfterBreak="0">
    <w:nsid w:val="6D6D3EDD"/>
    <w:multiLevelType w:val="hybridMultilevel"/>
    <w:tmpl w:val="6E1498A0"/>
    <w:lvl w:ilvl="0" w:tplc="1758D568">
      <w:start w:val="1"/>
      <w:numFmt w:val="lowerLetter"/>
      <w:lvlText w:val="%1."/>
      <w:lvlJc w:val="left"/>
      <w:pPr>
        <w:tabs>
          <w:tab w:val="num" w:pos="1005"/>
        </w:tabs>
        <w:ind w:left="1005" w:hanging="360"/>
      </w:pPr>
      <w:rPr>
        <w:rFonts w:hint="default"/>
        <w:b/>
      </w:rPr>
    </w:lvl>
    <w:lvl w:ilvl="1" w:tplc="FFFFFFFF">
      <w:start w:val="1"/>
      <w:numFmt w:val="decimal"/>
      <w:lvlText w:val="%2."/>
      <w:lvlJc w:val="left"/>
      <w:pPr>
        <w:tabs>
          <w:tab w:val="num" w:pos="1725"/>
        </w:tabs>
        <w:ind w:left="1725" w:hanging="360"/>
      </w:pPr>
      <w:rPr>
        <w:rFonts w:hint="default"/>
        <w:sz w:val="22"/>
        <w:szCs w:val="22"/>
      </w:rPr>
    </w:lvl>
    <w:lvl w:ilvl="2" w:tplc="0407001B" w:tentative="1">
      <w:start w:val="1"/>
      <w:numFmt w:val="lowerRoman"/>
      <w:lvlText w:val="%3."/>
      <w:lvlJc w:val="right"/>
      <w:pPr>
        <w:tabs>
          <w:tab w:val="num" w:pos="2445"/>
        </w:tabs>
        <w:ind w:left="2445" w:hanging="180"/>
      </w:pPr>
    </w:lvl>
    <w:lvl w:ilvl="3" w:tplc="0407000F" w:tentative="1">
      <w:start w:val="1"/>
      <w:numFmt w:val="decimal"/>
      <w:lvlText w:val="%4."/>
      <w:lvlJc w:val="left"/>
      <w:pPr>
        <w:tabs>
          <w:tab w:val="num" w:pos="3165"/>
        </w:tabs>
        <w:ind w:left="3165" w:hanging="360"/>
      </w:pPr>
    </w:lvl>
    <w:lvl w:ilvl="4" w:tplc="04070019" w:tentative="1">
      <w:start w:val="1"/>
      <w:numFmt w:val="lowerLetter"/>
      <w:lvlText w:val="%5."/>
      <w:lvlJc w:val="left"/>
      <w:pPr>
        <w:tabs>
          <w:tab w:val="num" w:pos="3885"/>
        </w:tabs>
        <w:ind w:left="3885" w:hanging="360"/>
      </w:pPr>
    </w:lvl>
    <w:lvl w:ilvl="5" w:tplc="0407001B" w:tentative="1">
      <w:start w:val="1"/>
      <w:numFmt w:val="lowerRoman"/>
      <w:lvlText w:val="%6."/>
      <w:lvlJc w:val="right"/>
      <w:pPr>
        <w:tabs>
          <w:tab w:val="num" w:pos="4605"/>
        </w:tabs>
        <w:ind w:left="4605" w:hanging="180"/>
      </w:pPr>
    </w:lvl>
    <w:lvl w:ilvl="6" w:tplc="0407000F" w:tentative="1">
      <w:start w:val="1"/>
      <w:numFmt w:val="decimal"/>
      <w:lvlText w:val="%7."/>
      <w:lvlJc w:val="left"/>
      <w:pPr>
        <w:tabs>
          <w:tab w:val="num" w:pos="5325"/>
        </w:tabs>
        <w:ind w:left="5325" w:hanging="360"/>
      </w:pPr>
    </w:lvl>
    <w:lvl w:ilvl="7" w:tplc="04070019" w:tentative="1">
      <w:start w:val="1"/>
      <w:numFmt w:val="lowerLetter"/>
      <w:lvlText w:val="%8."/>
      <w:lvlJc w:val="left"/>
      <w:pPr>
        <w:tabs>
          <w:tab w:val="num" w:pos="6045"/>
        </w:tabs>
        <w:ind w:left="6045" w:hanging="360"/>
      </w:pPr>
    </w:lvl>
    <w:lvl w:ilvl="8" w:tplc="0407001B" w:tentative="1">
      <w:start w:val="1"/>
      <w:numFmt w:val="lowerRoman"/>
      <w:lvlText w:val="%9."/>
      <w:lvlJc w:val="right"/>
      <w:pPr>
        <w:tabs>
          <w:tab w:val="num" w:pos="6765"/>
        </w:tabs>
        <w:ind w:left="6765" w:hanging="180"/>
      </w:pPr>
    </w:lvl>
  </w:abstractNum>
  <w:abstractNum w:abstractNumId="9" w15:restartNumberingAfterBreak="0">
    <w:nsid w:val="7636508E"/>
    <w:multiLevelType w:val="hybridMultilevel"/>
    <w:tmpl w:val="508C6146"/>
    <w:lvl w:ilvl="0" w:tplc="0809000F">
      <w:start w:val="1"/>
      <w:numFmt w:val="decimal"/>
      <w:lvlText w:val="%1."/>
      <w:lvlJc w:val="left"/>
      <w:pPr>
        <w:ind w:left="2912" w:hanging="360"/>
      </w:pPr>
    </w:lvl>
    <w:lvl w:ilvl="1" w:tplc="08090019" w:tentative="1">
      <w:start w:val="1"/>
      <w:numFmt w:val="lowerLetter"/>
      <w:lvlText w:val="%2."/>
      <w:lvlJc w:val="left"/>
      <w:pPr>
        <w:ind w:left="3632" w:hanging="360"/>
      </w:pPr>
    </w:lvl>
    <w:lvl w:ilvl="2" w:tplc="0809001B" w:tentative="1">
      <w:start w:val="1"/>
      <w:numFmt w:val="lowerRoman"/>
      <w:lvlText w:val="%3."/>
      <w:lvlJc w:val="right"/>
      <w:pPr>
        <w:ind w:left="4352" w:hanging="180"/>
      </w:pPr>
    </w:lvl>
    <w:lvl w:ilvl="3" w:tplc="0809000F" w:tentative="1">
      <w:start w:val="1"/>
      <w:numFmt w:val="decimal"/>
      <w:lvlText w:val="%4."/>
      <w:lvlJc w:val="left"/>
      <w:pPr>
        <w:ind w:left="5072" w:hanging="360"/>
      </w:pPr>
    </w:lvl>
    <w:lvl w:ilvl="4" w:tplc="08090019" w:tentative="1">
      <w:start w:val="1"/>
      <w:numFmt w:val="lowerLetter"/>
      <w:lvlText w:val="%5."/>
      <w:lvlJc w:val="left"/>
      <w:pPr>
        <w:ind w:left="5792" w:hanging="360"/>
      </w:pPr>
    </w:lvl>
    <w:lvl w:ilvl="5" w:tplc="0809001B" w:tentative="1">
      <w:start w:val="1"/>
      <w:numFmt w:val="lowerRoman"/>
      <w:lvlText w:val="%6."/>
      <w:lvlJc w:val="right"/>
      <w:pPr>
        <w:ind w:left="6512" w:hanging="180"/>
      </w:pPr>
    </w:lvl>
    <w:lvl w:ilvl="6" w:tplc="0809000F" w:tentative="1">
      <w:start w:val="1"/>
      <w:numFmt w:val="decimal"/>
      <w:lvlText w:val="%7."/>
      <w:lvlJc w:val="left"/>
      <w:pPr>
        <w:ind w:left="7232" w:hanging="360"/>
      </w:pPr>
    </w:lvl>
    <w:lvl w:ilvl="7" w:tplc="08090019" w:tentative="1">
      <w:start w:val="1"/>
      <w:numFmt w:val="lowerLetter"/>
      <w:lvlText w:val="%8."/>
      <w:lvlJc w:val="left"/>
      <w:pPr>
        <w:ind w:left="7952" w:hanging="360"/>
      </w:pPr>
    </w:lvl>
    <w:lvl w:ilvl="8" w:tplc="0809001B" w:tentative="1">
      <w:start w:val="1"/>
      <w:numFmt w:val="lowerRoman"/>
      <w:lvlText w:val="%9."/>
      <w:lvlJc w:val="right"/>
      <w:pPr>
        <w:ind w:left="8672" w:hanging="180"/>
      </w:pPr>
    </w:lvl>
  </w:abstractNum>
  <w:num w:numId="1" w16cid:durableId="1186557708">
    <w:abstractNumId w:val="4"/>
  </w:num>
  <w:num w:numId="2" w16cid:durableId="1882597351">
    <w:abstractNumId w:val="3"/>
  </w:num>
  <w:num w:numId="3" w16cid:durableId="1911882552">
    <w:abstractNumId w:val="1"/>
  </w:num>
  <w:num w:numId="4" w16cid:durableId="502205751">
    <w:abstractNumId w:val="2"/>
  </w:num>
  <w:num w:numId="5" w16cid:durableId="847446295">
    <w:abstractNumId w:val="5"/>
  </w:num>
  <w:num w:numId="6" w16cid:durableId="53939722">
    <w:abstractNumId w:val="0"/>
  </w:num>
  <w:num w:numId="7" w16cid:durableId="1519156913">
    <w:abstractNumId w:val="8"/>
  </w:num>
  <w:num w:numId="8" w16cid:durableId="393435457">
    <w:abstractNumId w:val="6"/>
  </w:num>
  <w:num w:numId="9" w16cid:durableId="1431312905">
    <w:abstractNumId w:val="9"/>
  </w:num>
  <w:num w:numId="10" w16cid:durableId="197671654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intFractionalCharacterWidth/>
  <w:embedSystemFonts/>
  <w:mirrorMargin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hyphenationZone w:val="0"/>
  <w:doNotHyphenateCaps/>
  <w:evenAndOddHeaders/>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printColBlack/>
    <w:showBreaksInFrames/>
    <w:suppressSpBfAfterPgBrk/>
    <w:swapBordersFacingPages/>
    <w:convMailMergeEsc/>
    <w:usePrinterMetrics/>
    <w:doNotSuppressParagraphBorders/>
    <w:footnoteLayoutLikeWW8/>
    <w:shapeLayoutLikeWW8/>
    <w:alignTablesRowByRow/>
    <w:forgetLastTabAlignment/>
    <w:noSpaceRaiseLower/>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87323"/>
    <w:rsid w:val="00000700"/>
    <w:rsid w:val="0000096B"/>
    <w:rsid w:val="00001519"/>
    <w:rsid w:val="0000226B"/>
    <w:rsid w:val="00010EB3"/>
    <w:rsid w:val="000165C6"/>
    <w:rsid w:val="00036255"/>
    <w:rsid w:val="000439F2"/>
    <w:rsid w:val="000440B3"/>
    <w:rsid w:val="00051B11"/>
    <w:rsid w:val="00057DE9"/>
    <w:rsid w:val="0006349B"/>
    <w:rsid w:val="00064B3E"/>
    <w:rsid w:val="00067F76"/>
    <w:rsid w:val="0007241D"/>
    <w:rsid w:val="0007639A"/>
    <w:rsid w:val="00077501"/>
    <w:rsid w:val="000903BD"/>
    <w:rsid w:val="000A7D2A"/>
    <w:rsid w:val="000B3494"/>
    <w:rsid w:val="000B3E3B"/>
    <w:rsid w:val="000B403B"/>
    <w:rsid w:val="000C204D"/>
    <w:rsid w:val="000C30EF"/>
    <w:rsid w:val="000C3B44"/>
    <w:rsid w:val="000C7BA2"/>
    <w:rsid w:val="000D49E4"/>
    <w:rsid w:val="000D6CB9"/>
    <w:rsid w:val="000F57F9"/>
    <w:rsid w:val="00122905"/>
    <w:rsid w:val="00123404"/>
    <w:rsid w:val="00125F4E"/>
    <w:rsid w:val="001431E4"/>
    <w:rsid w:val="00143A11"/>
    <w:rsid w:val="0015116D"/>
    <w:rsid w:val="00151BAC"/>
    <w:rsid w:val="001625C6"/>
    <w:rsid w:val="001647CD"/>
    <w:rsid w:val="001654EE"/>
    <w:rsid w:val="0017026D"/>
    <w:rsid w:val="00173F39"/>
    <w:rsid w:val="001808D3"/>
    <w:rsid w:val="001834E9"/>
    <w:rsid w:val="00190650"/>
    <w:rsid w:val="00194651"/>
    <w:rsid w:val="001A5D8C"/>
    <w:rsid w:val="001B04DE"/>
    <w:rsid w:val="001B0D12"/>
    <w:rsid w:val="001B111A"/>
    <w:rsid w:val="001B5C85"/>
    <w:rsid w:val="001C445B"/>
    <w:rsid w:val="001D3AE2"/>
    <w:rsid w:val="001D3E98"/>
    <w:rsid w:val="001D5EE1"/>
    <w:rsid w:val="001D62C1"/>
    <w:rsid w:val="001D7177"/>
    <w:rsid w:val="001E440F"/>
    <w:rsid w:val="001E6958"/>
    <w:rsid w:val="001F1542"/>
    <w:rsid w:val="001F6B2E"/>
    <w:rsid w:val="00203A15"/>
    <w:rsid w:val="002145A4"/>
    <w:rsid w:val="002159BA"/>
    <w:rsid w:val="00225372"/>
    <w:rsid w:val="00227F36"/>
    <w:rsid w:val="00233A25"/>
    <w:rsid w:val="002531D5"/>
    <w:rsid w:val="0025341C"/>
    <w:rsid w:val="00262005"/>
    <w:rsid w:val="00272951"/>
    <w:rsid w:val="00275A08"/>
    <w:rsid w:val="00277DDE"/>
    <w:rsid w:val="002868AB"/>
    <w:rsid w:val="00292AA1"/>
    <w:rsid w:val="00297A02"/>
    <w:rsid w:val="002A4550"/>
    <w:rsid w:val="002A544C"/>
    <w:rsid w:val="002A6536"/>
    <w:rsid w:val="002B4495"/>
    <w:rsid w:val="002B5659"/>
    <w:rsid w:val="002B5A79"/>
    <w:rsid w:val="002C09AE"/>
    <w:rsid w:val="002C1A9B"/>
    <w:rsid w:val="002C2F99"/>
    <w:rsid w:val="002C3E5E"/>
    <w:rsid w:val="002D22E5"/>
    <w:rsid w:val="002D47C8"/>
    <w:rsid w:val="002D4BEC"/>
    <w:rsid w:val="002D6C40"/>
    <w:rsid w:val="002F1CFB"/>
    <w:rsid w:val="002F1FB9"/>
    <w:rsid w:val="002F27CA"/>
    <w:rsid w:val="002F33C3"/>
    <w:rsid w:val="003021C3"/>
    <w:rsid w:val="00302C49"/>
    <w:rsid w:val="00303651"/>
    <w:rsid w:val="00304FFC"/>
    <w:rsid w:val="00305FBA"/>
    <w:rsid w:val="00312434"/>
    <w:rsid w:val="00313A64"/>
    <w:rsid w:val="0032047E"/>
    <w:rsid w:val="003276F6"/>
    <w:rsid w:val="00334000"/>
    <w:rsid w:val="003402A4"/>
    <w:rsid w:val="003419F7"/>
    <w:rsid w:val="00343F59"/>
    <w:rsid w:val="00346ADC"/>
    <w:rsid w:val="00346CA4"/>
    <w:rsid w:val="00346CB1"/>
    <w:rsid w:val="00347589"/>
    <w:rsid w:val="00352EB2"/>
    <w:rsid w:val="0035303A"/>
    <w:rsid w:val="003534CD"/>
    <w:rsid w:val="0035404B"/>
    <w:rsid w:val="00366166"/>
    <w:rsid w:val="00374BFB"/>
    <w:rsid w:val="00375830"/>
    <w:rsid w:val="00375885"/>
    <w:rsid w:val="00376F5B"/>
    <w:rsid w:val="00383C3D"/>
    <w:rsid w:val="00387323"/>
    <w:rsid w:val="0039079D"/>
    <w:rsid w:val="00390E48"/>
    <w:rsid w:val="00391506"/>
    <w:rsid w:val="003927D6"/>
    <w:rsid w:val="003A672C"/>
    <w:rsid w:val="003A7A95"/>
    <w:rsid w:val="003B2ECE"/>
    <w:rsid w:val="003C2FC0"/>
    <w:rsid w:val="003C6B91"/>
    <w:rsid w:val="003C6C29"/>
    <w:rsid w:val="003C787B"/>
    <w:rsid w:val="003D0297"/>
    <w:rsid w:val="003D039D"/>
    <w:rsid w:val="003D244B"/>
    <w:rsid w:val="003D3347"/>
    <w:rsid w:val="003D79B1"/>
    <w:rsid w:val="003E1BB8"/>
    <w:rsid w:val="003F167A"/>
    <w:rsid w:val="003F3D97"/>
    <w:rsid w:val="00406B7B"/>
    <w:rsid w:val="004153A9"/>
    <w:rsid w:val="00417C04"/>
    <w:rsid w:val="00423CB2"/>
    <w:rsid w:val="00430DBD"/>
    <w:rsid w:val="00431122"/>
    <w:rsid w:val="00431D05"/>
    <w:rsid w:val="004350EC"/>
    <w:rsid w:val="00437AE2"/>
    <w:rsid w:val="00442AE1"/>
    <w:rsid w:val="00443E5F"/>
    <w:rsid w:val="004449AF"/>
    <w:rsid w:val="00447BFF"/>
    <w:rsid w:val="00452E15"/>
    <w:rsid w:val="00462DF9"/>
    <w:rsid w:val="00463E46"/>
    <w:rsid w:val="00471296"/>
    <w:rsid w:val="00472F43"/>
    <w:rsid w:val="00472F52"/>
    <w:rsid w:val="00473610"/>
    <w:rsid w:val="00477C80"/>
    <w:rsid w:val="00483D38"/>
    <w:rsid w:val="0048492B"/>
    <w:rsid w:val="00486F46"/>
    <w:rsid w:val="00491461"/>
    <w:rsid w:val="004A139F"/>
    <w:rsid w:val="004A42D6"/>
    <w:rsid w:val="004B08C1"/>
    <w:rsid w:val="004B1422"/>
    <w:rsid w:val="004B18AB"/>
    <w:rsid w:val="004B588D"/>
    <w:rsid w:val="004C31E7"/>
    <w:rsid w:val="004C4EC3"/>
    <w:rsid w:val="004C6208"/>
    <w:rsid w:val="004C68F9"/>
    <w:rsid w:val="004D2188"/>
    <w:rsid w:val="004D34C2"/>
    <w:rsid w:val="004E669C"/>
    <w:rsid w:val="004F0771"/>
    <w:rsid w:val="004F7695"/>
    <w:rsid w:val="0050092C"/>
    <w:rsid w:val="005028DD"/>
    <w:rsid w:val="005040CD"/>
    <w:rsid w:val="00511206"/>
    <w:rsid w:val="00512E92"/>
    <w:rsid w:val="005257E3"/>
    <w:rsid w:val="005375DA"/>
    <w:rsid w:val="00543997"/>
    <w:rsid w:val="0055548D"/>
    <w:rsid w:val="00556D2E"/>
    <w:rsid w:val="00572C36"/>
    <w:rsid w:val="00573CB8"/>
    <w:rsid w:val="005757B1"/>
    <w:rsid w:val="00581BCF"/>
    <w:rsid w:val="00586615"/>
    <w:rsid w:val="00590871"/>
    <w:rsid w:val="005A10B7"/>
    <w:rsid w:val="005A11D0"/>
    <w:rsid w:val="005A1522"/>
    <w:rsid w:val="005A7754"/>
    <w:rsid w:val="005B2182"/>
    <w:rsid w:val="005B5E7A"/>
    <w:rsid w:val="005C4B00"/>
    <w:rsid w:val="005C7032"/>
    <w:rsid w:val="005D1E26"/>
    <w:rsid w:val="005D34D9"/>
    <w:rsid w:val="005D4F2C"/>
    <w:rsid w:val="005D5EFF"/>
    <w:rsid w:val="005D6BE3"/>
    <w:rsid w:val="005E135E"/>
    <w:rsid w:val="005E72D0"/>
    <w:rsid w:val="005F5FE5"/>
    <w:rsid w:val="005F61E0"/>
    <w:rsid w:val="005F73DB"/>
    <w:rsid w:val="0060015A"/>
    <w:rsid w:val="00601D37"/>
    <w:rsid w:val="006039A7"/>
    <w:rsid w:val="00604EE5"/>
    <w:rsid w:val="00607B06"/>
    <w:rsid w:val="006118F2"/>
    <w:rsid w:val="00613287"/>
    <w:rsid w:val="0061519E"/>
    <w:rsid w:val="00617944"/>
    <w:rsid w:val="00617F6F"/>
    <w:rsid w:val="00620705"/>
    <w:rsid w:val="00621A92"/>
    <w:rsid w:val="0063127C"/>
    <w:rsid w:val="0064159D"/>
    <w:rsid w:val="0064504C"/>
    <w:rsid w:val="00656E65"/>
    <w:rsid w:val="0068070C"/>
    <w:rsid w:val="00680CC4"/>
    <w:rsid w:val="0068318E"/>
    <w:rsid w:val="00691787"/>
    <w:rsid w:val="006967EF"/>
    <w:rsid w:val="00697820"/>
    <w:rsid w:val="006A0C4D"/>
    <w:rsid w:val="006A11A1"/>
    <w:rsid w:val="006A2C56"/>
    <w:rsid w:val="006B00B3"/>
    <w:rsid w:val="006C47EF"/>
    <w:rsid w:val="006C6731"/>
    <w:rsid w:val="006E0234"/>
    <w:rsid w:val="006E33A9"/>
    <w:rsid w:val="006E594D"/>
    <w:rsid w:val="006E66C2"/>
    <w:rsid w:val="006E710C"/>
    <w:rsid w:val="006F40A5"/>
    <w:rsid w:val="00701141"/>
    <w:rsid w:val="00713EA7"/>
    <w:rsid w:val="007267B5"/>
    <w:rsid w:val="00736E95"/>
    <w:rsid w:val="00740ACC"/>
    <w:rsid w:val="00750713"/>
    <w:rsid w:val="0075193F"/>
    <w:rsid w:val="007616B5"/>
    <w:rsid w:val="007628E0"/>
    <w:rsid w:val="00767873"/>
    <w:rsid w:val="0077078D"/>
    <w:rsid w:val="00771EC9"/>
    <w:rsid w:val="007735D6"/>
    <w:rsid w:val="0077538E"/>
    <w:rsid w:val="00775731"/>
    <w:rsid w:val="00786A0E"/>
    <w:rsid w:val="0078775F"/>
    <w:rsid w:val="007A0AA6"/>
    <w:rsid w:val="007A282E"/>
    <w:rsid w:val="007A319F"/>
    <w:rsid w:val="007A4FFD"/>
    <w:rsid w:val="007B0A08"/>
    <w:rsid w:val="007B3DF2"/>
    <w:rsid w:val="007B5964"/>
    <w:rsid w:val="007B6434"/>
    <w:rsid w:val="007C072F"/>
    <w:rsid w:val="007C3B3A"/>
    <w:rsid w:val="007D253F"/>
    <w:rsid w:val="007E04F3"/>
    <w:rsid w:val="007F4660"/>
    <w:rsid w:val="0080340F"/>
    <w:rsid w:val="00811D48"/>
    <w:rsid w:val="00820754"/>
    <w:rsid w:val="00820EB3"/>
    <w:rsid w:val="00821A47"/>
    <w:rsid w:val="00831EDD"/>
    <w:rsid w:val="00842AC0"/>
    <w:rsid w:val="00842C98"/>
    <w:rsid w:val="008551D8"/>
    <w:rsid w:val="008670F6"/>
    <w:rsid w:val="008855F8"/>
    <w:rsid w:val="00886BBE"/>
    <w:rsid w:val="008A0D97"/>
    <w:rsid w:val="008A44C1"/>
    <w:rsid w:val="008A7A52"/>
    <w:rsid w:val="008B4F92"/>
    <w:rsid w:val="008C40D2"/>
    <w:rsid w:val="008D21A3"/>
    <w:rsid w:val="008D3839"/>
    <w:rsid w:val="008D767C"/>
    <w:rsid w:val="008E01B6"/>
    <w:rsid w:val="008E2EDA"/>
    <w:rsid w:val="008E4415"/>
    <w:rsid w:val="008F2ADC"/>
    <w:rsid w:val="008F414B"/>
    <w:rsid w:val="00901970"/>
    <w:rsid w:val="00901FD6"/>
    <w:rsid w:val="00931C20"/>
    <w:rsid w:val="00931C6D"/>
    <w:rsid w:val="00932B53"/>
    <w:rsid w:val="00935604"/>
    <w:rsid w:val="00935CFF"/>
    <w:rsid w:val="00940D02"/>
    <w:rsid w:val="00940F96"/>
    <w:rsid w:val="009449F2"/>
    <w:rsid w:val="0095417D"/>
    <w:rsid w:val="0096236D"/>
    <w:rsid w:val="0096490C"/>
    <w:rsid w:val="00971B1E"/>
    <w:rsid w:val="00974DE9"/>
    <w:rsid w:val="009767FB"/>
    <w:rsid w:val="00980998"/>
    <w:rsid w:val="009861B0"/>
    <w:rsid w:val="00986560"/>
    <w:rsid w:val="00990BA4"/>
    <w:rsid w:val="00993F0D"/>
    <w:rsid w:val="0099467B"/>
    <w:rsid w:val="009A3A0C"/>
    <w:rsid w:val="009A443F"/>
    <w:rsid w:val="009A4929"/>
    <w:rsid w:val="009A4B62"/>
    <w:rsid w:val="009B0487"/>
    <w:rsid w:val="009B1277"/>
    <w:rsid w:val="009B17A9"/>
    <w:rsid w:val="009B5949"/>
    <w:rsid w:val="009C706D"/>
    <w:rsid w:val="009D2B09"/>
    <w:rsid w:val="009D2E21"/>
    <w:rsid w:val="009D314A"/>
    <w:rsid w:val="009E055E"/>
    <w:rsid w:val="009E09F5"/>
    <w:rsid w:val="009F0A5F"/>
    <w:rsid w:val="00A01611"/>
    <w:rsid w:val="00A14EA3"/>
    <w:rsid w:val="00A15172"/>
    <w:rsid w:val="00A23AEF"/>
    <w:rsid w:val="00A26FCD"/>
    <w:rsid w:val="00A42E5F"/>
    <w:rsid w:val="00A43FDF"/>
    <w:rsid w:val="00A45A96"/>
    <w:rsid w:val="00A515FC"/>
    <w:rsid w:val="00A55028"/>
    <w:rsid w:val="00A55CE9"/>
    <w:rsid w:val="00A609EA"/>
    <w:rsid w:val="00A66D41"/>
    <w:rsid w:val="00A67847"/>
    <w:rsid w:val="00A7032B"/>
    <w:rsid w:val="00A71FA6"/>
    <w:rsid w:val="00A74FF7"/>
    <w:rsid w:val="00A758A4"/>
    <w:rsid w:val="00A776E0"/>
    <w:rsid w:val="00A808BD"/>
    <w:rsid w:val="00A81E88"/>
    <w:rsid w:val="00A87A3A"/>
    <w:rsid w:val="00A9196D"/>
    <w:rsid w:val="00A91DB4"/>
    <w:rsid w:val="00A9376F"/>
    <w:rsid w:val="00AA17ED"/>
    <w:rsid w:val="00AA7B5C"/>
    <w:rsid w:val="00AB5159"/>
    <w:rsid w:val="00AC500F"/>
    <w:rsid w:val="00AC5AB7"/>
    <w:rsid w:val="00AD032A"/>
    <w:rsid w:val="00AD0F37"/>
    <w:rsid w:val="00AD4A4E"/>
    <w:rsid w:val="00AD79A1"/>
    <w:rsid w:val="00AE01C9"/>
    <w:rsid w:val="00AE7D5A"/>
    <w:rsid w:val="00AF6067"/>
    <w:rsid w:val="00B078D5"/>
    <w:rsid w:val="00B078FC"/>
    <w:rsid w:val="00B161DF"/>
    <w:rsid w:val="00B17492"/>
    <w:rsid w:val="00B22012"/>
    <w:rsid w:val="00B317E6"/>
    <w:rsid w:val="00B334E3"/>
    <w:rsid w:val="00B3623A"/>
    <w:rsid w:val="00B44AE8"/>
    <w:rsid w:val="00B51351"/>
    <w:rsid w:val="00B52E89"/>
    <w:rsid w:val="00B54D5F"/>
    <w:rsid w:val="00B579FB"/>
    <w:rsid w:val="00B74FAC"/>
    <w:rsid w:val="00B754FF"/>
    <w:rsid w:val="00B75729"/>
    <w:rsid w:val="00B77B2A"/>
    <w:rsid w:val="00B80F65"/>
    <w:rsid w:val="00B926BB"/>
    <w:rsid w:val="00B948FF"/>
    <w:rsid w:val="00B97186"/>
    <w:rsid w:val="00BA2018"/>
    <w:rsid w:val="00BA3208"/>
    <w:rsid w:val="00BB1589"/>
    <w:rsid w:val="00BB19B0"/>
    <w:rsid w:val="00BB22CC"/>
    <w:rsid w:val="00BB2696"/>
    <w:rsid w:val="00BB672B"/>
    <w:rsid w:val="00BC62DC"/>
    <w:rsid w:val="00BC7342"/>
    <w:rsid w:val="00BD03FC"/>
    <w:rsid w:val="00BD0DA8"/>
    <w:rsid w:val="00BD3578"/>
    <w:rsid w:val="00BD771D"/>
    <w:rsid w:val="00BE3DD3"/>
    <w:rsid w:val="00BF6032"/>
    <w:rsid w:val="00C009C5"/>
    <w:rsid w:val="00C029D2"/>
    <w:rsid w:val="00C04855"/>
    <w:rsid w:val="00C151EB"/>
    <w:rsid w:val="00C153D9"/>
    <w:rsid w:val="00C22F14"/>
    <w:rsid w:val="00C2365B"/>
    <w:rsid w:val="00C25715"/>
    <w:rsid w:val="00C304FD"/>
    <w:rsid w:val="00C3112B"/>
    <w:rsid w:val="00C47BA1"/>
    <w:rsid w:val="00C53DF5"/>
    <w:rsid w:val="00C54DD1"/>
    <w:rsid w:val="00C55176"/>
    <w:rsid w:val="00C64D7F"/>
    <w:rsid w:val="00C6559D"/>
    <w:rsid w:val="00C73FA0"/>
    <w:rsid w:val="00C80AAB"/>
    <w:rsid w:val="00C810D6"/>
    <w:rsid w:val="00C84367"/>
    <w:rsid w:val="00C85301"/>
    <w:rsid w:val="00C91EDB"/>
    <w:rsid w:val="00C92DFC"/>
    <w:rsid w:val="00C93088"/>
    <w:rsid w:val="00CA0851"/>
    <w:rsid w:val="00CA4A96"/>
    <w:rsid w:val="00CA4E12"/>
    <w:rsid w:val="00CB0475"/>
    <w:rsid w:val="00CC0CB9"/>
    <w:rsid w:val="00CC2B5E"/>
    <w:rsid w:val="00CC4BBB"/>
    <w:rsid w:val="00CD7940"/>
    <w:rsid w:val="00CE758C"/>
    <w:rsid w:val="00CF0471"/>
    <w:rsid w:val="00CF3264"/>
    <w:rsid w:val="00D010D1"/>
    <w:rsid w:val="00D06BD6"/>
    <w:rsid w:val="00D133BC"/>
    <w:rsid w:val="00D13840"/>
    <w:rsid w:val="00D144AC"/>
    <w:rsid w:val="00D248EA"/>
    <w:rsid w:val="00D25056"/>
    <w:rsid w:val="00D3727A"/>
    <w:rsid w:val="00D53C9A"/>
    <w:rsid w:val="00D62AC1"/>
    <w:rsid w:val="00D676BA"/>
    <w:rsid w:val="00D700C9"/>
    <w:rsid w:val="00D76376"/>
    <w:rsid w:val="00D81A98"/>
    <w:rsid w:val="00D91482"/>
    <w:rsid w:val="00D91A8F"/>
    <w:rsid w:val="00D93DE2"/>
    <w:rsid w:val="00D96F74"/>
    <w:rsid w:val="00D9746C"/>
    <w:rsid w:val="00DA485E"/>
    <w:rsid w:val="00DB1FB9"/>
    <w:rsid w:val="00DB60A4"/>
    <w:rsid w:val="00DB6A78"/>
    <w:rsid w:val="00DC0E67"/>
    <w:rsid w:val="00DD3A07"/>
    <w:rsid w:val="00DF7D31"/>
    <w:rsid w:val="00E00011"/>
    <w:rsid w:val="00E15CF5"/>
    <w:rsid w:val="00E16768"/>
    <w:rsid w:val="00E21228"/>
    <w:rsid w:val="00E248B8"/>
    <w:rsid w:val="00E3003F"/>
    <w:rsid w:val="00E306CE"/>
    <w:rsid w:val="00E358EA"/>
    <w:rsid w:val="00E513AE"/>
    <w:rsid w:val="00E606F6"/>
    <w:rsid w:val="00E629CD"/>
    <w:rsid w:val="00E65E05"/>
    <w:rsid w:val="00E70AAC"/>
    <w:rsid w:val="00E73EE8"/>
    <w:rsid w:val="00E80B23"/>
    <w:rsid w:val="00E848AC"/>
    <w:rsid w:val="00E85AA8"/>
    <w:rsid w:val="00E91173"/>
    <w:rsid w:val="00E93744"/>
    <w:rsid w:val="00E949BF"/>
    <w:rsid w:val="00E96128"/>
    <w:rsid w:val="00EA03E7"/>
    <w:rsid w:val="00EB51FA"/>
    <w:rsid w:val="00EC35B6"/>
    <w:rsid w:val="00EC7676"/>
    <w:rsid w:val="00ED3B51"/>
    <w:rsid w:val="00ED535D"/>
    <w:rsid w:val="00EE08BB"/>
    <w:rsid w:val="00EE2991"/>
    <w:rsid w:val="00EE5F31"/>
    <w:rsid w:val="00EE7C1B"/>
    <w:rsid w:val="00EF587D"/>
    <w:rsid w:val="00F116C5"/>
    <w:rsid w:val="00F13A99"/>
    <w:rsid w:val="00F153DB"/>
    <w:rsid w:val="00F21442"/>
    <w:rsid w:val="00F21E3C"/>
    <w:rsid w:val="00F2282F"/>
    <w:rsid w:val="00F448E7"/>
    <w:rsid w:val="00F45CFF"/>
    <w:rsid w:val="00F52B50"/>
    <w:rsid w:val="00F63BC5"/>
    <w:rsid w:val="00F658D7"/>
    <w:rsid w:val="00F6641A"/>
    <w:rsid w:val="00F83855"/>
    <w:rsid w:val="00F84D02"/>
    <w:rsid w:val="00F87938"/>
    <w:rsid w:val="00F933F4"/>
    <w:rsid w:val="00F94A68"/>
    <w:rsid w:val="00F95B4E"/>
    <w:rsid w:val="00FA14BF"/>
    <w:rsid w:val="00FB3FB0"/>
    <w:rsid w:val="00FB52EE"/>
    <w:rsid w:val="00FB637C"/>
    <w:rsid w:val="00FB7986"/>
    <w:rsid w:val="00FC0006"/>
    <w:rsid w:val="00FC6D34"/>
    <w:rsid w:val="00FD3233"/>
    <w:rsid w:val="00FD542A"/>
    <w:rsid w:val="00FD5A6D"/>
    <w:rsid w:val="00FD77A4"/>
    <w:rsid w:val="00FE0882"/>
    <w:rsid w:val="00FE19C6"/>
    <w:rsid w:val="00FF023A"/>
    <w:rsid w:val="00FF4C5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CD69B34"/>
  <w15:chartTrackingRefBased/>
  <w15:docId w15:val="{30C943D3-00D2-4380-9B4A-7ACC59AEE4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sz w:val="24"/>
      <w:lang w:val="en-GB" w:bidi="ar-SA"/>
    </w:rPr>
  </w:style>
  <w:style w:type="character" w:default="1" w:styleId="DefaultParagraphFont">
    <w:name w:val="Default Paragraph Font"/>
    <w:link w:val="CharChar1CharCharChar"/>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EndnoteReference">
    <w:name w:val="endnote reference"/>
    <w:semiHidden/>
    <w:rPr>
      <w:vertAlign w:val="superscript"/>
    </w:rPr>
  </w:style>
  <w:style w:type="paragraph" w:styleId="Footer">
    <w:name w:val="footer"/>
    <w:basedOn w:val="Normal"/>
    <w:pPr>
      <w:tabs>
        <w:tab w:val="center" w:pos="4320"/>
        <w:tab w:val="right" w:pos="8640"/>
      </w:tabs>
    </w:pPr>
  </w:style>
  <w:style w:type="paragraph" w:styleId="Header">
    <w:name w:val="header"/>
    <w:basedOn w:val="Normal"/>
    <w:pPr>
      <w:tabs>
        <w:tab w:val="center" w:pos="4320"/>
        <w:tab w:val="right" w:pos="8640"/>
      </w:tabs>
    </w:pPr>
  </w:style>
  <w:style w:type="character" w:styleId="FootnoteReference">
    <w:name w:val="footnote reference"/>
    <w:semiHidden/>
    <w:rPr>
      <w:position w:val="6"/>
      <w:sz w:val="18"/>
    </w:rPr>
  </w:style>
  <w:style w:type="paragraph" w:styleId="FootnoteText">
    <w:name w:val="footnote text"/>
    <w:basedOn w:val="Normal"/>
    <w:semiHidden/>
    <w:rPr>
      <w:sz w:val="20"/>
    </w:rPr>
  </w:style>
  <w:style w:type="character" w:styleId="PageNumber">
    <w:name w:val="page number"/>
    <w:rPr>
      <w:color w:val="000000"/>
    </w:rPr>
  </w:style>
  <w:style w:type="paragraph" w:customStyle="1" w:styleId="Headingformat">
    <w:name w:val="Heading format"/>
    <w:basedOn w:val="Normal"/>
    <w:pPr>
      <w:jc w:val="center"/>
    </w:pPr>
    <w:rPr>
      <w:sz w:val="20"/>
      <w:u w:val="single"/>
    </w:rPr>
  </w:style>
  <w:style w:type="paragraph" w:customStyle="1" w:styleId="Bodyofdoc">
    <w:name w:val="Body of doc"/>
    <w:basedOn w:val="Normal"/>
    <w:pPr>
      <w:tabs>
        <w:tab w:val="left" w:pos="1440"/>
      </w:tabs>
      <w:jc w:val="both"/>
    </w:pPr>
  </w:style>
  <w:style w:type="paragraph" w:customStyle="1" w:styleId="1Anote1">
    <w:name w:val="1.A note 1"/>
    <w:basedOn w:val="Normal"/>
    <w:pPr>
      <w:ind w:left="1460" w:hanging="780"/>
    </w:pPr>
  </w:style>
  <w:style w:type="paragraph" w:customStyle="1" w:styleId="1A1">
    <w:name w:val="1.A.1"/>
    <w:basedOn w:val="Normal"/>
    <w:pPr>
      <w:tabs>
        <w:tab w:val="left" w:pos="340"/>
        <w:tab w:val="left" w:pos="697"/>
      </w:tabs>
      <w:ind w:left="1120" w:hanging="1120"/>
    </w:pPr>
  </w:style>
  <w:style w:type="paragraph" w:customStyle="1" w:styleId="1A1note1">
    <w:name w:val="1.A.1 note 1"/>
    <w:basedOn w:val="1A1"/>
    <w:pPr>
      <w:tabs>
        <w:tab w:val="clear" w:pos="340"/>
        <w:tab w:val="clear" w:pos="697"/>
      </w:tabs>
      <w:ind w:left="1920" w:hanging="800"/>
    </w:pPr>
  </w:style>
  <w:style w:type="paragraph" w:customStyle="1" w:styleId="1A1anote1">
    <w:name w:val="1.A.1.a note 1"/>
    <w:basedOn w:val="Normal"/>
    <w:pPr>
      <w:ind w:left="2380" w:hanging="780"/>
    </w:pPr>
  </w:style>
  <w:style w:type="paragraph" w:customStyle="1" w:styleId="1A1anote1a">
    <w:name w:val="1.A.1.a note 1a"/>
    <w:basedOn w:val="Normal"/>
    <w:pPr>
      <w:ind w:left="2800" w:hanging="400"/>
    </w:pPr>
  </w:style>
  <w:style w:type="paragraph" w:customStyle="1" w:styleId="1A1a">
    <w:name w:val="1.A.1.a"/>
    <w:basedOn w:val="Normal"/>
    <w:pPr>
      <w:tabs>
        <w:tab w:val="left" w:pos="340"/>
        <w:tab w:val="left" w:pos="700"/>
        <w:tab w:val="left" w:pos="1179"/>
      </w:tabs>
      <w:ind w:left="1580" w:hanging="1580"/>
    </w:pPr>
  </w:style>
  <w:style w:type="paragraph" w:customStyle="1" w:styleId="1A1a1">
    <w:name w:val="1.A.1.a.1"/>
    <w:basedOn w:val="Normal"/>
    <w:pPr>
      <w:tabs>
        <w:tab w:val="left" w:pos="340"/>
        <w:tab w:val="left" w:pos="720"/>
        <w:tab w:val="left" w:pos="1179"/>
        <w:tab w:val="left" w:pos="1582"/>
      </w:tabs>
      <w:ind w:left="2060" w:hanging="2040"/>
    </w:pPr>
  </w:style>
  <w:style w:type="paragraph" w:customStyle="1" w:styleId="1A1a1a">
    <w:name w:val="1.A.1.a.1.a"/>
    <w:basedOn w:val="1A1a1"/>
    <w:pPr>
      <w:tabs>
        <w:tab w:val="clear" w:pos="1179"/>
        <w:tab w:val="left" w:pos="1200"/>
        <w:tab w:val="left" w:pos="2060"/>
      </w:tabs>
      <w:ind w:left="2540" w:hanging="2540"/>
    </w:pPr>
  </w:style>
  <w:style w:type="paragraph" w:customStyle="1" w:styleId="Note1a">
    <w:name w:val="Note 1.a"/>
    <w:basedOn w:val="Normal"/>
    <w:pPr>
      <w:ind w:left="1400" w:hanging="420"/>
    </w:pPr>
  </w:style>
  <w:style w:type="paragraph" w:customStyle="1" w:styleId="1A1a1a1">
    <w:name w:val="1.A.1.a.1.a.1"/>
    <w:basedOn w:val="1A1a1a"/>
    <w:pPr>
      <w:tabs>
        <w:tab w:val="clear" w:pos="1582"/>
        <w:tab w:val="left" w:pos="1580"/>
        <w:tab w:val="left" w:pos="2540"/>
      </w:tabs>
      <w:ind w:left="2920" w:right="284" w:hanging="2920"/>
    </w:pPr>
  </w:style>
  <w:style w:type="paragraph" w:customStyle="1" w:styleId="1A1a1a1a">
    <w:name w:val="1.A.1.a.1.a.1.a"/>
    <w:basedOn w:val="1A1a1a1"/>
    <w:pPr>
      <w:tabs>
        <w:tab w:val="left" w:pos="2940"/>
      </w:tabs>
      <w:ind w:left="3360" w:hanging="3360"/>
    </w:pPr>
  </w:style>
  <w:style w:type="paragraph" w:customStyle="1" w:styleId="1A1a1a1a1">
    <w:name w:val="1.A.1.a.1.a.1.a.1"/>
    <w:basedOn w:val="1A1a1a1a"/>
    <w:pPr>
      <w:tabs>
        <w:tab w:val="left" w:pos="3360"/>
      </w:tabs>
      <w:ind w:left="3820" w:hanging="3820"/>
    </w:pPr>
  </w:style>
  <w:style w:type="paragraph" w:customStyle="1" w:styleId="Note1a1">
    <w:name w:val="Note 1.a.1"/>
    <w:basedOn w:val="Normal"/>
    <w:pPr>
      <w:ind w:left="1880" w:hanging="480"/>
    </w:pPr>
  </w:style>
  <w:style w:type="paragraph" w:customStyle="1" w:styleId="Note1a1a">
    <w:name w:val="Note 1.a.1.a"/>
    <w:basedOn w:val="Normal"/>
    <w:pPr>
      <w:ind w:left="2320" w:hanging="400"/>
    </w:pPr>
  </w:style>
  <w:style w:type="paragraph" w:customStyle="1" w:styleId="Note1a1a1">
    <w:name w:val="Note 1.a.1.a.1"/>
    <w:basedOn w:val="Normal"/>
    <w:pPr>
      <w:ind w:left="2820" w:hanging="480"/>
    </w:pPr>
  </w:style>
  <w:style w:type="paragraph" w:customStyle="1" w:styleId="1A1a1note1">
    <w:name w:val="1.A.1.a.1 note 1"/>
    <w:basedOn w:val="1A1note1"/>
    <w:pPr>
      <w:ind w:left="2860"/>
    </w:pPr>
  </w:style>
  <w:style w:type="paragraph" w:customStyle="1" w:styleId="1A1note1a">
    <w:name w:val="1.A.1 note 1a"/>
    <w:basedOn w:val="1A1note1"/>
    <w:pPr>
      <w:ind w:left="2340" w:hanging="420"/>
    </w:pPr>
  </w:style>
  <w:style w:type="paragraph" w:customStyle="1" w:styleId="1A1note1a1">
    <w:name w:val="1.A.1 note 1a1"/>
    <w:basedOn w:val="1A1note1"/>
    <w:pPr>
      <w:ind w:left="2800" w:hanging="460"/>
    </w:pPr>
  </w:style>
  <w:style w:type="paragraph" w:customStyle="1" w:styleId="1A1anote1a1">
    <w:name w:val="1.A.1.a note 1a1"/>
    <w:basedOn w:val="1A1note1"/>
    <w:pPr>
      <w:ind w:left="3280" w:hanging="480"/>
    </w:pPr>
  </w:style>
  <w:style w:type="paragraph" w:customStyle="1" w:styleId="1A">
    <w:name w:val="1.A"/>
    <w:basedOn w:val="Normal"/>
    <w:pPr>
      <w:tabs>
        <w:tab w:val="left" w:pos="340"/>
      </w:tabs>
      <w:ind w:left="700" w:right="-22" w:hanging="700"/>
    </w:pPr>
  </w:style>
  <w:style w:type="paragraph" w:customStyle="1" w:styleId="1A1a1a1Note">
    <w:name w:val="1.A.1.a.1.a.1.Note"/>
    <w:basedOn w:val="1A1a1a1a"/>
    <w:pPr>
      <w:ind w:left="3500" w:hanging="3500"/>
    </w:pPr>
  </w:style>
  <w:style w:type="paragraph" w:customStyle="1" w:styleId="1A1noteNB">
    <w:name w:val="1.A.1. note NB"/>
    <w:basedOn w:val="1A1note1a"/>
    <w:pPr>
      <w:ind w:left="2680" w:hanging="700"/>
    </w:pPr>
  </w:style>
  <w:style w:type="paragraph" w:customStyle="1" w:styleId="1A1a1a1note1">
    <w:name w:val="1.A.1.a.1.a.1 note 1"/>
    <w:basedOn w:val="1A1a1note1"/>
    <w:pPr>
      <w:ind w:left="3760" w:hanging="880"/>
    </w:pPr>
  </w:style>
  <w:style w:type="paragraph" w:customStyle="1" w:styleId="1A1a1anote1">
    <w:name w:val="1.A.1.a.1.a note 1"/>
    <w:basedOn w:val="1A1a1a1note1"/>
    <w:pPr>
      <w:ind w:left="3340" w:hanging="800"/>
    </w:pPr>
  </w:style>
  <w:style w:type="paragraph" w:customStyle="1" w:styleId="1A1a1note1a">
    <w:name w:val="1.A.1.a.1 note1a"/>
    <w:basedOn w:val="1A1anote1a"/>
    <w:pPr>
      <w:ind w:left="3280" w:hanging="420"/>
      <w:jc w:val="both"/>
    </w:pPr>
    <w:rPr>
      <w:i/>
    </w:rPr>
  </w:style>
  <w:style w:type="paragraph" w:customStyle="1" w:styleId="1A1a1Long">
    <w:name w:val="1.A.1.a.1 Long."/>
    <w:basedOn w:val="1A1a1note1"/>
    <w:pPr>
      <w:ind w:left="3220" w:hanging="1140"/>
    </w:pPr>
  </w:style>
  <w:style w:type="paragraph" w:customStyle="1" w:styleId="1A1a1a1a1a">
    <w:name w:val="1.A.1.a.1.a.1.a.1.a"/>
    <w:basedOn w:val="1A1a1a1a1"/>
    <w:pPr>
      <w:tabs>
        <w:tab w:val="clear" w:pos="1200"/>
        <w:tab w:val="clear" w:pos="2940"/>
        <w:tab w:val="clear" w:pos="3360"/>
        <w:tab w:val="left" w:pos="1160"/>
        <w:tab w:val="left" w:pos="3020"/>
        <w:tab w:val="left" w:pos="3420"/>
        <w:tab w:val="left" w:pos="3880"/>
      </w:tabs>
      <w:ind w:left="4280" w:right="0" w:hanging="4280"/>
    </w:pPr>
  </w:style>
  <w:style w:type="paragraph" w:customStyle="1" w:styleId="Note1NB">
    <w:name w:val="Note 1. N.B."/>
    <w:basedOn w:val="Note1a"/>
    <w:pPr>
      <w:ind w:left="1720" w:hanging="740"/>
    </w:pPr>
  </w:style>
  <w:style w:type="paragraph" w:customStyle="1" w:styleId="1A1a1Longa">
    <w:name w:val="1.A.1.a.1 Long. a."/>
    <w:basedOn w:val="1A1a1note1"/>
    <w:pPr>
      <w:ind w:left="3600" w:hanging="380"/>
    </w:pPr>
  </w:style>
  <w:style w:type="paragraph" w:customStyle="1" w:styleId="1">
    <w:name w:val="1."/>
    <w:basedOn w:val="1A"/>
    <w:pPr>
      <w:tabs>
        <w:tab w:val="clear" w:pos="340"/>
      </w:tabs>
      <w:ind w:left="340" w:right="0" w:hanging="340"/>
    </w:pPr>
  </w:style>
  <w:style w:type="paragraph" w:customStyle="1" w:styleId="1A1anote1NB">
    <w:name w:val="1.A.1.a. note 1 NB"/>
    <w:basedOn w:val="1A1anote1a"/>
    <w:pPr>
      <w:ind w:left="3000" w:hanging="620"/>
    </w:pPr>
  </w:style>
  <w:style w:type="paragraph" w:customStyle="1" w:styleId="1Note">
    <w:name w:val="1. Note"/>
    <w:basedOn w:val="Normal"/>
    <w:pPr>
      <w:tabs>
        <w:tab w:val="left" w:pos="340"/>
        <w:tab w:val="left" w:pos="697"/>
      </w:tabs>
      <w:ind w:left="1180" w:hanging="1180"/>
    </w:pPr>
  </w:style>
  <w:style w:type="paragraph" w:customStyle="1" w:styleId="1Note1NB1">
    <w:name w:val="1.Note 1 N.B.1."/>
    <w:basedOn w:val="Normal"/>
    <w:pPr>
      <w:tabs>
        <w:tab w:val="left" w:pos="1160"/>
        <w:tab w:val="left" w:pos="1800"/>
      </w:tabs>
      <w:ind w:left="2180" w:hanging="2180"/>
    </w:pPr>
  </w:style>
  <w:style w:type="paragraph" w:customStyle="1" w:styleId="1A1Note1aNB1">
    <w:name w:val="1.A.1.Note 1.a.N.B.1"/>
    <w:basedOn w:val="Normal"/>
    <w:pPr>
      <w:tabs>
        <w:tab w:val="left" w:pos="2340"/>
      </w:tabs>
      <w:ind w:left="3020" w:hanging="3020"/>
    </w:pPr>
  </w:style>
  <w:style w:type="paragraph" w:customStyle="1" w:styleId="1A1Note1aNB10">
    <w:name w:val="1.A.1.Note 1 a.NB1."/>
    <w:basedOn w:val="1A1Note1aNB1"/>
    <w:pPr>
      <w:ind w:left="3220" w:hanging="3220"/>
    </w:pPr>
  </w:style>
  <w:style w:type="paragraph" w:customStyle="1" w:styleId="Note1aNB">
    <w:name w:val="Note 1.a.N.B."/>
    <w:basedOn w:val="Note1a1a"/>
    <w:pPr>
      <w:ind w:left="2040" w:hanging="640"/>
    </w:pPr>
  </w:style>
  <w:style w:type="paragraph" w:customStyle="1" w:styleId="Note1a1a1a">
    <w:name w:val="Note 1.a.1.a.1.a."/>
    <w:basedOn w:val="Note1a1a1"/>
    <w:pPr>
      <w:ind w:left="3200" w:hanging="340"/>
    </w:pPr>
  </w:style>
  <w:style w:type="paragraph" w:customStyle="1" w:styleId="Note1A1NB">
    <w:name w:val="Note 1.A.1. N.B."/>
    <w:basedOn w:val="Note1a1"/>
    <w:pPr>
      <w:tabs>
        <w:tab w:val="left" w:pos="1880"/>
      </w:tabs>
      <w:ind w:left="2560" w:hanging="1160"/>
    </w:pPr>
  </w:style>
  <w:style w:type="paragraph" w:customStyle="1" w:styleId="Note1aNB0">
    <w:name w:val="Note 1.a. N.B."/>
    <w:basedOn w:val="Note1a1"/>
    <w:pPr>
      <w:ind w:left="2120" w:hanging="720"/>
    </w:pPr>
  </w:style>
  <w:style w:type="paragraph" w:customStyle="1" w:styleId="Note1aNBa1a">
    <w:name w:val="Note 1.a.N.B.a.1.a."/>
    <w:basedOn w:val="Note1aNB0"/>
    <w:pPr>
      <w:tabs>
        <w:tab w:val="left" w:pos="2200"/>
        <w:tab w:val="left" w:pos="2660"/>
        <w:tab w:val="left" w:pos="2880"/>
      </w:tabs>
      <w:ind w:left="3260" w:hanging="1660"/>
    </w:pPr>
  </w:style>
  <w:style w:type="paragraph" w:customStyle="1" w:styleId="Note1aNB1">
    <w:name w:val="Note 1.a.N.B.1."/>
    <w:basedOn w:val="Note1aNB0"/>
    <w:pPr>
      <w:tabs>
        <w:tab w:val="left" w:pos="2140"/>
      </w:tabs>
      <w:ind w:left="2520" w:hanging="1120"/>
    </w:pPr>
  </w:style>
  <w:style w:type="paragraph" w:customStyle="1" w:styleId="Note1NB1">
    <w:name w:val="Note 1.N.B. 1."/>
    <w:basedOn w:val="Note1NB"/>
    <w:pPr>
      <w:tabs>
        <w:tab w:val="left" w:pos="1720"/>
      </w:tabs>
      <w:ind w:left="2120" w:hanging="1140"/>
    </w:pPr>
  </w:style>
  <w:style w:type="paragraph" w:customStyle="1" w:styleId="Note1NB1a">
    <w:name w:val="Note 1. N.B.1.a."/>
    <w:basedOn w:val="Note1NB1"/>
    <w:pPr>
      <w:tabs>
        <w:tab w:val="left" w:pos="2140"/>
      </w:tabs>
      <w:ind w:left="2480" w:hanging="1500"/>
    </w:pPr>
  </w:style>
  <w:style w:type="paragraph" w:customStyle="1" w:styleId="Note1aen">
    <w:name w:val="Note 1.a. en…"/>
    <w:basedOn w:val="Note1a1"/>
    <w:pPr>
      <w:tabs>
        <w:tab w:val="left" w:pos="1780"/>
      </w:tabs>
      <w:ind w:left="2140" w:hanging="740"/>
    </w:pPr>
  </w:style>
  <w:style w:type="paragraph" w:customStyle="1" w:styleId="Note1a1avers-">
    <w:name w:val="Note 1.a.1.a. vers -"/>
    <w:basedOn w:val="Note1aen"/>
    <w:pPr>
      <w:tabs>
        <w:tab w:val="left" w:pos="2120"/>
        <w:tab w:val="left" w:pos="3840"/>
      </w:tabs>
      <w:ind w:left="4120" w:hanging="2720"/>
    </w:pPr>
  </w:style>
  <w:style w:type="paragraph" w:customStyle="1" w:styleId="1A1Notea">
    <w:name w:val="1.A.1.Note a"/>
    <w:basedOn w:val="1A1note1a"/>
    <w:pPr>
      <w:ind w:left="1880" w:hanging="380"/>
    </w:pPr>
  </w:style>
  <w:style w:type="paragraph" w:customStyle="1" w:styleId="1A1NT1NB">
    <w:name w:val="1.A.1.NT.1.N.B."/>
    <w:basedOn w:val="1A1a"/>
    <w:pPr>
      <w:tabs>
        <w:tab w:val="clear" w:pos="700"/>
        <w:tab w:val="left" w:pos="720"/>
        <w:tab w:val="left" w:pos="1580"/>
      </w:tabs>
      <w:ind w:left="2260" w:hanging="2260"/>
    </w:pPr>
  </w:style>
  <w:style w:type="paragraph" w:customStyle="1" w:styleId="proposition">
    <w:name w:val="proposition"/>
    <w:basedOn w:val="Normal"/>
    <w:pPr>
      <w:tabs>
        <w:tab w:val="left" w:pos="2260"/>
        <w:tab w:val="left" w:pos="4080"/>
      </w:tabs>
      <w:ind w:left="5680" w:hanging="5680"/>
    </w:pPr>
  </w:style>
  <w:style w:type="paragraph" w:customStyle="1" w:styleId="stylepropCat6">
    <w:name w:val="style prop. Cat.6"/>
    <w:basedOn w:val="1A1a1note1a"/>
    <w:pPr>
      <w:tabs>
        <w:tab w:val="left" w:pos="340"/>
        <w:tab w:val="left" w:pos="680"/>
        <w:tab w:val="left" w:pos="1120"/>
        <w:tab w:val="left" w:pos="1580"/>
        <w:tab w:val="left" w:pos="2040"/>
        <w:tab w:val="left" w:pos="3000"/>
      </w:tabs>
      <w:ind w:left="3420" w:hanging="3400"/>
    </w:pPr>
  </w:style>
  <w:style w:type="paragraph" w:customStyle="1" w:styleId="propCat62">
    <w:name w:val="prop Cat 6 (2)"/>
    <w:basedOn w:val="1A1a"/>
    <w:pPr>
      <w:tabs>
        <w:tab w:val="clear" w:pos="700"/>
        <w:tab w:val="left" w:pos="720"/>
        <w:tab w:val="left" w:pos="1580"/>
        <w:tab w:val="left" w:pos="2380"/>
      </w:tabs>
      <w:ind w:left="2820" w:hanging="2820"/>
    </w:pPr>
    <w:rPr>
      <w:i/>
    </w:rPr>
  </w:style>
  <w:style w:type="paragraph" w:customStyle="1" w:styleId="propCat63">
    <w:name w:val="prop Cat 6 (3)"/>
    <w:basedOn w:val="propCat62"/>
    <w:pPr>
      <w:tabs>
        <w:tab w:val="left" w:pos="2820"/>
      </w:tabs>
      <w:ind w:left="3140" w:hanging="3140"/>
    </w:pPr>
  </w:style>
  <w:style w:type="paragraph" w:customStyle="1" w:styleId="Note1atableau">
    <w:name w:val="Note 1.a. tableau"/>
    <w:basedOn w:val="1A1"/>
    <w:pPr>
      <w:tabs>
        <w:tab w:val="clear" w:pos="340"/>
        <w:tab w:val="clear" w:pos="697"/>
      </w:tabs>
      <w:ind w:left="1500" w:hanging="340"/>
    </w:pPr>
  </w:style>
  <w:style w:type="paragraph" w:customStyle="1" w:styleId="Note1NB1tableau">
    <w:name w:val="Note 1. NB 1 tableau"/>
    <w:basedOn w:val="Note1atableau"/>
    <w:pPr>
      <w:tabs>
        <w:tab w:val="left" w:pos="1720"/>
      </w:tabs>
      <w:ind w:left="2000" w:hanging="840"/>
    </w:pPr>
  </w:style>
  <w:style w:type="paragraph" w:customStyle="1" w:styleId="Note1aNBtableau">
    <w:name w:val="Note 1.a. NB tableau"/>
    <w:basedOn w:val="Note1atableau"/>
    <w:pPr>
      <w:ind w:left="2180" w:hanging="680"/>
    </w:pPr>
  </w:style>
  <w:style w:type="paragraph" w:customStyle="1" w:styleId="Note1a1tableau">
    <w:name w:val="Note 1.a.1. tableau"/>
    <w:basedOn w:val="Note1atableau"/>
    <w:pPr>
      <w:ind w:left="1880" w:hanging="380"/>
    </w:pPr>
  </w:style>
  <w:style w:type="paragraph" w:customStyle="1" w:styleId="Note1a1atableau">
    <w:name w:val="Note 1.a.1.a. tableau"/>
    <w:basedOn w:val="Note1a1tableau"/>
    <w:pPr>
      <w:ind w:left="2260"/>
    </w:pPr>
  </w:style>
  <w:style w:type="paragraph" w:customStyle="1" w:styleId="1A1a1a1note0">
    <w:name w:val="1.A.1.a.1.a.1 note..."/>
    <w:basedOn w:val="1A1a1a1note1"/>
    <w:pPr>
      <w:ind w:hanging="740"/>
    </w:pPr>
  </w:style>
  <w:style w:type="paragraph" w:customStyle="1" w:styleId="1A1a1note1a1">
    <w:name w:val="1.A.1.a.1. note1a1"/>
    <w:basedOn w:val="1A1a1note1a"/>
    <w:pPr>
      <w:ind w:left="3700"/>
    </w:pPr>
  </w:style>
  <w:style w:type="paragraph" w:customStyle="1" w:styleId="tableau">
    <w:name w:val="tableau"/>
    <w:basedOn w:val="1A"/>
    <w:pPr>
      <w:tabs>
        <w:tab w:val="clear" w:pos="340"/>
        <w:tab w:val="left" w:pos="560"/>
        <w:tab w:val="left" w:pos="2880"/>
        <w:tab w:val="left" w:pos="3220"/>
        <w:tab w:val="left" w:pos="5660"/>
        <w:tab w:val="left" w:pos="5980"/>
      </w:tabs>
      <w:ind w:left="0" w:right="0" w:firstLine="0"/>
    </w:pPr>
  </w:style>
  <w:style w:type="paragraph" w:customStyle="1" w:styleId="tab">
    <w:name w:val="tab."/>
    <w:basedOn w:val="Normal"/>
    <w:pPr>
      <w:tabs>
        <w:tab w:val="left" w:pos="840"/>
        <w:tab w:val="left" w:pos="3260"/>
      </w:tabs>
    </w:pPr>
  </w:style>
  <w:style w:type="paragraph" w:customStyle="1" w:styleId="note1a0">
    <w:name w:val="note 1.a."/>
    <w:basedOn w:val="Normal"/>
    <w:pPr>
      <w:tabs>
        <w:tab w:val="left" w:pos="840"/>
      </w:tabs>
      <w:spacing w:line="240" w:lineRule="atLeast"/>
      <w:ind w:left="1200" w:hanging="1200"/>
    </w:pPr>
  </w:style>
  <w:style w:type="paragraph" w:customStyle="1" w:styleId="note1NB10">
    <w:name w:val="note 1. N.B. 1."/>
    <w:basedOn w:val="Normal"/>
    <w:pPr>
      <w:spacing w:line="240" w:lineRule="atLeast"/>
      <w:ind w:left="2000" w:hanging="800"/>
    </w:pPr>
  </w:style>
  <w:style w:type="paragraph" w:customStyle="1" w:styleId="note1aNB10">
    <w:name w:val="note 1.a. N.B. 1."/>
    <w:basedOn w:val="note1NB10"/>
  </w:style>
  <w:style w:type="paragraph" w:customStyle="1" w:styleId="text">
    <w:name w:val="text"/>
    <w:basedOn w:val="Normal"/>
    <w:pPr>
      <w:spacing w:line="240" w:lineRule="atLeast"/>
      <w:ind w:firstLine="520"/>
    </w:pPr>
  </w:style>
  <w:style w:type="paragraph" w:customStyle="1" w:styleId="3A1b4Note3a">
    <w:name w:val="3.A.1.b .4.Note 3.a"/>
    <w:basedOn w:val="1A1a1note1a"/>
    <w:pPr>
      <w:tabs>
        <w:tab w:val="left" w:pos="3220"/>
      </w:tabs>
      <w:ind w:left="3560" w:right="18" w:hanging="600"/>
    </w:pPr>
    <w:rPr>
      <w:i w:val="0"/>
    </w:rPr>
  </w:style>
  <w:style w:type="paragraph" w:customStyle="1" w:styleId="WhereSi">
    <w:name w:val="Where Si"/>
    <w:basedOn w:val="Normal"/>
    <w:pPr>
      <w:tabs>
        <w:tab w:val="left" w:pos="820"/>
      </w:tabs>
      <w:ind w:left="2040" w:right="18" w:hanging="2040"/>
    </w:pPr>
  </w:style>
  <w:style w:type="paragraph" w:customStyle="1" w:styleId="A1aNotes">
    <w:name w:val="A.1.a.Notes"/>
    <w:basedOn w:val="Normal"/>
    <w:pPr>
      <w:tabs>
        <w:tab w:val="left" w:pos="300"/>
        <w:tab w:val="left" w:pos="640"/>
        <w:tab w:val="left" w:pos="960"/>
        <w:tab w:val="left" w:pos="1240"/>
        <w:tab w:val="right" w:pos="8360"/>
      </w:tabs>
      <w:spacing w:line="240" w:lineRule="atLeast"/>
      <w:ind w:left="2000" w:hanging="1996"/>
      <w:jc w:val="both"/>
    </w:pPr>
    <w:rPr>
      <w:sz w:val="20"/>
    </w:rPr>
  </w:style>
  <w:style w:type="paragraph" w:customStyle="1" w:styleId="1ANote1NB">
    <w:name w:val="1.A Note 1.NB"/>
    <w:basedOn w:val="1Anote1"/>
    <w:pPr>
      <w:ind w:left="2060" w:hanging="620"/>
    </w:pPr>
  </w:style>
  <w:style w:type="paragraph" w:customStyle="1" w:styleId="1A1NoteNB0">
    <w:name w:val="1.A.1.Note NB"/>
    <w:basedOn w:val="1ANote1NB"/>
    <w:pPr>
      <w:tabs>
        <w:tab w:val="left" w:pos="1940"/>
      </w:tabs>
      <w:ind w:left="2560" w:hanging="2520"/>
    </w:pPr>
  </w:style>
  <w:style w:type="paragraph" w:customStyle="1" w:styleId="A1a1">
    <w:name w:val="A.1.a.1."/>
    <w:basedOn w:val="Normal"/>
    <w:pPr>
      <w:tabs>
        <w:tab w:val="left" w:pos="300"/>
        <w:tab w:val="left" w:pos="700"/>
        <w:tab w:val="left" w:pos="960"/>
        <w:tab w:val="left" w:pos="1260"/>
      </w:tabs>
      <w:spacing w:line="240" w:lineRule="atLeast"/>
      <w:ind w:left="1580" w:hanging="1576"/>
    </w:pPr>
    <w:rPr>
      <w:sz w:val="20"/>
    </w:rPr>
  </w:style>
  <w:style w:type="paragraph" w:customStyle="1" w:styleId="A1a1a">
    <w:name w:val="A.1.a.1.a."/>
    <w:basedOn w:val="A1a1"/>
    <w:pPr>
      <w:tabs>
        <w:tab w:val="left" w:pos="1580"/>
      </w:tabs>
      <w:ind w:left="1880" w:hanging="1876"/>
    </w:pPr>
  </w:style>
  <w:style w:type="paragraph" w:customStyle="1" w:styleId="A1a1a1">
    <w:name w:val="A.1.a.1.a.1."/>
    <w:basedOn w:val="A1a1"/>
    <w:pPr>
      <w:tabs>
        <w:tab w:val="left" w:pos="1580"/>
        <w:tab w:val="left" w:pos="1860"/>
      </w:tabs>
      <w:ind w:left="2180" w:hanging="2176"/>
    </w:pPr>
  </w:style>
  <w:style w:type="paragraph" w:customStyle="1" w:styleId="A1a1a1a">
    <w:name w:val="A.1.a.1.a.1.a."/>
    <w:basedOn w:val="A1a1a1"/>
    <w:pPr>
      <w:tabs>
        <w:tab w:val="left" w:pos="2180"/>
      </w:tabs>
      <w:ind w:left="2480" w:hanging="2476"/>
    </w:pPr>
  </w:style>
  <w:style w:type="paragraph" w:customStyle="1" w:styleId="A1a1Note1">
    <w:name w:val="A.1.a.1.Note 1"/>
    <w:basedOn w:val="A1a1"/>
    <w:pPr>
      <w:tabs>
        <w:tab w:val="left" w:pos="1580"/>
        <w:tab w:val="left" w:pos="2420"/>
      </w:tabs>
      <w:ind w:left="2720" w:hanging="2716"/>
    </w:pPr>
  </w:style>
  <w:style w:type="paragraph" w:customStyle="1" w:styleId="A1a1aNotes1">
    <w:name w:val="A.1.a.1.a.Notes 1"/>
    <w:basedOn w:val="A1a1a1"/>
    <w:pPr>
      <w:tabs>
        <w:tab w:val="left" w:pos="2680"/>
      </w:tabs>
      <w:ind w:left="3020" w:hanging="3016"/>
    </w:pPr>
  </w:style>
  <w:style w:type="paragraph" w:customStyle="1" w:styleId="A1a1a1Notes">
    <w:name w:val="A.1.a.1.a.1.Notes"/>
    <w:basedOn w:val="Normal"/>
    <w:pPr>
      <w:tabs>
        <w:tab w:val="left" w:pos="700"/>
        <w:tab w:val="left" w:pos="840"/>
        <w:tab w:val="left" w:pos="1400"/>
        <w:tab w:val="left" w:pos="1720"/>
        <w:tab w:val="left" w:pos="2120"/>
        <w:tab w:val="left" w:pos="2460"/>
        <w:tab w:val="left" w:pos="2800"/>
        <w:tab w:val="left" w:pos="3160"/>
        <w:tab w:val="left" w:pos="3300"/>
      </w:tabs>
      <w:spacing w:line="240" w:lineRule="atLeast"/>
      <w:ind w:left="3620" w:hanging="3616"/>
    </w:pPr>
  </w:style>
  <w:style w:type="paragraph" w:customStyle="1" w:styleId="A1a">
    <w:name w:val="A.1.a."/>
    <w:basedOn w:val="Normal"/>
    <w:pPr>
      <w:tabs>
        <w:tab w:val="left" w:pos="300"/>
        <w:tab w:val="left" w:pos="700"/>
        <w:tab w:val="left" w:pos="960"/>
      </w:tabs>
      <w:spacing w:line="240" w:lineRule="atLeast"/>
      <w:ind w:left="1240" w:hanging="1236"/>
    </w:pPr>
    <w:rPr>
      <w:sz w:val="20"/>
    </w:rPr>
  </w:style>
  <w:style w:type="paragraph" w:customStyle="1" w:styleId="A1">
    <w:name w:val="A.1."/>
    <w:basedOn w:val="Normal"/>
    <w:pPr>
      <w:tabs>
        <w:tab w:val="left" w:pos="300"/>
        <w:tab w:val="left" w:pos="700"/>
      </w:tabs>
      <w:spacing w:line="240" w:lineRule="atLeast"/>
      <w:ind w:left="960" w:hanging="956"/>
    </w:pPr>
    <w:rPr>
      <w:sz w:val="20"/>
    </w:rPr>
  </w:style>
  <w:style w:type="paragraph" w:customStyle="1" w:styleId="Notes1">
    <w:name w:val="Notes 1"/>
    <w:basedOn w:val="Normal"/>
    <w:pPr>
      <w:tabs>
        <w:tab w:val="left" w:pos="300"/>
        <w:tab w:val="left" w:pos="700"/>
        <w:tab w:val="left" w:pos="1180"/>
      </w:tabs>
      <w:spacing w:line="240" w:lineRule="atLeast"/>
      <w:ind w:left="1500" w:hanging="1496"/>
    </w:pPr>
    <w:rPr>
      <w:sz w:val="20"/>
    </w:rPr>
  </w:style>
  <w:style w:type="paragraph" w:customStyle="1" w:styleId="1A1Note1NB">
    <w:name w:val="1.A.1.Note 1 N.B."/>
    <w:basedOn w:val="1A1anote1"/>
    <w:pPr>
      <w:tabs>
        <w:tab w:val="left" w:pos="2380"/>
      </w:tabs>
      <w:ind w:left="3200" w:hanging="1600"/>
    </w:pPr>
  </w:style>
  <w:style w:type="paragraph" w:customStyle="1" w:styleId="1A1aNote1NB0">
    <w:name w:val="1.A.1.a. Note 1 N.B."/>
    <w:basedOn w:val="1A1Note1NB"/>
  </w:style>
  <w:style w:type="paragraph" w:customStyle="1" w:styleId="1A1aNote1NB1">
    <w:name w:val="1.A.1.a.Note 1 NB1"/>
    <w:basedOn w:val="1A1aNote1NB0"/>
  </w:style>
  <w:style w:type="paragraph" w:customStyle="1" w:styleId="a">
    <w:name w:val="( )"/>
    <w:basedOn w:val="A1"/>
    <w:pPr>
      <w:tabs>
        <w:tab w:val="clear" w:pos="300"/>
      </w:tabs>
      <w:ind w:left="300" w:hanging="296"/>
    </w:pPr>
  </w:style>
  <w:style w:type="paragraph" w:customStyle="1" w:styleId="ANote">
    <w:name w:val="A.Note"/>
    <w:basedOn w:val="Normal"/>
    <w:pPr>
      <w:tabs>
        <w:tab w:val="left" w:pos="300"/>
        <w:tab w:val="left" w:pos="700"/>
      </w:tabs>
      <w:spacing w:line="240" w:lineRule="atLeast"/>
      <w:ind w:left="1400" w:hanging="1396"/>
    </w:pPr>
    <w:rPr>
      <w:sz w:val="20"/>
    </w:rPr>
  </w:style>
  <w:style w:type="paragraph" w:customStyle="1" w:styleId="A1NB">
    <w:name w:val="A.1.NB"/>
    <w:basedOn w:val="A1"/>
    <w:pPr>
      <w:tabs>
        <w:tab w:val="left" w:pos="960"/>
      </w:tabs>
      <w:ind w:left="1600" w:hanging="1596"/>
    </w:pPr>
  </w:style>
  <w:style w:type="paragraph" w:customStyle="1" w:styleId="A1aNotea">
    <w:name w:val="A.1.a.Note a."/>
    <w:basedOn w:val="A1a"/>
    <w:pPr>
      <w:tabs>
        <w:tab w:val="left" w:pos="1240"/>
        <w:tab w:val="left" w:pos="1880"/>
      </w:tabs>
      <w:ind w:left="2180" w:hanging="2176"/>
    </w:pPr>
  </w:style>
  <w:style w:type="paragraph" w:customStyle="1" w:styleId="A1a1a1Note">
    <w:name w:val="A.1.a.1.a.1.Note"/>
    <w:basedOn w:val="A1a1a1"/>
    <w:pPr>
      <w:tabs>
        <w:tab w:val="left" w:pos="2180"/>
      </w:tabs>
      <w:ind w:left="2940" w:hanging="2936"/>
    </w:pPr>
  </w:style>
  <w:style w:type="paragraph" w:customStyle="1" w:styleId="A1a1a1a1">
    <w:name w:val="A.1.a.1.a.1.a.1."/>
    <w:basedOn w:val="A1a1a1a"/>
    <w:pPr>
      <w:tabs>
        <w:tab w:val="left" w:pos="2460"/>
      </w:tabs>
      <w:ind w:left="2760" w:hanging="2756"/>
    </w:pPr>
  </w:style>
  <w:style w:type="paragraph" w:customStyle="1" w:styleId="A1a1a1a1a">
    <w:name w:val="A.1.a.1.a.1.a.1.a."/>
    <w:basedOn w:val="Normal"/>
    <w:pPr>
      <w:tabs>
        <w:tab w:val="left" w:pos="300"/>
        <w:tab w:val="left" w:pos="640"/>
        <w:tab w:val="left" w:pos="960"/>
        <w:tab w:val="left" w:pos="1260"/>
        <w:tab w:val="left" w:pos="1580"/>
        <w:tab w:val="left" w:pos="1860"/>
        <w:tab w:val="left" w:pos="2180"/>
        <w:tab w:val="left" w:pos="2460"/>
        <w:tab w:val="left" w:pos="2800"/>
        <w:tab w:val="right" w:pos="8360"/>
      </w:tabs>
      <w:spacing w:line="240" w:lineRule="atLeast"/>
      <w:ind w:left="3100" w:hanging="3096"/>
    </w:pPr>
    <w:rPr>
      <w:sz w:val="20"/>
      <w:u w:val="single"/>
    </w:rPr>
  </w:style>
  <w:style w:type="paragraph" w:customStyle="1" w:styleId="A1a1a1a1NB">
    <w:name w:val="A.1.a.1.a.1.a.1.NB"/>
    <w:basedOn w:val="A1a1a1a1a"/>
    <w:pPr>
      <w:tabs>
        <w:tab w:val="left" w:pos="3080"/>
      </w:tabs>
      <w:ind w:left="3420" w:hanging="3416"/>
    </w:pPr>
  </w:style>
  <w:style w:type="paragraph" w:customStyle="1" w:styleId="A1a1Note1a1">
    <w:name w:val="A.1.a.1.Note 1.a.1."/>
    <w:basedOn w:val="A1a1Note1a"/>
    <w:pPr>
      <w:tabs>
        <w:tab w:val="left" w:pos="3060"/>
      </w:tabs>
      <w:ind w:left="3400" w:hanging="3396"/>
    </w:pPr>
  </w:style>
  <w:style w:type="paragraph" w:customStyle="1" w:styleId="A1a1Note1a">
    <w:name w:val="A.1.a.1.Note 1.a."/>
    <w:basedOn w:val="A1a1Note1"/>
    <w:pPr>
      <w:tabs>
        <w:tab w:val="left" w:pos="2740"/>
      </w:tabs>
      <w:ind w:left="3060" w:hanging="3056"/>
    </w:pPr>
  </w:style>
  <w:style w:type="paragraph" w:customStyle="1" w:styleId="Notes1a">
    <w:name w:val="Notes 1.a."/>
    <w:basedOn w:val="Notes1"/>
    <w:pPr>
      <w:tabs>
        <w:tab w:val="left" w:pos="1520"/>
      </w:tabs>
      <w:ind w:left="1800" w:hanging="1796"/>
    </w:pPr>
  </w:style>
  <w:style w:type="paragraph" w:customStyle="1" w:styleId="Notes1a1">
    <w:name w:val="Notes 1.a.1."/>
    <w:basedOn w:val="Notes1a"/>
    <w:pPr>
      <w:tabs>
        <w:tab w:val="left" w:pos="1800"/>
      </w:tabs>
      <w:ind w:left="2140" w:hanging="2136"/>
    </w:pPr>
  </w:style>
  <w:style w:type="paragraph" w:customStyle="1" w:styleId="A1a1Note">
    <w:name w:val="A.1.a.1.Note"/>
    <w:basedOn w:val="A1a1Note1"/>
    <w:pPr>
      <w:tabs>
        <w:tab w:val="clear" w:pos="2420"/>
      </w:tabs>
      <w:ind w:left="2320" w:hanging="2296"/>
    </w:pPr>
  </w:style>
  <w:style w:type="paragraph" w:customStyle="1" w:styleId="A1Notes1">
    <w:name w:val="A.1.Notes 1"/>
    <w:basedOn w:val="A1"/>
    <w:pPr>
      <w:tabs>
        <w:tab w:val="left" w:pos="980"/>
        <w:tab w:val="left" w:pos="1840"/>
      </w:tabs>
      <w:ind w:left="2180" w:hanging="2176"/>
    </w:pPr>
  </w:style>
  <w:style w:type="paragraph" w:customStyle="1" w:styleId="A1aNotes1a">
    <w:name w:val="A.1.a.Notes 1.a."/>
    <w:basedOn w:val="A1aNotea"/>
    <w:pPr>
      <w:pBdr>
        <w:top w:val="single" w:sz="6" w:space="1" w:color="auto"/>
        <w:left w:val="single" w:sz="6" w:space="1" w:color="auto"/>
        <w:bottom w:val="single" w:sz="6" w:space="1" w:color="auto"/>
        <w:right w:val="single" w:sz="6" w:space="1" w:color="auto"/>
      </w:pBdr>
      <w:tabs>
        <w:tab w:val="left" w:pos="2180"/>
      </w:tabs>
      <w:ind w:left="2460" w:hanging="2456"/>
    </w:pPr>
    <w:rPr>
      <w:i/>
    </w:rPr>
  </w:style>
  <w:style w:type="paragraph" w:customStyle="1" w:styleId="A1aNotes1">
    <w:name w:val="A.1.a.Notes 1"/>
    <w:basedOn w:val="A1aNotes"/>
    <w:pPr>
      <w:tabs>
        <w:tab w:val="clear" w:pos="640"/>
        <w:tab w:val="clear" w:pos="1240"/>
        <w:tab w:val="clear" w:pos="8360"/>
        <w:tab w:val="left" w:pos="700"/>
        <w:tab w:val="left" w:pos="1980"/>
      </w:tabs>
      <w:ind w:left="2260" w:hanging="2256"/>
      <w:jc w:val="left"/>
    </w:pPr>
  </w:style>
  <w:style w:type="paragraph" w:customStyle="1" w:styleId="A1aNote">
    <w:name w:val="A.1.a.Note"/>
    <w:basedOn w:val="A1a"/>
    <w:pPr>
      <w:tabs>
        <w:tab w:val="clear" w:pos="300"/>
        <w:tab w:val="clear" w:pos="960"/>
        <w:tab w:val="left" w:pos="840"/>
        <w:tab w:val="left" w:pos="1400"/>
        <w:tab w:val="left" w:pos="1720"/>
        <w:tab w:val="left" w:pos="2120"/>
      </w:tabs>
      <w:ind w:left="2880" w:hanging="2876"/>
    </w:pPr>
    <w:rPr>
      <w:sz w:val="24"/>
    </w:rPr>
  </w:style>
  <w:style w:type="paragraph" w:customStyle="1" w:styleId="A1a1a1a1aNB">
    <w:name w:val="A.1.a.1.a.1.a.1.a.NB"/>
    <w:basedOn w:val="A1a1a1a1a"/>
    <w:pPr>
      <w:tabs>
        <w:tab w:val="clear" w:pos="300"/>
        <w:tab w:val="clear" w:pos="640"/>
        <w:tab w:val="clear" w:pos="960"/>
        <w:tab w:val="clear" w:pos="1260"/>
        <w:tab w:val="clear" w:pos="1580"/>
        <w:tab w:val="clear" w:pos="1860"/>
        <w:tab w:val="clear" w:pos="2180"/>
        <w:tab w:val="clear" w:pos="8360"/>
        <w:tab w:val="left" w:pos="840"/>
        <w:tab w:val="left" w:pos="1400"/>
        <w:tab w:val="left" w:pos="1720"/>
        <w:tab w:val="left" w:pos="2120"/>
        <w:tab w:val="left" w:pos="3160"/>
        <w:tab w:val="left" w:pos="3540"/>
        <w:tab w:val="left" w:pos="3900"/>
        <w:tab w:val="left" w:pos="4240"/>
      </w:tabs>
      <w:ind w:left="4800" w:hanging="4796"/>
    </w:pPr>
    <w:rPr>
      <w:sz w:val="24"/>
      <w:u w:val="none"/>
    </w:rPr>
  </w:style>
  <w:style w:type="paragraph" w:customStyle="1" w:styleId="A1a1a1Not1a">
    <w:name w:val="A.1.a.1.a.1.Not.1.a."/>
    <w:basedOn w:val="Normal"/>
    <w:pPr>
      <w:tabs>
        <w:tab w:val="left" w:pos="840"/>
        <w:tab w:val="left" w:pos="1400"/>
        <w:tab w:val="left" w:pos="1720"/>
        <w:tab w:val="left" w:pos="2120"/>
        <w:tab w:val="left" w:pos="2460"/>
        <w:tab w:val="left" w:pos="2800"/>
        <w:tab w:val="left" w:pos="3160"/>
        <w:tab w:val="left" w:pos="3300"/>
        <w:tab w:val="left" w:pos="3620"/>
      </w:tabs>
      <w:spacing w:line="240" w:lineRule="atLeast"/>
      <w:ind w:left="3960" w:hanging="3936"/>
    </w:pPr>
  </w:style>
  <w:style w:type="paragraph" w:customStyle="1" w:styleId="A1a1a1Not1a1">
    <w:name w:val="A.1.a.1.a.1.Not.1.a.1."/>
    <w:basedOn w:val="A1a1a1Not1a"/>
    <w:pPr>
      <w:tabs>
        <w:tab w:val="left" w:pos="3960"/>
      </w:tabs>
      <w:ind w:left="4380" w:hanging="4356"/>
    </w:pPr>
  </w:style>
  <w:style w:type="paragraph" w:customStyle="1" w:styleId="Notes1a1a">
    <w:name w:val="Notes 1.a.1.a."/>
    <w:basedOn w:val="Notes1a1"/>
    <w:pPr>
      <w:tabs>
        <w:tab w:val="left" w:pos="2180"/>
      </w:tabs>
      <w:ind w:left="2480" w:hanging="2476"/>
    </w:pPr>
  </w:style>
  <w:style w:type="paragraph" w:customStyle="1" w:styleId="Notes10">
    <w:name w:val="Notes:10."/>
    <w:basedOn w:val="Normal"/>
    <w:pPr>
      <w:tabs>
        <w:tab w:val="left" w:pos="300"/>
        <w:tab w:val="left" w:pos="640"/>
        <w:tab w:val="left" w:pos="840"/>
        <w:tab w:val="right" w:pos="8360"/>
      </w:tabs>
      <w:spacing w:line="240" w:lineRule="atLeast"/>
      <w:ind w:left="1260" w:hanging="1256"/>
    </w:pPr>
    <w:rPr>
      <w:sz w:val="20"/>
    </w:rPr>
  </w:style>
  <w:style w:type="paragraph" w:customStyle="1" w:styleId="A1aNotea1">
    <w:name w:val="A.1.a.Note:a.1."/>
    <w:basedOn w:val="A1aNotea"/>
    <w:pPr>
      <w:tabs>
        <w:tab w:val="clear" w:pos="700"/>
        <w:tab w:val="clear" w:pos="1880"/>
        <w:tab w:val="left" w:pos="640"/>
        <w:tab w:val="left" w:pos="2680"/>
        <w:tab w:val="right" w:pos="8400"/>
      </w:tabs>
      <w:ind w:left="2340" w:hanging="2336"/>
    </w:pPr>
  </w:style>
  <w:style w:type="paragraph" w:customStyle="1" w:styleId="A1aNotea10">
    <w:name w:val="A.1.a.Note:a.10."/>
    <w:basedOn w:val="A1aNotea1"/>
    <w:pPr>
      <w:ind w:left="2260" w:hanging="2256"/>
    </w:pPr>
  </w:style>
  <w:style w:type="paragraph" w:customStyle="1" w:styleId="Basdepage">
    <w:name w:val="Bas de page"/>
    <w:basedOn w:val="Normal"/>
    <w:pPr>
      <w:tabs>
        <w:tab w:val="left" w:pos="300"/>
        <w:tab w:val="right" w:pos="8360"/>
      </w:tabs>
      <w:spacing w:line="240" w:lineRule="atLeast"/>
      <w:ind w:left="640" w:hanging="616"/>
    </w:pPr>
    <w:rPr>
      <w:b/>
      <w:sz w:val="20"/>
    </w:rPr>
  </w:style>
  <w:style w:type="paragraph" w:customStyle="1" w:styleId="A1a1aNote">
    <w:name w:val="A.1.a.1.a.Note"/>
    <w:basedOn w:val="A1a1aNotes1"/>
    <w:pPr>
      <w:tabs>
        <w:tab w:val="clear" w:pos="700"/>
        <w:tab w:val="clear" w:pos="2680"/>
        <w:tab w:val="left" w:pos="640"/>
        <w:tab w:val="left" w:pos="2480"/>
      </w:tabs>
      <w:ind w:left="2600" w:hanging="2596"/>
    </w:pPr>
  </w:style>
  <w:style w:type="paragraph" w:customStyle="1" w:styleId="A1a1NoteGras">
    <w:name w:val="A.1.a.1.Note Gras"/>
    <w:basedOn w:val="Normal"/>
    <w:pPr>
      <w:tabs>
        <w:tab w:val="left" w:pos="300"/>
        <w:tab w:val="left" w:pos="640"/>
        <w:tab w:val="left" w:pos="960"/>
        <w:tab w:val="left" w:pos="1260"/>
        <w:tab w:val="left" w:pos="1580"/>
        <w:tab w:val="left" w:pos="1860"/>
        <w:tab w:val="left" w:pos="2120"/>
      </w:tabs>
      <w:spacing w:line="240" w:lineRule="atLeast"/>
      <w:ind w:left="2720" w:hanging="2716"/>
    </w:pPr>
    <w:rPr>
      <w:b/>
      <w:sz w:val="20"/>
    </w:rPr>
  </w:style>
  <w:style w:type="paragraph" w:customStyle="1" w:styleId="Notes10a">
    <w:name w:val="Notes: 10.a."/>
    <w:basedOn w:val="Notes1a"/>
    <w:pPr>
      <w:tabs>
        <w:tab w:val="clear" w:pos="700"/>
        <w:tab w:val="clear" w:pos="1180"/>
        <w:tab w:val="clear" w:pos="1520"/>
        <w:tab w:val="left" w:pos="640"/>
        <w:tab w:val="left" w:pos="1260"/>
        <w:tab w:val="right" w:pos="8360"/>
      </w:tabs>
      <w:ind w:left="1540" w:hanging="1516"/>
    </w:pPr>
  </w:style>
  <w:style w:type="paragraph" w:customStyle="1" w:styleId="Notes10a1">
    <w:name w:val="Notes: 10.a.1."/>
    <w:basedOn w:val="Notes10a"/>
    <w:pPr>
      <w:tabs>
        <w:tab w:val="clear" w:pos="1260"/>
        <w:tab w:val="left" w:pos="1540"/>
      </w:tabs>
      <w:ind w:left="1860" w:hanging="1836"/>
    </w:pPr>
  </w:style>
  <w:style w:type="paragraph" w:customStyle="1" w:styleId="Notes10a1a">
    <w:name w:val="Notes 10.a.1.a."/>
    <w:basedOn w:val="Notes10a1"/>
    <w:pPr>
      <w:tabs>
        <w:tab w:val="left" w:pos="1860"/>
      </w:tabs>
      <w:ind w:left="2140" w:hanging="2116"/>
    </w:pPr>
  </w:style>
  <w:style w:type="paragraph" w:customStyle="1" w:styleId="para">
    <w:name w:val="para"/>
    <w:basedOn w:val="Normal"/>
    <w:pPr>
      <w:ind w:left="340" w:hanging="340"/>
    </w:pPr>
  </w:style>
  <w:style w:type="paragraph" w:customStyle="1" w:styleId="para2">
    <w:name w:val="para 2"/>
    <w:basedOn w:val="para"/>
    <w:pPr>
      <w:tabs>
        <w:tab w:val="left" w:pos="360"/>
      </w:tabs>
      <w:ind w:left="720" w:hanging="720"/>
    </w:pPr>
  </w:style>
  <w:style w:type="paragraph" w:customStyle="1" w:styleId="Texte">
    <w:name w:val="Texte"/>
    <w:basedOn w:val="Normal"/>
    <w:pPr>
      <w:tabs>
        <w:tab w:val="left" w:pos="1720"/>
      </w:tabs>
    </w:pPr>
  </w:style>
  <w:style w:type="paragraph" w:customStyle="1" w:styleId="Notetext">
    <w:name w:val="Note text"/>
    <w:basedOn w:val="Bodyofdoc"/>
    <w:pPr>
      <w:tabs>
        <w:tab w:val="clear" w:pos="1440"/>
        <w:tab w:val="left" w:pos="720"/>
      </w:tabs>
      <w:ind w:left="720" w:hanging="720"/>
    </w:pPr>
  </w:style>
  <w:style w:type="paragraph" w:customStyle="1" w:styleId="11">
    <w:name w:val="1.1"/>
    <w:basedOn w:val="Bodyofdoc"/>
    <w:pPr>
      <w:ind w:left="720" w:hanging="720"/>
    </w:pPr>
  </w:style>
  <w:style w:type="paragraph" w:customStyle="1" w:styleId="Note61a">
    <w:name w:val="Note 6.1.a."/>
    <w:basedOn w:val="Bodyofdoc"/>
    <w:pPr>
      <w:tabs>
        <w:tab w:val="clear" w:pos="1440"/>
        <w:tab w:val="left" w:pos="720"/>
      </w:tabs>
      <w:ind w:left="1260" w:hanging="1260"/>
    </w:pPr>
  </w:style>
  <w:style w:type="paragraph" w:customStyle="1" w:styleId="traitvert">
    <w:name w:val="trait vert."/>
    <w:basedOn w:val="Normal"/>
    <w:pPr>
      <w:tabs>
        <w:tab w:val="bar" w:pos="980"/>
      </w:tabs>
    </w:pPr>
  </w:style>
  <w:style w:type="paragraph" w:customStyle="1" w:styleId="Titre">
    <w:name w:val="Titre"/>
    <w:basedOn w:val="Normal"/>
    <w:pPr>
      <w:spacing w:line="240" w:lineRule="atLeast"/>
      <w:ind w:left="560" w:right="-562" w:hanging="560"/>
    </w:pPr>
    <w:rPr>
      <w:b/>
    </w:rPr>
  </w:style>
  <w:style w:type="paragraph" w:customStyle="1" w:styleId="soustitre">
    <w:name w:val="sous titre"/>
    <w:basedOn w:val="Normal"/>
    <w:pPr>
      <w:spacing w:line="240" w:lineRule="atLeast"/>
      <w:ind w:left="1120" w:right="-562"/>
    </w:pPr>
    <w:rPr>
      <w:u w:val="single"/>
    </w:rPr>
  </w:style>
  <w:style w:type="paragraph" w:customStyle="1" w:styleId="textesoustitre">
    <w:name w:val="texte sous titre"/>
    <w:basedOn w:val="Normal"/>
    <w:pPr>
      <w:spacing w:line="240" w:lineRule="atLeast"/>
      <w:ind w:left="1300" w:right="-562" w:hanging="180"/>
    </w:pPr>
  </w:style>
  <w:style w:type="paragraph" w:customStyle="1" w:styleId="soussoustitre">
    <w:name w:val="soussous titre"/>
    <w:basedOn w:val="textesoustitre"/>
    <w:pPr>
      <w:ind w:left="1520" w:hanging="260"/>
    </w:pPr>
  </w:style>
  <w:style w:type="paragraph" w:customStyle="1" w:styleId="1a0">
    <w:name w:val="1.a."/>
    <w:basedOn w:val="1"/>
    <w:pPr>
      <w:tabs>
        <w:tab w:val="left" w:pos="640"/>
      </w:tabs>
      <w:spacing w:line="240" w:lineRule="atLeast"/>
      <w:ind w:left="1020" w:hanging="1020"/>
    </w:pPr>
  </w:style>
  <w:style w:type="paragraph" w:customStyle="1" w:styleId="1a10">
    <w:name w:val="1.a.1."/>
    <w:basedOn w:val="1a0"/>
    <w:pPr>
      <w:tabs>
        <w:tab w:val="left" w:pos="1040"/>
      </w:tabs>
      <w:ind w:left="1500" w:hanging="1500"/>
    </w:pPr>
  </w:style>
  <w:style w:type="paragraph" w:customStyle="1" w:styleId="1note0">
    <w:name w:val="1. note"/>
    <w:basedOn w:val="1a0"/>
    <w:pPr>
      <w:tabs>
        <w:tab w:val="clear" w:pos="640"/>
      </w:tabs>
      <w:ind w:left="1580" w:hanging="940"/>
    </w:pPr>
  </w:style>
  <w:style w:type="paragraph" w:customStyle="1" w:styleId="note1">
    <w:name w:val="note 1."/>
    <w:basedOn w:val="1note0"/>
    <w:pPr>
      <w:ind w:left="1120" w:hanging="1120"/>
    </w:pPr>
  </w:style>
  <w:style w:type="paragraph" w:customStyle="1" w:styleId="1anote">
    <w:name w:val="1.a. note"/>
    <w:basedOn w:val="1a0"/>
    <w:pPr>
      <w:tabs>
        <w:tab w:val="left" w:pos="1020"/>
      </w:tabs>
      <w:ind w:left="1660" w:hanging="1660"/>
    </w:pPr>
  </w:style>
  <w:style w:type="paragraph" w:customStyle="1" w:styleId="note1NB0">
    <w:name w:val="note 1. N.B."/>
    <w:basedOn w:val="Normal"/>
    <w:pPr>
      <w:spacing w:line="240" w:lineRule="atLeast"/>
      <w:ind w:left="1860" w:hanging="740"/>
    </w:pPr>
  </w:style>
  <w:style w:type="paragraph" w:customStyle="1" w:styleId="note1a10">
    <w:name w:val="note 1.a.1."/>
    <w:basedOn w:val="note1a0"/>
    <w:pPr>
      <w:tabs>
        <w:tab w:val="clear" w:pos="840"/>
      </w:tabs>
      <w:ind w:left="2260" w:hanging="480"/>
    </w:pPr>
  </w:style>
  <w:style w:type="paragraph" w:customStyle="1" w:styleId="1anotesub1">
    <w:name w:val="1.a. note sub 1."/>
    <w:basedOn w:val="1anote"/>
    <w:pPr>
      <w:tabs>
        <w:tab w:val="clear" w:pos="640"/>
        <w:tab w:val="clear" w:pos="1020"/>
      </w:tabs>
      <w:ind w:left="2040" w:hanging="380"/>
    </w:pPr>
  </w:style>
  <w:style w:type="paragraph" w:customStyle="1" w:styleId="note1aNB2">
    <w:name w:val="note 1.a. N.B."/>
    <w:basedOn w:val="note1NB0"/>
    <w:pPr>
      <w:ind w:left="2540"/>
    </w:pPr>
  </w:style>
  <w:style w:type="paragraph" w:customStyle="1" w:styleId="note1a1a0">
    <w:name w:val="note 1.a.1.a."/>
    <w:basedOn w:val="note1a10"/>
    <w:pPr>
      <w:ind w:left="2760"/>
    </w:pPr>
  </w:style>
  <w:style w:type="paragraph" w:customStyle="1" w:styleId="1a1a0">
    <w:name w:val="1.a.1.a."/>
    <w:basedOn w:val="1a10"/>
    <w:pPr>
      <w:tabs>
        <w:tab w:val="left" w:pos="1520"/>
      </w:tabs>
      <w:ind w:left="1920" w:hanging="1920"/>
    </w:pPr>
  </w:style>
  <w:style w:type="paragraph" w:customStyle="1" w:styleId="note1a1NB0">
    <w:name w:val="note 1.a.1.NB"/>
    <w:basedOn w:val="note1a1a0"/>
    <w:pPr>
      <w:ind w:left="2920" w:hanging="640"/>
    </w:pPr>
  </w:style>
  <w:style w:type="paragraph" w:customStyle="1" w:styleId="A1a1aNote0">
    <w:name w:val="A.1.a.1.a. Note"/>
    <w:basedOn w:val="A1a1a"/>
    <w:pPr>
      <w:tabs>
        <w:tab w:val="clear" w:pos="700"/>
        <w:tab w:val="left" w:pos="640"/>
        <w:tab w:val="left" w:pos="1860"/>
      </w:tabs>
      <w:ind w:left="2660" w:hanging="2656"/>
    </w:pPr>
    <w:rPr>
      <w:b/>
      <w:i/>
    </w:rPr>
  </w:style>
  <w:style w:type="paragraph" w:customStyle="1" w:styleId="1A1a1a0">
    <w:name w:val="1.A.1.a.1.a."/>
    <w:basedOn w:val="1A1a1"/>
    <w:pPr>
      <w:tabs>
        <w:tab w:val="left" w:pos="1440"/>
        <w:tab w:val="left" w:pos="2060"/>
      </w:tabs>
      <w:ind w:left="2380" w:hanging="2360"/>
    </w:pPr>
  </w:style>
  <w:style w:type="paragraph" w:customStyle="1" w:styleId="nouvelleNote">
    <w:name w:val="nouvelle Note"/>
    <w:basedOn w:val="Normal"/>
    <w:pPr>
      <w:tabs>
        <w:tab w:val="left" w:pos="280"/>
        <w:tab w:val="left" w:pos="560"/>
        <w:tab w:val="left" w:pos="840"/>
        <w:tab w:val="left" w:pos="1120"/>
        <w:tab w:val="left" w:pos="1400"/>
        <w:tab w:val="left" w:pos="1440"/>
      </w:tabs>
      <w:ind w:left="2940" w:hanging="2940"/>
    </w:pPr>
  </w:style>
  <w:style w:type="paragraph" w:customStyle="1" w:styleId="para20">
    <w:name w:val="para2"/>
    <w:basedOn w:val="Normal"/>
    <w:pPr>
      <w:tabs>
        <w:tab w:val="left" w:pos="1380"/>
      </w:tabs>
      <w:ind w:left="2060" w:hanging="2060"/>
    </w:pPr>
  </w:style>
  <w:style w:type="paragraph" w:customStyle="1" w:styleId="paragraphea">
    <w:name w:val="paragraphe a."/>
    <w:basedOn w:val="Normal"/>
    <w:pPr>
      <w:tabs>
        <w:tab w:val="left" w:pos="1120"/>
      </w:tabs>
      <w:ind w:left="380" w:hanging="380"/>
    </w:pPr>
    <w:rPr>
      <w:color w:val="0000FF"/>
    </w:rPr>
  </w:style>
  <w:style w:type="paragraph" w:customStyle="1" w:styleId="3A1a4a">
    <w:name w:val="3. A.1.a.4.a."/>
    <w:basedOn w:val="Normal"/>
    <w:pPr>
      <w:ind w:left="1580" w:hanging="1580"/>
    </w:pPr>
    <w:rPr>
      <w:color w:val="0000FF"/>
    </w:rPr>
  </w:style>
  <w:style w:type="paragraph" w:styleId="BalloonText">
    <w:name w:val="Balloon Text"/>
    <w:basedOn w:val="Normal"/>
    <w:semiHidden/>
    <w:rPr>
      <w:rFonts w:ascii="Tahoma" w:hAnsi="Tahoma" w:cs="Tahoma"/>
      <w:sz w:val="16"/>
      <w:szCs w:val="16"/>
    </w:rPr>
  </w:style>
  <w:style w:type="paragraph" w:customStyle="1" w:styleId="Note10">
    <w:name w:val="Note 1"/>
    <w:basedOn w:val="Normal"/>
    <w:pPr>
      <w:ind w:left="980" w:hanging="980"/>
    </w:pPr>
  </w:style>
  <w:style w:type="paragraph" w:customStyle="1" w:styleId="CharChar1CharCharChar">
    <w:name w:val=" Char Char1 Char Char Char"/>
    <w:basedOn w:val="Normal"/>
    <w:next w:val="Normal"/>
    <w:link w:val="DefaultParagraphFont"/>
    <w:pPr>
      <w:spacing w:after="160" w:line="240" w:lineRule="exact"/>
    </w:pPr>
    <w:rPr>
      <w:rFonts w:ascii="Tahoma" w:eastAsia="Batang" w:hAnsi="Tahoma"/>
      <w:color w:val="auto"/>
      <w:lang w:val="en-US"/>
    </w:rPr>
  </w:style>
  <w:style w:type="paragraph" w:customStyle="1" w:styleId="Default">
    <w:name w:val="Default"/>
    <w:rsid w:val="00C73FA0"/>
    <w:pPr>
      <w:autoSpaceDE w:val="0"/>
      <w:autoSpaceDN w:val="0"/>
      <w:adjustRightInd w:val="0"/>
    </w:pPr>
    <w:rPr>
      <w:color w:val="000000"/>
      <w:sz w:val="24"/>
      <w:szCs w:val="24"/>
      <w:lang w:val="en-CA" w:eastAsia="en-CA" w:bidi="ar-SA"/>
    </w:rPr>
  </w:style>
  <w:style w:type="paragraph" w:styleId="ListParagraph">
    <w:name w:val="List Paragraph"/>
    <w:basedOn w:val="Normal"/>
    <w:uiPriority w:val="34"/>
    <w:qFormat/>
    <w:rsid w:val="00935CFF"/>
    <w:pPr>
      <w:ind w:left="720"/>
      <w:contextualSpacing/>
    </w:pPr>
    <w:rPr>
      <w:color w:val="auto"/>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04986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21</Pages>
  <Words>13338</Words>
  <Characters>76029</Characters>
  <Application>Microsoft Office Word</Application>
  <DocSecurity>0</DocSecurity>
  <Lines>633</Lines>
  <Paragraphs>178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zak Hirsch</dc:creator>
  <cp:keywords/>
  <cp:lastModifiedBy>zak Hirsch</cp:lastModifiedBy>
  <cp:revision>2</cp:revision>
  <dcterms:created xsi:type="dcterms:W3CDTF">2026-01-07T08:23:00Z</dcterms:created>
  <dcterms:modified xsi:type="dcterms:W3CDTF">2026-01-07T08:23:00Z</dcterms:modified>
</cp:coreProperties>
</file>